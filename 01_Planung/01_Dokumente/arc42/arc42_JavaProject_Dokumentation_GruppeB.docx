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711690">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55CBD4D6" w:rsidR="00286C99" w:rsidRPr="00982615" w:rsidRDefault="005675D4">
      <w:pPr>
        <w:spacing w:line="240" w:lineRule="atLeast"/>
        <w:jc w:val="center"/>
        <w:rPr>
          <w:i/>
          <w:iCs/>
          <w:lang w:val="de-CH"/>
        </w:rPr>
      </w:pPr>
      <w:r w:rsidRPr="00982615">
        <w:rPr>
          <w:i/>
          <w:iCs/>
          <w:lang w:val="de-CH"/>
        </w:rPr>
        <w:t>Template Revision: 6</w:t>
      </w:r>
      <w:r w:rsidR="00286C99" w:rsidRPr="00982615">
        <w:rPr>
          <w:i/>
          <w:iCs/>
          <w:lang w:val="de-CH"/>
        </w:rPr>
        <w:t>.</w:t>
      </w:r>
      <w:r w:rsidR="00850334" w:rsidRPr="00982615">
        <w:rPr>
          <w:i/>
          <w:iCs/>
          <w:lang w:val="de-CH"/>
        </w:rPr>
        <w:t>0</w:t>
      </w:r>
      <w:r w:rsidR="00286C99" w:rsidRPr="00982615">
        <w:rPr>
          <w:i/>
          <w:iCs/>
          <w:lang w:val="de-CH"/>
        </w:rPr>
        <w:t xml:space="preserve"> DE</w:t>
      </w:r>
      <w:r w:rsidRPr="00982615">
        <w:rPr>
          <w:i/>
          <w:iCs/>
          <w:lang w:val="de-CH"/>
        </w:rPr>
        <w:t xml:space="preserve"> (Re</w:t>
      </w:r>
      <w:r w:rsidR="001406B4" w:rsidRPr="00982615">
        <w:rPr>
          <w:i/>
          <w:iCs/>
          <w:lang w:val="de-CH"/>
        </w:rPr>
        <w:t>lease Candidate</w:t>
      </w:r>
      <w:r w:rsidR="00EA1D06" w:rsidRPr="00982615">
        <w:rPr>
          <w:i/>
          <w:iCs/>
          <w:lang w:val="de-CH"/>
        </w:rPr>
        <w:t>)</w:t>
      </w:r>
      <w:r w:rsidR="00286C99" w:rsidRPr="00982615">
        <w:rPr>
          <w:i/>
          <w:iCs/>
          <w:lang w:val="de-CH"/>
        </w:rPr>
        <w:br/>
      </w:r>
      <w:r w:rsidR="001406B4" w:rsidRPr="00CE3384">
        <w:rPr>
          <w:i/>
          <w:iCs/>
          <w:lang w:val="fr-CH"/>
          <w:rPrChange w:id="1" w:author="Demir Cihan W.BSCWIVZ.1401" w:date="2015-03-16T13:15:00Z">
            <w:rPr>
              <w:i/>
              <w:iCs/>
            </w:rPr>
          </w:rPrChange>
        </w:rPr>
        <w:t>1</w:t>
      </w:r>
      <w:ins w:id="2" w:author="Gernot Starke" w:date="2012-03-19T19:10:00Z">
        <w:r w:rsidR="00867DEA" w:rsidRPr="00CE3384">
          <w:rPr>
            <w:i/>
            <w:iCs/>
            <w:lang w:val="fr-CH"/>
            <w:rPrChange w:id="3" w:author="Demir Cihan W.BSCWIVZ.1401" w:date="2015-03-16T13:15:00Z">
              <w:rPr>
                <w:i/>
                <w:iCs/>
              </w:rPr>
            </w:rPrChange>
          </w:rPr>
          <w:t>9</w:t>
        </w:r>
      </w:ins>
      <w:r w:rsidR="001406B4" w:rsidRPr="00CE3384">
        <w:rPr>
          <w:i/>
          <w:iCs/>
          <w:lang w:val="fr-CH"/>
          <w:rPrChange w:id="4" w:author="Demir Cihan W.BSCWIVZ.1401" w:date="2015-03-16T13:15:00Z">
            <w:rPr>
              <w:i/>
              <w:iCs/>
            </w:rPr>
          </w:rPrChange>
        </w:rPr>
        <w:t xml:space="preserve">. </w:t>
      </w:r>
      <w:ins w:id="5" w:author="Gernot Starke" w:date="2012-03-19T19:10:00Z">
        <w:r w:rsidR="00867DEA">
          <w:rPr>
            <w:i/>
            <w:iCs/>
          </w:rPr>
          <w:t>März</w:t>
        </w:r>
        <w:r w:rsidR="00867DEA" w:rsidRPr="00982615">
          <w:rPr>
            <w:i/>
            <w:iCs/>
            <w:lang w:val="de-CH"/>
          </w:rPr>
          <w:t xml:space="preserve"> </w:t>
        </w:r>
      </w:ins>
      <w:r w:rsidR="00286C99" w:rsidRPr="00982615">
        <w:rPr>
          <w:i/>
          <w:iCs/>
          <w:lang w:val="de-CH"/>
        </w:rPr>
        <w:t>20</w:t>
      </w:r>
      <w:r w:rsidRPr="00982615">
        <w:rPr>
          <w:i/>
          <w:iCs/>
          <w:lang w:val="de-CH"/>
        </w:rPr>
        <w:t>12</w:t>
      </w:r>
    </w:p>
    <w:p w14:paraId="16543FBB" w14:textId="77777777" w:rsidR="00286C99" w:rsidRPr="00982615" w:rsidRDefault="00286C99">
      <w:pPr>
        <w:spacing w:line="240" w:lineRule="atLeast"/>
        <w:jc w:val="center"/>
        <w:rPr>
          <w:i/>
          <w:iCs/>
          <w:lang w:val="de-CH"/>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8240"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136878AC">
                    <v:rect id="AutoShape 4" style="width:74.4pt;height:37.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894D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p w14:paraId="1AAFDC8A" w14:textId="77777777" w:rsidR="00160864" w:rsidRPr="00160864" w:rsidRDefault="00160864" w:rsidP="00160864">
      <w:pPr>
        <w:rPr>
          <w:ins w:id="6" w:author="Gernot Starke" w:date="2012-01-14T11:18:00Z"/>
        </w:rPr>
      </w:pPr>
    </w:p>
    <w:bookmarkStart w:id="7" w:name="OLE_LINK17"/>
    <w:bookmarkStart w:id="8" w:name="OLE_LINK18"/>
    <w:p w14:paraId="22C86A9F" w14:textId="77777777" w:rsidR="00DF49D5" w:rsidRDefault="00BF38D2">
      <w:pPr>
        <w:pStyle w:val="Verzeichnis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DF49D5">
        <w:rPr>
          <w:noProof/>
        </w:rPr>
        <w:t>1.</w:t>
      </w:r>
      <w:r w:rsidR="00DF49D5">
        <w:rPr>
          <w:rFonts w:eastAsiaTheme="minorEastAsia" w:cstheme="minorBidi"/>
          <w:b w:val="0"/>
          <w:caps w:val="0"/>
          <w:noProof/>
          <w:sz w:val="22"/>
          <w:lang w:val="de-CH" w:eastAsia="de-CH"/>
        </w:rPr>
        <w:tab/>
      </w:r>
      <w:r w:rsidR="00DF49D5">
        <w:rPr>
          <w:noProof/>
        </w:rPr>
        <w:t>Einführung und Ziele</w:t>
      </w:r>
      <w:r w:rsidR="00DF49D5">
        <w:rPr>
          <w:noProof/>
        </w:rPr>
        <w:tab/>
      </w:r>
      <w:r w:rsidR="00DF49D5">
        <w:rPr>
          <w:noProof/>
        </w:rPr>
        <w:fldChar w:fldCharType="begin"/>
      </w:r>
      <w:r w:rsidR="00DF49D5">
        <w:rPr>
          <w:noProof/>
        </w:rPr>
        <w:instrText xml:space="preserve"> PAGEREF _Toc418769919 \h </w:instrText>
      </w:r>
      <w:r w:rsidR="00DF49D5">
        <w:rPr>
          <w:noProof/>
        </w:rPr>
      </w:r>
      <w:r w:rsidR="00DF49D5">
        <w:rPr>
          <w:noProof/>
        </w:rPr>
        <w:fldChar w:fldCharType="separate"/>
      </w:r>
      <w:r w:rsidR="00DF49D5">
        <w:rPr>
          <w:noProof/>
        </w:rPr>
        <w:t>7</w:t>
      </w:r>
      <w:r w:rsidR="00DF49D5">
        <w:rPr>
          <w:noProof/>
        </w:rPr>
        <w:fldChar w:fldCharType="end"/>
      </w:r>
    </w:p>
    <w:p w14:paraId="7DAF212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_Toc418769920 \h </w:instrText>
      </w:r>
      <w:r>
        <w:rPr>
          <w:noProof/>
        </w:rPr>
      </w:r>
      <w:r>
        <w:rPr>
          <w:noProof/>
        </w:rPr>
        <w:fldChar w:fldCharType="separate"/>
      </w:r>
      <w:r>
        <w:rPr>
          <w:noProof/>
        </w:rPr>
        <w:t>8</w:t>
      </w:r>
      <w:r>
        <w:rPr>
          <w:noProof/>
        </w:rPr>
        <w:fldChar w:fldCharType="end"/>
      </w:r>
    </w:p>
    <w:p w14:paraId="4297319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_Toc418769921 \h </w:instrText>
      </w:r>
      <w:r>
        <w:rPr>
          <w:noProof/>
        </w:rPr>
      </w:r>
      <w:r>
        <w:rPr>
          <w:noProof/>
        </w:rPr>
        <w:fldChar w:fldCharType="separate"/>
      </w:r>
      <w:r>
        <w:rPr>
          <w:noProof/>
        </w:rPr>
        <w:t>11</w:t>
      </w:r>
      <w:r>
        <w:rPr>
          <w:noProof/>
        </w:rPr>
        <w:fldChar w:fldCharType="end"/>
      </w:r>
    </w:p>
    <w:p w14:paraId="3D55C9F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_Toc418769922 \h </w:instrText>
      </w:r>
      <w:r>
        <w:rPr>
          <w:noProof/>
        </w:rPr>
      </w:r>
      <w:r>
        <w:rPr>
          <w:noProof/>
        </w:rPr>
        <w:fldChar w:fldCharType="separate"/>
      </w:r>
      <w:r>
        <w:rPr>
          <w:noProof/>
        </w:rPr>
        <w:t>11</w:t>
      </w:r>
      <w:r>
        <w:rPr>
          <w:noProof/>
        </w:rPr>
        <w:fldChar w:fldCharType="end"/>
      </w:r>
    </w:p>
    <w:p w14:paraId="1F31E259"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_Toc418769923 \h </w:instrText>
      </w:r>
      <w:r>
        <w:rPr>
          <w:noProof/>
        </w:rPr>
      </w:r>
      <w:r>
        <w:rPr>
          <w:noProof/>
        </w:rPr>
        <w:fldChar w:fldCharType="separate"/>
      </w:r>
      <w:r>
        <w:rPr>
          <w:noProof/>
        </w:rPr>
        <w:t>13</w:t>
      </w:r>
      <w:r>
        <w:rPr>
          <w:noProof/>
        </w:rPr>
        <w:fldChar w:fldCharType="end"/>
      </w:r>
    </w:p>
    <w:p w14:paraId="57C52D1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_Toc418769924 \h </w:instrText>
      </w:r>
      <w:r>
        <w:rPr>
          <w:noProof/>
        </w:rPr>
      </w:r>
      <w:r>
        <w:rPr>
          <w:noProof/>
        </w:rPr>
        <w:fldChar w:fldCharType="separate"/>
      </w:r>
      <w:r>
        <w:rPr>
          <w:noProof/>
        </w:rPr>
        <w:t>13</w:t>
      </w:r>
      <w:r>
        <w:rPr>
          <w:noProof/>
        </w:rPr>
        <w:fldChar w:fldCharType="end"/>
      </w:r>
    </w:p>
    <w:p w14:paraId="425FFDD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_Toc418769925 \h </w:instrText>
      </w:r>
      <w:r>
        <w:rPr>
          <w:noProof/>
        </w:rPr>
      </w:r>
      <w:r>
        <w:rPr>
          <w:noProof/>
        </w:rPr>
        <w:fldChar w:fldCharType="separate"/>
      </w:r>
      <w:r>
        <w:rPr>
          <w:noProof/>
        </w:rPr>
        <w:t>14</w:t>
      </w:r>
      <w:r>
        <w:rPr>
          <w:noProof/>
        </w:rPr>
        <w:fldChar w:fldCharType="end"/>
      </w:r>
    </w:p>
    <w:p w14:paraId="7799C7D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_Toc418769926 \h </w:instrText>
      </w:r>
      <w:r>
        <w:rPr>
          <w:noProof/>
        </w:rPr>
      </w:r>
      <w:r>
        <w:rPr>
          <w:noProof/>
        </w:rPr>
        <w:fldChar w:fldCharType="separate"/>
      </w:r>
      <w:r>
        <w:rPr>
          <w:noProof/>
        </w:rPr>
        <w:t>15</w:t>
      </w:r>
      <w:r>
        <w:rPr>
          <w:noProof/>
        </w:rPr>
        <w:fldChar w:fldCharType="end"/>
      </w:r>
    </w:p>
    <w:p w14:paraId="61947FC9"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_Toc418769927 \h </w:instrText>
      </w:r>
      <w:r>
        <w:rPr>
          <w:noProof/>
        </w:rPr>
      </w:r>
      <w:r>
        <w:rPr>
          <w:noProof/>
        </w:rPr>
        <w:fldChar w:fldCharType="separate"/>
      </w:r>
      <w:r>
        <w:rPr>
          <w:noProof/>
        </w:rPr>
        <w:t>15</w:t>
      </w:r>
      <w:r>
        <w:rPr>
          <w:noProof/>
        </w:rPr>
        <w:fldChar w:fldCharType="end"/>
      </w:r>
    </w:p>
    <w:p w14:paraId="18F7257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_Toc418769928 \h </w:instrText>
      </w:r>
      <w:r>
        <w:rPr>
          <w:noProof/>
        </w:rPr>
      </w:r>
      <w:r>
        <w:rPr>
          <w:noProof/>
        </w:rPr>
        <w:fldChar w:fldCharType="separate"/>
      </w:r>
      <w:r>
        <w:rPr>
          <w:noProof/>
        </w:rPr>
        <w:t>15</w:t>
      </w:r>
      <w:r>
        <w:rPr>
          <w:noProof/>
        </w:rPr>
        <w:fldChar w:fldCharType="end"/>
      </w:r>
    </w:p>
    <w:p w14:paraId="5C64880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3.2</w:t>
      </w:r>
      <w:r>
        <w:rPr>
          <w:rFonts w:eastAsiaTheme="minorEastAsia" w:cstheme="minorBidi"/>
          <w:smallCaps w:val="0"/>
          <w:noProof/>
          <w:sz w:val="22"/>
          <w:lang w:val="de-CH" w:eastAsia="de-CH"/>
        </w:rPr>
        <w:tab/>
      </w:r>
      <w:r>
        <w:rPr>
          <w:noProof/>
        </w:rPr>
        <w:t>Technischer- oder Verteilungskontext</w:t>
      </w:r>
      <w:r>
        <w:rPr>
          <w:noProof/>
        </w:rPr>
        <w:tab/>
      </w:r>
      <w:r>
        <w:rPr>
          <w:noProof/>
        </w:rPr>
        <w:fldChar w:fldCharType="begin"/>
      </w:r>
      <w:r>
        <w:rPr>
          <w:noProof/>
        </w:rPr>
        <w:instrText xml:space="preserve"> PAGEREF _Toc418769929 \h </w:instrText>
      </w:r>
      <w:r>
        <w:rPr>
          <w:noProof/>
        </w:rPr>
      </w:r>
      <w:r>
        <w:rPr>
          <w:noProof/>
        </w:rPr>
        <w:fldChar w:fldCharType="separate"/>
      </w:r>
      <w:r>
        <w:rPr>
          <w:noProof/>
        </w:rPr>
        <w:t>15</w:t>
      </w:r>
      <w:r>
        <w:rPr>
          <w:noProof/>
        </w:rPr>
        <w:fldChar w:fldCharType="end"/>
      </w:r>
    </w:p>
    <w:p w14:paraId="17C3CA9E"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sidRPr="00DF49D5">
        <w:rPr>
          <w:noProof/>
          <w:lang w:val="de-CH"/>
        </w:rPr>
        <w:t>3.3</w:t>
      </w:r>
      <w:r>
        <w:rPr>
          <w:rFonts w:eastAsiaTheme="minorEastAsia" w:cstheme="minorBidi"/>
          <w:smallCaps w:val="0"/>
          <w:noProof/>
          <w:sz w:val="22"/>
          <w:lang w:val="de-CH" w:eastAsia="de-CH"/>
        </w:rPr>
        <w:tab/>
      </w:r>
      <w:r w:rsidRPr="00DF49D5">
        <w:rPr>
          <w:noProof/>
          <w:lang w:val="de-CH"/>
        </w:rPr>
        <w:t>Externe Schnittstellen</w:t>
      </w:r>
      <w:r>
        <w:rPr>
          <w:noProof/>
        </w:rPr>
        <w:tab/>
      </w:r>
      <w:r>
        <w:rPr>
          <w:noProof/>
        </w:rPr>
        <w:fldChar w:fldCharType="begin"/>
      </w:r>
      <w:r>
        <w:rPr>
          <w:noProof/>
        </w:rPr>
        <w:instrText xml:space="preserve"> PAGEREF _Toc418769930 \h </w:instrText>
      </w:r>
      <w:r>
        <w:rPr>
          <w:noProof/>
        </w:rPr>
      </w:r>
      <w:r>
        <w:rPr>
          <w:noProof/>
        </w:rPr>
        <w:fldChar w:fldCharType="separate"/>
      </w:r>
      <w:r>
        <w:rPr>
          <w:noProof/>
        </w:rPr>
        <w:t>16</w:t>
      </w:r>
      <w:r>
        <w:rPr>
          <w:noProof/>
        </w:rPr>
        <w:fldChar w:fldCharType="end"/>
      </w:r>
    </w:p>
    <w:p w14:paraId="4D40C0DA"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_Toc418769931 \h </w:instrText>
      </w:r>
      <w:r>
        <w:rPr>
          <w:noProof/>
        </w:rPr>
      </w:r>
      <w:r>
        <w:rPr>
          <w:noProof/>
        </w:rPr>
        <w:fldChar w:fldCharType="separate"/>
      </w:r>
      <w:r>
        <w:rPr>
          <w:noProof/>
        </w:rPr>
        <w:t>18</w:t>
      </w:r>
      <w:r>
        <w:rPr>
          <w:noProof/>
        </w:rPr>
        <w:fldChar w:fldCharType="end"/>
      </w:r>
    </w:p>
    <w:p w14:paraId="4833408A"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_Toc418769932 \h </w:instrText>
      </w:r>
      <w:r>
        <w:rPr>
          <w:noProof/>
        </w:rPr>
      </w:r>
      <w:r>
        <w:rPr>
          <w:noProof/>
        </w:rPr>
        <w:fldChar w:fldCharType="separate"/>
      </w:r>
      <w:r>
        <w:rPr>
          <w:noProof/>
        </w:rPr>
        <w:t>18</w:t>
      </w:r>
      <w:r>
        <w:rPr>
          <w:noProof/>
        </w:rPr>
        <w:fldChar w:fldCharType="end"/>
      </w:r>
    </w:p>
    <w:p w14:paraId="713FC3B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_Toc418769933 \h </w:instrText>
      </w:r>
      <w:r>
        <w:rPr>
          <w:noProof/>
        </w:rPr>
      </w:r>
      <w:r>
        <w:rPr>
          <w:noProof/>
        </w:rPr>
        <w:fldChar w:fldCharType="separate"/>
      </w:r>
      <w:r>
        <w:rPr>
          <w:noProof/>
        </w:rPr>
        <w:t>18</w:t>
      </w:r>
      <w:r>
        <w:rPr>
          <w:noProof/>
        </w:rPr>
        <w:fldChar w:fldCharType="end"/>
      </w:r>
    </w:p>
    <w:p w14:paraId="3643948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_Toc418769934 \h </w:instrText>
      </w:r>
      <w:r>
        <w:rPr>
          <w:noProof/>
        </w:rPr>
      </w:r>
      <w:r>
        <w:rPr>
          <w:noProof/>
        </w:rPr>
        <w:fldChar w:fldCharType="separate"/>
      </w:r>
      <w:r>
        <w:rPr>
          <w:noProof/>
        </w:rPr>
        <w:t>19</w:t>
      </w:r>
      <w:r>
        <w:rPr>
          <w:noProof/>
        </w:rPr>
        <w:fldChar w:fldCharType="end"/>
      </w:r>
    </w:p>
    <w:p w14:paraId="59A4D0A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_Toc418769935 \h </w:instrText>
      </w:r>
      <w:r>
        <w:rPr>
          <w:noProof/>
        </w:rPr>
      </w:r>
      <w:r>
        <w:rPr>
          <w:noProof/>
        </w:rPr>
        <w:fldChar w:fldCharType="separate"/>
      </w:r>
      <w:r>
        <w:rPr>
          <w:noProof/>
        </w:rPr>
        <w:t>22</w:t>
      </w:r>
      <w:r>
        <w:rPr>
          <w:noProof/>
        </w:rPr>
        <w:fldChar w:fldCharType="end"/>
      </w:r>
    </w:p>
    <w:p w14:paraId="22E6AFC7"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_Toc418769936 \h </w:instrText>
      </w:r>
      <w:r>
        <w:rPr>
          <w:noProof/>
        </w:rPr>
      </w:r>
      <w:r>
        <w:rPr>
          <w:noProof/>
        </w:rPr>
        <w:fldChar w:fldCharType="separate"/>
      </w:r>
      <w:r>
        <w:rPr>
          <w:noProof/>
        </w:rPr>
        <w:t>22</w:t>
      </w:r>
      <w:r>
        <w:rPr>
          <w:noProof/>
        </w:rPr>
        <w:fldChar w:fldCharType="end"/>
      </w:r>
    </w:p>
    <w:p w14:paraId="06F235D8"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_Toc418769937 \h </w:instrText>
      </w:r>
      <w:r>
        <w:rPr>
          <w:noProof/>
        </w:rPr>
      </w:r>
      <w:r>
        <w:rPr>
          <w:noProof/>
        </w:rPr>
        <w:fldChar w:fldCharType="separate"/>
      </w:r>
      <w:r>
        <w:rPr>
          <w:noProof/>
        </w:rPr>
        <w:t>22</w:t>
      </w:r>
      <w:r>
        <w:rPr>
          <w:noProof/>
        </w:rPr>
        <w:fldChar w:fldCharType="end"/>
      </w:r>
    </w:p>
    <w:p w14:paraId="15085D1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_Toc418769938 \h </w:instrText>
      </w:r>
      <w:r>
        <w:rPr>
          <w:noProof/>
        </w:rPr>
      </w:r>
      <w:r>
        <w:rPr>
          <w:noProof/>
        </w:rPr>
        <w:fldChar w:fldCharType="separate"/>
      </w:r>
      <w:r>
        <w:rPr>
          <w:noProof/>
        </w:rPr>
        <w:t>22</w:t>
      </w:r>
      <w:r>
        <w:rPr>
          <w:noProof/>
        </w:rPr>
        <w:fldChar w:fldCharType="end"/>
      </w:r>
    </w:p>
    <w:p w14:paraId="7CE6EE2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_Toc418769939 \h </w:instrText>
      </w:r>
      <w:r>
        <w:rPr>
          <w:noProof/>
        </w:rPr>
      </w:r>
      <w:r>
        <w:rPr>
          <w:noProof/>
        </w:rPr>
        <w:fldChar w:fldCharType="separate"/>
      </w:r>
      <w:r>
        <w:rPr>
          <w:noProof/>
        </w:rPr>
        <w:t>22</w:t>
      </w:r>
      <w:r>
        <w:rPr>
          <w:noProof/>
        </w:rPr>
        <w:fldChar w:fldCharType="end"/>
      </w:r>
    </w:p>
    <w:p w14:paraId="424A2E1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_Toc418769940 \h </w:instrText>
      </w:r>
      <w:r>
        <w:rPr>
          <w:noProof/>
        </w:rPr>
      </w:r>
      <w:r>
        <w:rPr>
          <w:noProof/>
        </w:rPr>
        <w:fldChar w:fldCharType="separate"/>
      </w:r>
      <w:r>
        <w:rPr>
          <w:noProof/>
        </w:rPr>
        <w:t>22</w:t>
      </w:r>
      <w:r>
        <w:rPr>
          <w:noProof/>
        </w:rPr>
        <w:fldChar w:fldCharType="end"/>
      </w:r>
    </w:p>
    <w:p w14:paraId="32D835B4"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_Toc418769941 \h </w:instrText>
      </w:r>
      <w:r>
        <w:rPr>
          <w:noProof/>
        </w:rPr>
      </w:r>
      <w:r>
        <w:rPr>
          <w:noProof/>
        </w:rPr>
        <w:fldChar w:fldCharType="separate"/>
      </w:r>
      <w:r>
        <w:rPr>
          <w:noProof/>
        </w:rPr>
        <w:t>22</w:t>
      </w:r>
      <w:r>
        <w:rPr>
          <w:noProof/>
        </w:rPr>
        <w:fldChar w:fldCharType="end"/>
      </w:r>
    </w:p>
    <w:p w14:paraId="2B90F71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_Toc418769942 \h </w:instrText>
      </w:r>
      <w:r>
        <w:rPr>
          <w:noProof/>
        </w:rPr>
      </w:r>
      <w:r>
        <w:rPr>
          <w:noProof/>
        </w:rPr>
        <w:fldChar w:fldCharType="separate"/>
      </w:r>
      <w:r>
        <w:rPr>
          <w:noProof/>
        </w:rPr>
        <w:t>23</w:t>
      </w:r>
      <w:r>
        <w:rPr>
          <w:noProof/>
        </w:rPr>
        <w:fldChar w:fldCharType="end"/>
      </w:r>
    </w:p>
    <w:p w14:paraId="7363BF6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_Toc418769943 \h </w:instrText>
      </w:r>
      <w:r>
        <w:rPr>
          <w:noProof/>
        </w:rPr>
      </w:r>
      <w:r>
        <w:rPr>
          <w:noProof/>
        </w:rPr>
        <w:fldChar w:fldCharType="separate"/>
      </w:r>
      <w:r>
        <w:rPr>
          <w:noProof/>
        </w:rPr>
        <w:t>23</w:t>
      </w:r>
      <w:r>
        <w:rPr>
          <w:noProof/>
        </w:rPr>
        <w:fldChar w:fldCharType="end"/>
      </w:r>
    </w:p>
    <w:p w14:paraId="54B316BB"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_Toc418769949 \h </w:instrText>
      </w:r>
      <w:r>
        <w:rPr>
          <w:noProof/>
        </w:rPr>
      </w:r>
      <w:r>
        <w:rPr>
          <w:noProof/>
        </w:rPr>
        <w:fldChar w:fldCharType="separate"/>
      </w:r>
      <w:r>
        <w:rPr>
          <w:noProof/>
        </w:rPr>
        <w:t>23</w:t>
      </w:r>
      <w:r>
        <w:rPr>
          <w:noProof/>
        </w:rPr>
        <w:fldChar w:fldCharType="end"/>
      </w:r>
    </w:p>
    <w:p w14:paraId="757BD9E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_Toc418769950 \h </w:instrText>
      </w:r>
      <w:r>
        <w:rPr>
          <w:noProof/>
        </w:rPr>
      </w:r>
      <w:r>
        <w:rPr>
          <w:noProof/>
        </w:rPr>
        <w:fldChar w:fldCharType="separate"/>
      </w:r>
      <w:r>
        <w:rPr>
          <w:noProof/>
        </w:rPr>
        <w:t>23</w:t>
      </w:r>
      <w:r>
        <w:rPr>
          <w:noProof/>
        </w:rPr>
        <w:fldChar w:fldCharType="end"/>
      </w:r>
    </w:p>
    <w:p w14:paraId="2B624D5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und Strukturen</w:t>
      </w:r>
      <w:r>
        <w:rPr>
          <w:noProof/>
        </w:rPr>
        <w:tab/>
      </w:r>
      <w:r>
        <w:rPr>
          <w:noProof/>
        </w:rPr>
        <w:fldChar w:fldCharType="begin"/>
      </w:r>
      <w:r>
        <w:rPr>
          <w:noProof/>
        </w:rPr>
        <w:instrText xml:space="preserve"> PAGEREF _Toc418769951 \h </w:instrText>
      </w:r>
      <w:r>
        <w:rPr>
          <w:noProof/>
        </w:rPr>
      </w:r>
      <w:r>
        <w:rPr>
          <w:noProof/>
        </w:rPr>
        <w:fldChar w:fldCharType="separate"/>
      </w:r>
      <w:r>
        <w:rPr>
          <w:noProof/>
        </w:rPr>
        <w:t>23</w:t>
      </w:r>
      <w:r>
        <w:rPr>
          <w:noProof/>
        </w:rPr>
        <w:fldChar w:fldCharType="end"/>
      </w:r>
    </w:p>
    <w:p w14:paraId="753D592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_Toc418769952 \h </w:instrText>
      </w:r>
      <w:r>
        <w:rPr>
          <w:noProof/>
        </w:rPr>
      </w:r>
      <w:r>
        <w:rPr>
          <w:noProof/>
        </w:rPr>
        <w:fldChar w:fldCharType="separate"/>
      </w:r>
      <w:r>
        <w:rPr>
          <w:noProof/>
        </w:rPr>
        <w:t>23</w:t>
      </w:r>
      <w:r>
        <w:rPr>
          <w:noProof/>
        </w:rPr>
        <w:fldChar w:fldCharType="end"/>
      </w:r>
    </w:p>
    <w:p w14:paraId="4D92B5A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_Toc418769953 \h </w:instrText>
      </w:r>
      <w:r>
        <w:rPr>
          <w:noProof/>
        </w:rPr>
      </w:r>
      <w:r>
        <w:rPr>
          <w:noProof/>
        </w:rPr>
        <w:fldChar w:fldCharType="separate"/>
      </w:r>
      <w:r>
        <w:rPr>
          <w:noProof/>
        </w:rPr>
        <w:t>23</w:t>
      </w:r>
      <w:r>
        <w:rPr>
          <w:noProof/>
        </w:rPr>
        <w:fldChar w:fldCharType="end"/>
      </w:r>
    </w:p>
    <w:p w14:paraId="10501C18"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_Toc418769954 \h </w:instrText>
      </w:r>
      <w:r>
        <w:rPr>
          <w:noProof/>
        </w:rPr>
      </w:r>
      <w:r>
        <w:rPr>
          <w:noProof/>
        </w:rPr>
        <w:fldChar w:fldCharType="separate"/>
      </w:r>
      <w:r>
        <w:rPr>
          <w:noProof/>
        </w:rPr>
        <w:t>23</w:t>
      </w:r>
      <w:r>
        <w:rPr>
          <w:noProof/>
        </w:rPr>
        <w:fldChar w:fldCharType="end"/>
      </w:r>
    </w:p>
    <w:p w14:paraId="6C527652"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_Toc418769955 \h </w:instrText>
      </w:r>
      <w:r>
        <w:rPr>
          <w:noProof/>
        </w:rPr>
      </w:r>
      <w:r>
        <w:rPr>
          <w:noProof/>
        </w:rPr>
        <w:fldChar w:fldCharType="separate"/>
      </w:r>
      <w:r>
        <w:rPr>
          <w:noProof/>
        </w:rPr>
        <w:t>24</w:t>
      </w:r>
      <w:r>
        <w:rPr>
          <w:noProof/>
        </w:rPr>
        <w:fldChar w:fldCharType="end"/>
      </w:r>
    </w:p>
    <w:p w14:paraId="32920B12"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_Toc418769956 \h </w:instrText>
      </w:r>
      <w:r>
        <w:rPr>
          <w:noProof/>
        </w:rPr>
      </w:r>
      <w:r>
        <w:rPr>
          <w:noProof/>
        </w:rPr>
        <w:fldChar w:fldCharType="separate"/>
      </w:r>
      <w:r>
        <w:rPr>
          <w:noProof/>
        </w:rPr>
        <w:t>24</w:t>
      </w:r>
      <w:r>
        <w:rPr>
          <w:noProof/>
        </w:rPr>
        <w:fldChar w:fldCharType="end"/>
      </w:r>
    </w:p>
    <w:p w14:paraId="27BF7EF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_Toc418769957 \h </w:instrText>
      </w:r>
      <w:r>
        <w:rPr>
          <w:noProof/>
        </w:rPr>
      </w:r>
      <w:r>
        <w:rPr>
          <w:noProof/>
        </w:rPr>
        <w:fldChar w:fldCharType="separate"/>
      </w:r>
      <w:r>
        <w:rPr>
          <w:noProof/>
        </w:rPr>
        <w:t>24</w:t>
      </w:r>
      <w:r>
        <w:rPr>
          <w:noProof/>
        </w:rPr>
        <w:fldChar w:fldCharType="end"/>
      </w:r>
    </w:p>
    <w:p w14:paraId="7875AF6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_Toc418769958 \h </w:instrText>
      </w:r>
      <w:r>
        <w:rPr>
          <w:noProof/>
        </w:rPr>
      </w:r>
      <w:r>
        <w:rPr>
          <w:noProof/>
        </w:rPr>
        <w:fldChar w:fldCharType="separate"/>
      </w:r>
      <w:r>
        <w:rPr>
          <w:noProof/>
        </w:rPr>
        <w:t>24</w:t>
      </w:r>
      <w:r>
        <w:rPr>
          <w:noProof/>
        </w:rPr>
        <w:fldChar w:fldCharType="end"/>
      </w:r>
    </w:p>
    <w:p w14:paraId="55D5EF2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_Toc418769959 \h </w:instrText>
      </w:r>
      <w:r>
        <w:rPr>
          <w:noProof/>
        </w:rPr>
      </w:r>
      <w:r>
        <w:rPr>
          <w:noProof/>
        </w:rPr>
        <w:fldChar w:fldCharType="separate"/>
      </w:r>
      <w:r>
        <w:rPr>
          <w:noProof/>
        </w:rPr>
        <w:t>24</w:t>
      </w:r>
      <w:r>
        <w:rPr>
          <w:noProof/>
        </w:rPr>
        <w:fldChar w:fldCharType="end"/>
      </w:r>
    </w:p>
    <w:p w14:paraId="0B45BAE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_Toc418769960 \h </w:instrText>
      </w:r>
      <w:r>
        <w:rPr>
          <w:noProof/>
        </w:rPr>
      </w:r>
      <w:r>
        <w:rPr>
          <w:noProof/>
        </w:rPr>
        <w:fldChar w:fldCharType="separate"/>
      </w:r>
      <w:r>
        <w:rPr>
          <w:noProof/>
        </w:rPr>
        <w:t>24</w:t>
      </w:r>
      <w:r>
        <w:rPr>
          <w:noProof/>
        </w:rPr>
        <w:fldChar w:fldCharType="end"/>
      </w:r>
    </w:p>
    <w:p w14:paraId="0D20588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_Toc418769961 \h </w:instrText>
      </w:r>
      <w:r>
        <w:rPr>
          <w:noProof/>
        </w:rPr>
      </w:r>
      <w:r>
        <w:rPr>
          <w:noProof/>
        </w:rPr>
        <w:fldChar w:fldCharType="separate"/>
      </w:r>
      <w:r>
        <w:rPr>
          <w:noProof/>
        </w:rPr>
        <w:t>24</w:t>
      </w:r>
      <w:r>
        <w:rPr>
          <w:noProof/>
        </w:rPr>
        <w:fldChar w:fldCharType="end"/>
      </w:r>
    </w:p>
    <w:p w14:paraId="2CF0413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_Toc418769962 \h </w:instrText>
      </w:r>
      <w:r>
        <w:rPr>
          <w:noProof/>
        </w:rPr>
      </w:r>
      <w:r>
        <w:rPr>
          <w:noProof/>
        </w:rPr>
        <w:fldChar w:fldCharType="separate"/>
      </w:r>
      <w:r>
        <w:rPr>
          <w:noProof/>
        </w:rPr>
        <w:t>24</w:t>
      </w:r>
      <w:r>
        <w:rPr>
          <w:noProof/>
        </w:rPr>
        <w:fldChar w:fldCharType="end"/>
      </w:r>
    </w:p>
    <w:p w14:paraId="18032B4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_Toc418769963 \h </w:instrText>
      </w:r>
      <w:r>
        <w:rPr>
          <w:noProof/>
        </w:rPr>
      </w:r>
      <w:r>
        <w:rPr>
          <w:noProof/>
        </w:rPr>
        <w:fldChar w:fldCharType="separate"/>
      </w:r>
      <w:r>
        <w:rPr>
          <w:noProof/>
        </w:rPr>
        <w:t>24</w:t>
      </w:r>
      <w:r>
        <w:rPr>
          <w:noProof/>
        </w:rPr>
        <w:fldChar w:fldCharType="end"/>
      </w:r>
    </w:p>
    <w:p w14:paraId="4CA0417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_Toc418769964 \h </w:instrText>
      </w:r>
      <w:r>
        <w:rPr>
          <w:noProof/>
        </w:rPr>
      </w:r>
      <w:r>
        <w:rPr>
          <w:noProof/>
        </w:rPr>
        <w:fldChar w:fldCharType="separate"/>
      </w:r>
      <w:r>
        <w:rPr>
          <w:noProof/>
        </w:rPr>
        <w:t>24</w:t>
      </w:r>
      <w:r>
        <w:rPr>
          <w:noProof/>
        </w:rPr>
        <w:fldChar w:fldCharType="end"/>
      </w:r>
    </w:p>
    <w:p w14:paraId="3AFD84E5"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_Toc418769965 \h </w:instrText>
      </w:r>
      <w:r>
        <w:rPr>
          <w:noProof/>
        </w:rPr>
      </w:r>
      <w:r>
        <w:rPr>
          <w:noProof/>
        </w:rPr>
        <w:fldChar w:fldCharType="separate"/>
      </w:r>
      <w:r>
        <w:rPr>
          <w:noProof/>
        </w:rPr>
        <w:t>24</w:t>
      </w:r>
      <w:r>
        <w:rPr>
          <w:noProof/>
        </w:rPr>
        <w:fldChar w:fldCharType="end"/>
      </w:r>
    </w:p>
    <w:p w14:paraId="2AE0244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lastRenderedPageBreak/>
        <w:t>8.17</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_Toc418769966 \h </w:instrText>
      </w:r>
      <w:r>
        <w:rPr>
          <w:noProof/>
        </w:rPr>
      </w:r>
      <w:r>
        <w:rPr>
          <w:noProof/>
        </w:rPr>
        <w:fldChar w:fldCharType="separate"/>
      </w:r>
      <w:r>
        <w:rPr>
          <w:noProof/>
        </w:rPr>
        <w:t>24</w:t>
      </w:r>
      <w:r>
        <w:rPr>
          <w:noProof/>
        </w:rPr>
        <w:fldChar w:fldCharType="end"/>
      </w:r>
    </w:p>
    <w:p w14:paraId="73DC7E8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_Toc418769967 \h </w:instrText>
      </w:r>
      <w:r>
        <w:rPr>
          <w:noProof/>
        </w:rPr>
      </w:r>
      <w:r>
        <w:rPr>
          <w:noProof/>
        </w:rPr>
        <w:fldChar w:fldCharType="separate"/>
      </w:r>
      <w:r>
        <w:rPr>
          <w:noProof/>
        </w:rPr>
        <w:t>24</w:t>
      </w:r>
      <w:r>
        <w:rPr>
          <w:noProof/>
        </w:rPr>
        <w:fldChar w:fldCharType="end"/>
      </w:r>
    </w:p>
    <w:p w14:paraId="6CEEC68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8.19</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_Toc418769968 \h </w:instrText>
      </w:r>
      <w:r>
        <w:rPr>
          <w:noProof/>
        </w:rPr>
      </w:r>
      <w:r>
        <w:rPr>
          <w:noProof/>
        </w:rPr>
        <w:fldChar w:fldCharType="separate"/>
      </w:r>
      <w:r>
        <w:rPr>
          <w:noProof/>
        </w:rPr>
        <w:t>25</w:t>
      </w:r>
      <w:r>
        <w:rPr>
          <w:noProof/>
        </w:rPr>
        <w:fldChar w:fldCharType="end"/>
      </w:r>
    </w:p>
    <w:p w14:paraId="1F42050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_Toc418769969 \h </w:instrText>
      </w:r>
      <w:r>
        <w:rPr>
          <w:noProof/>
        </w:rPr>
      </w:r>
      <w:r>
        <w:rPr>
          <w:noProof/>
        </w:rPr>
        <w:fldChar w:fldCharType="separate"/>
      </w:r>
      <w:r>
        <w:rPr>
          <w:noProof/>
        </w:rPr>
        <w:t>25</w:t>
      </w:r>
      <w:r>
        <w:rPr>
          <w:noProof/>
        </w:rPr>
        <w:fldChar w:fldCharType="end"/>
      </w:r>
    </w:p>
    <w:p w14:paraId="42C7A00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_Toc418769970 \h </w:instrText>
      </w:r>
      <w:r>
        <w:rPr>
          <w:noProof/>
        </w:rPr>
      </w:r>
      <w:r>
        <w:rPr>
          <w:noProof/>
        </w:rPr>
        <w:fldChar w:fldCharType="separate"/>
      </w:r>
      <w:r>
        <w:rPr>
          <w:noProof/>
        </w:rPr>
        <w:t>25</w:t>
      </w:r>
      <w:r>
        <w:rPr>
          <w:noProof/>
        </w:rPr>
        <w:fldChar w:fldCharType="end"/>
      </w:r>
    </w:p>
    <w:p w14:paraId="7F52249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_Toc418769971 \h </w:instrText>
      </w:r>
      <w:r>
        <w:rPr>
          <w:noProof/>
        </w:rPr>
      </w:r>
      <w:r>
        <w:rPr>
          <w:noProof/>
        </w:rPr>
        <w:fldChar w:fldCharType="separate"/>
      </w:r>
      <w:r>
        <w:rPr>
          <w:noProof/>
        </w:rPr>
        <w:t>25</w:t>
      </w:r>
      <w:r>
        <w:rPr>
          <w:noProof/>
        </w:rPr>
        <w:fldChar w:fldCharType="end"/>
      </w:r>
    </w:p>
    <w:p w14:paraId="0D53D4F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_Toc418769972 \h </w:instrText>
      </w:r>
      <w:r>
        <w:rPr>
          <w:noProof/>
        </w:rPr>
      </w:r>
      <w:r>
        <w:rPr>
          <w:noProof/>
        </w:rPr>
        <w:fldChar w:fldCharType="separate"/>
      </w:r>
      <w:r>
        <w:rPr>
          <w:noProof/>
        </w:rPr>
        <w:t>25</w:t>
      </w:r>
      <w:r>
        <w:rPr>
          <w:noProof/>
        </w:rPr>
        <w:fldChar w:fldCharType="end"/>
      </w:r>
    </w:p>
    <w:p w14:paraId="641CA153"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_Toc418769973 \h </w:instrText>
      </w:r>
      <w:r>
        <w:rPr>
          <w:noProof/>
        </w:rPr>
      </w:r>
      <w:r>
        <w:rPr>
          <w:noProof/>
        </w:rPr>
        <w:fldChar w:fldCharType="separate"/>
      </w:r>
      <w:r>
        <w:rPr>
          <w:noProof/>
        </w:rPr>
        <w:t>25</w:t>
      </w:r>
      <w:r>
        <w:rPr>
          <w:noProof/>
        </w:rPr>
        <w:fldChar w:fldCharType="end"/>
      </w:r>
    </w:p>
    <w:p w14:paraId="3965D87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_Toc418769974 \h </w:instrText>
      </w:r>
      <w:r>
        <w:rPr>
          <w:noProof/>
        </w:rPr>
      </w:r>
      <w:r>
        <w:rPr>
          <w:noProof/>
        </w:rPr>
        <w:fldChar w:fldCharType="separate"/>
      </w:r>
      <w:r>
        <w:rPr>
          <w:noProof/>
        </w:rPr>
        <w:t>25</w:t>
      </w:r>
      <w:r>
        <w:rPr>
          <w:noProof/>
        </w:rPr>
        <w:fldChar w:fldCharType="end"/>
      </w:r>
    </w:p>
    <w:p w14:paraId="132D91D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_Toc418769975 \h </w:instrText>
      </w:r>
      <w:r>
        <w:rPr>
          <w:noProof/>
        </w:rPr>
      </w:r>
      <w:r>
        <w:rPr>
          <w:noProof/>
        </w:rPr>
        <w:fldChar w:fldCharType="separate"/>
      </w:r>
      <w:r>
        <w:rPr>
          <w:noProof/>
        </w:rPr>
        <w:t>25</w:t>
      </w:r>
      <w:r>
        <w:rPr>
          <w:noProof/>
        </w:rPr>
        <w:fldChar w:fldCharType="end"/>
      </w:r>
    </w:p>
    <w:p w14:paraId="563FB0D4"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_Toc418769976 \h </w:instrText>
      </w:r>
      <w:r>
        <w:rPr>
          <w:noProof/>
        </w:rPr>
      </w:r>
      <w:r>
        <w:rPr>
          <w:noProof/>
        </w:rPr>
        <w:fldChar w:fldCharType="separate"/>
      </w:r>
      <w:r>
        <w:rPr>
          <w:noProof/>
        </w:rPr>
        <w:t>25</w:t>
      </w:r>
      <w:r>
        <w:rPr>
          <w:noProof/>
        </w:rPr>
        <w:fldChar w:fldCharType="end"/>
      </w:r>
    </w:p>
    <w:p w14:paraId="646F8DCE"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_Toc418769977 \h </w:instrText>
      </w:r>
      <w:r>
        <w:rPr>
          <w:noProof/>
        </w:rPr>
      </w:r>
      <w:r>
        <w:rPr>
          <w:noProof/>
        </w:rPr>
        <w:fldChar w:fldCharType="separate"/>
      </w:r>
      <w:r>
        <w:rPr>
          <w:noProof/>
        </w:rPr>
        <w:t>25</w:t>
      </w:r>
      <w:r>
        <w:rPr>
          <w:noProof/>
        </w:rPr>
        <w:fldChar w:fldCharType="end"/>
      </w:r>
    </w:p>
    <w:p w14:paraId="269FFB0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_Toc418769978 \h </w:instrText>
      </w:r>
      <w:r>
        <w:rPr>
          <w:noProof/>
        </w:rPr>
      </w:r>
      <w:r>
        <w:rPr>
          <w:noProof/>
        </w:rPr>
        <w:fldChar w:fldCharType="separate"/>
      </w:r>
      <w:r>
        <w:rPr>
          <w:noProof/>
        </w:rPr>
        <w:t>26</w:t>
      </w:r>
      <w:r>
        <w:rPr>
          <w:noProof/>
        </w:rPr>
        <w:fldChar w:fldCharType="end"/>
      </w:r>
    </w:p>
    <w:p w14:paraId="626E9B5A"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_Toc418769979 \h </w:instrText>
      </w:r>
      <w:r>
        <w:rPr>
          <w:noProof/>
        </w:rPr>
      </w:r>
      <w:r>
        <w:rPr>
          <w:noProof/>
        </w:rPr>
        <w:fldChar w:fldCharType="separate"/>
      </w:r>
      <w:r>
        <w:rPr>
          <w:noProof/>
        </w:rPr>
        <w:t>26</w:t>
      </w:r>
      <w:r>
        <w:rPr>
          <w:noProof/>
        </w:rPr>
        <w:fldChar w:fldCharType="end"/>
      </w:r>
    </w:p>
    <w:p w14:paraId="484ABB0A"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_Toc418769980 \h </w:instrText>
      </w:r>
      <w:r>
        <w:rPr>
          <w:noProof/>
        </w:rPr>
      </w:r>
      <w:r>
        <w:rPr>
          <w:noProof/>
        </w:rPr>
        <w:fldChar w:fldCharType="separate"/>
      </w:r>
      <w:r>
        <w:rPr>
          <w:noProof/>
        </w:rPr>
        <w:t>26</w:t>
      </w:r>
      <w:r>
        <w:rPr>
          <w:noProof/>
        </w:rPr>
        <w:fldChar w:fldCharType="end"/>
      </w:r>
    </w:p>
    <w:p w14:paraId="75F64552"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13.</w:t>
      </w:r>
      <w:r>
        <w:rPr>
          <w:rFonts w:eastAsiaTheme="minorEastAsia" w:cstheme="minorBidi"/>
          <w:b w:val="0"/>
          <w:caps w:val="0"/>
          <w:noProof/>
          <w:sz w:val="22"/>
          <w:lang w:val="de-CH" w:eastAsia="de-CH"/>
        </w:rPr>
        <w:tab/>
      </w:r>
      <w:r w:rsidRPr="00517008">
        <w:rPr>
          <w:noProof/>
          <w:lang w:val="de-CH"/>
        </w:rPr>
        <w:t>Requirements Dokumentation (2015_FS_INM21_Requirements_MangelManager.xls)</w:t>
      </w:r>
      <w:r>
        <w:rPr>
          <w:noProof/>
        </w:rPr>
        <w:tab/>
      </w:r>
      <w:r>
        <w:rPr>
          <w:noProof/>
        </w:rPr>
        <w:fldChar w:fldCharType="begin"/>
      </w:r>
      <w:r>
        <w:rPr>
          <w:noProof/>
        </w:rPr>
        <w:instrText xml:space="preserve"> PAGEREF _Toc418769981 \h </w:instrText>
      </w:r>
      <w:r>
        <w:rPr>
          <w:noProof/>
        </w:rPr>
      </w:r>
      <w:r>
        <w:rPr>
          <w:noProof/>
        </w:rPr>
        <w:fldChar w:fldCharType="separate"/>
      </w:r>
      <w:r>
        <w:rPr>
          <w:noProof/>
        </w:rPr>
        <w:t>26</w:t>
      </w:r>
      <w:r>
        <w:rPr>
          <w:noProof/>
        </w:rPr>
        <w:fldChar w:fldCharType="end"/>
      </w:r>
    </w:p>
    <w:p w14:paraId="03CE6111" w14:textId="77777777" w:rsidR="00DF49D5" w:rsidRPr="00DF49D5" w:rsidRDefault="00DF49D5">
      <w:pPr>
        <w:pStyle w:val="Verzeichnis1"/>
        <w:tabs>
          <w:tab w:val="left" w:pos="660"/>
          <w:tab w:val="right" w:leader="dot" w:pos="9056"/>
        </w:tabs>
        <w:rPr>
          <w:rFonts w:eastAsiaTheme="minorEastAsia" w:cstheme="minorBidi"/>
          <w:b w:val="0"/>
          <w:caps w:val="0"/>
          <w:noProof/>
          <w:sz w:val="22"/>
          <w:lang w:val="en-GB" w:eastAsia="de-CH"/>
        </w:rPr>
      </w:pPr>
      <w:r w:rsidRPr="00517008">
        <w:rPr>
          <w:noProof/>
          <w:lang w:val="en-US"/>
        </w:rPr>
        <w:t>14.</w:t>
      </w:r>
      <w:r w:rsidRPr="00DF49D5">
        <w:rPr>
          <w:rFonts w:eastAsiaTheme="minorEastAsia" w:cstheme="minorBidi"/>
          <w:b w:val="0"/>
          <w:caps w:val="0"/>
          <w:noProof/>
          <w:sz w:val="22"/>
          <w:lang w:val="en-GB" w:eastAsia="de-CH"/>
        </w:rPr>
        <w:tab/>
      </w:r>
      <w:r w:rsidRPr="00517008">
        <w:rPr>
          <w:noProof/>
          <w:lang w:val="en-US"/>
        </w:rPr>
        <w:t>UseCase Dokumentation</w:t>
      </w:r>
      <w:r w:rsidRPr="00DF49D5">
        <w:rPr>
          <w:noProof/>
          <w:lang w:val="en-GB"/>
        </w:rPr>
        <w:tab/>
      </w:r>
      <w:r>
        <w:rPr>
          <w:noProof/>
        </w:rPr>
        <w:fldChar w:fldCharType="begin"/>
      </w:r>
      <w:r w:rsidRPr="00DF49D5">
        <w:rPr>
          <w:noProof/>
          <w:lang w:val="en-GB"/>
        </w:rPr>
        <w:instrText xml:space="preserve"> PAGEREF _Toc418769982 \h </w:instrText>
      </w:r>
      <w:r>
        <w:rPr>
          <w:noProof/>
        </w:rPr>
      </w:r>
      <w:r>
        <w:rPr>
          <w:noProof/>
        </w:rPr>
        <w:fldChar w:fldCharType="separate"/>
      </w:r>
      <w:r w:rsidRPr="00DF49D5">
        <w:rPr>
          <w:noProof/>
          <w:lang w:val="en-GB"/>
        </w:rPr>
        <w:t>27</w:t>
      </w:r>
      <w:r>
        <w:rPr>
          <w:noProof/>
        </w:rPr>
        <w:fldChar w:fldCharType="end"/>
      </w:r>
    </w:p>
    <w:p w14:paraId="1F6E6979"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517008">
        <w:rPr>
          <w:noProof/>
          <w:lang w:val="en-US"/>
        </w:rPr>
        <w:t>14.1</w:t>
      </w:r>
      <w:r w:rsidRPr="00DF49D5">
        <w:rPr>
          <w:rFonts w:eastAsiaTheme="minorEastAsia" w:cstheme="minorBidi"/>
          <w:smallCaps w:val="0"/>
          <w:noProof/>
          <w:sz w:val="22"/>
          <w:lang w:val="en-GB" w:eastAsia="de-CH"/>
        </w:rPr>
        <w:tab/>
      </w:r>
      <w:r w:rsidRPr="00517008">
        <w:rPr>
          <w:noProof/>
          <w:lang w:val="en-US"/>
        </w:rPr>
        <w:t>UseCase001</w:t>
      </w:r>
      <w:r w:rsidRPr="00DF49D5">
        <w:rPr>
          <w:noProof/>
          <w:lang w:val="en-GB"/>
        </w:rPr>
        <w:tab/>
      </w:r>
      <w:r>
        <w:rPr>
          <w:noProof/>
        </w:rPr>
        <w:fldChar w:fldCharType="begin"/>
      </w:r>
      <w:r w:rsidRPr="00DF49D5">
        <w:rPr>
          <w:noProof/>
          <w:lang w:val="en-GB"/>
        </w:rPr>
        <w:instrText xml:space="preserve"> PAGEREF _Toc418769983 \h </w:instrText>
      </w:r>
      <w:r>
        <w:rPr>
          <w:noProof/>
        </w:rPr>
      </w:r>
      <w:r>
        <w:rPr>
          <w:noProof/>
        </w:rPr>
        <w:fldChar w:fldCharType="separate"/>
      </w:r>
      <w:r w:rsidRPr="00DF49D5">
        <w:rPr>
          <w:noProof/>
          <w:lang w:val="en-GB"/>
        </w:rPr>
        <w:t>27</w:t>
      </w:r>
      <w:r>
        <w:rPr>
          <w:noProof/>
        </w:rPr>
        <w:fldChar w:fldCharType="end"/>
      </w:r>
    </w:p>
    <w:p w14:paraId="69D10572"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DF49D5">
        <w:rPr>
          <w:noProof/>
          <w:lang w:val="en-GB"/>
        </w:rPr>
        <w:t>14.2</w:t>
      </w:r>
      <w:r w:rsidRPr="00DF49D5">
        <w:rPr>
          <w:rFonts w:eastAsiaTheme="minorEastAsia" w:cstheme="minorBidi"/>
          <w:smallCaps w:val="0"/>
          <w:noProof/>
          <w:sz w:val="22"/>
          <w:lang w:val="en-GB" w:eastAsia="de-CH"/>
        </w:rPr>
        <w:tab/>
      </w:r>
      <w:r w:rsidRPr="00DF49D5">
        <w:rPr>
          <w:noProof/>
          <w:lang w:val="en-GB"/>
        </w:rPr>
        <w:t>UseCase002</w:t>
      </w:r>
      <w:r w:rsidRPr="00DF49D5">
        <w:rPr>
          <w:noProof/>
          <w:lang w:val="en-GB"/>
        </w:rPr>
        <w:tab/>
      </w:r>
      <w:r>
        <w:rPr>
          <w:noProof/>
        </w:rPr>
        <w:fldChar w:fldCharType="begin"/>
      </w:r>
      <w:r w:rsidRPr="00DF49D5">
        <w:rPr>
          <w:noProof/>
          <w:lang w:val="en-GB"/>
        </w:rPr>
        <w:instrText xml:space="preserve"> PAGEREF _Toc418769984 \h </w:instrText>
      </w:r>
      <w:r>
        <w:rPr>
          <w:noProof/>
        </w:rPr>
      </w:r>
      <w:r>
        <w:rPr>
          <w:noProof/>
        </w:rPr>
        <w:fldChar w:fldCharType="separate"/>
      </w:r>
      <w:r w:rsidRPr="00DF49D5">
        <w:rPr>
          <w:noProof/>
          <w:lang w:val="en-GB"/>
        </w:rPr>
        <w:t>33</w:t>
      </w:r>
      <w:r>
        <w:rPr>
          <w:noProof/>
        </w:rPr>
        <w:fldChar w:fldCharType="end"/>
      </w:r>
    </w:p>
    <w:p w14:paraId="12CAD2FD"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DF49D5">
        <w:rPr>
          <w:noProof/>
          <w:lang w:val="en-GB"/>
        </w:rPr>
        <w:t>14.3</w:t>
      </w:r>
      <w:r w:rsidRPr="00DF49D5">
        <w:rPr>
          <w:rFonts w:eastAsiaTheme="minorEastAsia" w:cstheme="minorBidi"/>
          <w:smallCaps w:val="0"/>
          <w:noProof/>
          <w:sz w:val="22"/>
          <w:lang w:val="en-GB" w:eastAsia="de-CH"/>
        </w:rPr>
        <w:tab/>
      </w:r>
      <w:r w:rsidRPr="00DF49D5">
        <w:rPr>
          <w:noProof/>
          <w:lang w:val="en-GB"/>
        </w:rPr>
        <w:t>UseCase003</w:t>
      </w:r>
      <w:r w:rsidRPr="00DF49D5">
        <w:rPr>
          <w:noProof/>
          <w:lang w:val="en-GB"/>
        </w:rPr>
        <w:tab/>
      </w:r>
      <w:r>
        <w:rPr>
          <w:noProof/>
        </w:rPr>
        <w:fldChar w:fldCharType="begin"/>
      </w:r>
      <w:r w:rsidRPr="00DF49D5">
        <w:rPr>
          <w:noProof/>
          <w:lang w:val="en-GB"/>
        </w:rPr>
        <w:instrText xml:space="preserve"> PAGEREF _Toc418769985 \h </w:instrText>
      </w:r>
      <w:r>
        <w:rPr>
          <w:noProof/>
        </w:rPr>
      </w:r>
      <w:r>
        <w:rPr>
          <w:noProof/>
        </w:rPr>
        <w:fldChar w:fldCharType="separate"/>
      </w:r>
      <w:r w:rsidRPr="00DF49D5">
        <w:rPr>
          <w:noProof/>
          <w:lang w:val="en-GB"/>
        </w:rPr>
        <w:t>37</w:t>
      </w:r>
      <w:r>
        <w:rPr>
          <w:noProof/>
        </w:rPr>
        <w:fldChar w:fldCharType="end"/>
      </w:r>
    </w:p>
    <w:p w14:paraId="0A0CEEF5"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_Toc418769986 \h </w:instrText>
      </w:r>
      <w:r>
        <w:rPr>
          <w:noProof/>
        </w:rPr>
      </w:r>
      <w:r>
        <w:rPr>
          <w:noProof/>
        </w:rPr>
        <w:fldChar w:fldCharType="separate"/>
      </w:r>
      <w:r>
        <w:rPr>
          <w:noProof/>
        </w:rPr>
        <w:t>40</w:t>
      </w:r>
      <w:r>
        <w:rPr>
          <w:noProof/>
        </w:rPr>
        <w:fldChar w:fldCharType="end"/>
      </w:r>
    </w:p>
    <w:p w14:paraId="2D37E59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_Toc418769987 \h </w:instrText>
      </w:r>
      <w:r>
        <w:rPr>
          <w:noProof/>
        </w:rPr>
      </w:r>
      <w:r>
        <w:rPr>
          <w:noProof/>
        </w:rPr>
        <w:fldChar w:fldCharType="separate"/>
      </w:r>
      <w:r>
        <w:rPr>
          <w:noProof/>
        </w:rPr>
        <w:t>45</w:t>
      </w:r>
      <w:r>
        <w:rPr>
          <w:noProof/>
        </w:rPr>
        <w:fldChar w:fldCharType="end"/>
      </w:r>
    </w:p>
    <w:p w14:paraId="546F178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_Toc418769988 \h </w:instrText>
      </w:r>
      <w:r>
        <w:rPr>
          <w:noProof/>
        </w:rPr>
      </w:r>
      <w:r>
        <w:rPr>
          <w:noProof/>
        </w:rPr>
        <w:fldChar w:fldCharType="separate"/>
      </w:r>
      <w:r>
        <w:rPr>
          <w:noProof/>
        </w:rPr>
        <w:t>48</w:t>
      </w:r>
      <w:r>
        <w:rPr>
          <w:noProof/>
        </w:rPr>
        <w:fldChar w:fldCharType="end"/>
      </w:r>
    </w:p>
    <w:p w14:paraId="44E7BD03" w14:textId="55D70612" w:rsidR="00DF49D5" w:rsidRDefault="00DF49D5">
      <w:pPr>
        <w:pStyle w:val="Verzeichnis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_Toc418769989 \h </w:instrText>
      </w:r>
      <w:r>
        <w:rPr>
          <w:noProof/>
        </w:rPr>
      </w:r>
      <w:r>
        <w:rPr>
          <w:noProof/>
        </w:rPr>
        <w:fldChar w:fldCharType="separate"/>
      </w:r>
      <w:r>
        <w:rPr>
          <w:noProof/>
        </w:rPr>
        <w:t>50</w:t>
      </w:r>
      <w:r>
        <w:rPr>
          <w:noProof/>
        </w:rPr>
        <w:fldChar w:fldCharType="end"/>
      </w:r>
    </w:p>
    <w:p w14:paraId="094B03C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_Toc418769990 \h </w:instrText>
      </w:r>
      <w:r>
        <w:rPr>
          <w:noProof/>
        </w:rPr>
      </w:r>
      <w:r>
        <w:rPr>
          <w:noProof/>
        </w:rPr>
        <w:fldChar w:fldCharType="separate"/>
      </w:r>
      <w:r>
        <w:rPr>
          <w:noProof/>
        </w:rPr>
        <w:t>51</w:t>
      </w:r>
      <w:r>
        <w:rPr>
          <w:noProof/>
        </w:rPr>
        <w:fldChar w:fldCharType="end"/>
      </w:r>
    </w:p>
    <w:p w14:paraId="1DDD453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_Toc418769991 \h </w:instrText>
      </w:r>
      <w:r>
        <w:rPr>
          <w:noProof/>
        </w:rPr>
      </w:r>
      <w:r>
        <w:rPr>
          <w:noProof/>
        </w:rPr>
        <w:fldChar w:fldCharType="separate"/>
      </w:r>
      <w:r>
        <w:rPr>
          <w:noProof/>
        </w:rPr>
        <w:t>53</w:t>
      </w:r>
      <w:r>
        <w:rPr>
          <w:noProof/>
        </w:rPr>
        <w:fldChar w:fldCharType="end"/>
      </w:r>
    </w:p>
    <w:p w14:paraId="4CB4E083"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15.</w:t>
      </w:r>
      <w:r>
        <w:rPr>
          <w:rFonts w:eastAsiaTheme="minorEastAsia" w:cstheme="minorBidi"/>
          <w:b w:val="0"/>
          <w:caps w:val="0"/>
          <w:noProof/>
          <w:sz w:val="22"/>
          <w:lang w:val="de-CH" w:eastAsia="de-CH"/>
        </w:rPr>
        <w:tab/>
      </w:r>
      <w:r w:rsidRPr="00517008">
        <w:rPr>
          <w:noProof/>
          <w:lang w:val="de-CH"/>
        </w:rPr>
        <w:t>Klassendiagramme</w:t>
      </w:r>
      <w:r>
        <w:rPr>
          <w:noProof/>
        </w:rPr>
        <w:tab/>
      </w:r>
      <w:r>
        <w:rPr>
          <w:noProof/>
        </w:rPr>
        <w:fldChar w:fldCharType="begin"/>
      </w:r>
      <w:r>
        <w:rPr>
          <w:noProof/>
        </w:rPr>
        <w:instrText xml:space="preserve"> PAGEREF _Toc418769992 \h </w:instrText>
      </w:r>
      <w:r>
        <w:rPr>
          <w:noProof/>
        </w:rPr>
      </w:r>
      <w:r>
        <w:rPr>
          <w:noProof/>
        </w:rPr>
        <w:fldChar w:fldCharType="separate"/>
      </w:r>
      <w:r>
        <w:rPr>
          <w:noProof/>
        </w:rPr>
        <w:t>53</w:t>
      </w:r>
      <w:r>
        <w:rPr>
          <w:noProof/>
        </w:rPr>
        <w:fldChar w:fldCharType="end"/>
      </w:r>
    </w:p>
    <w:p w14:paraId="5215EEC2"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16.</w:t>
      </w:r>
      <w:r>
        <w:rPr>
          <w:rFonts w:eastAsiaTheme="minorEastAsia" w:cstheme="minorBidi"/>
          <w:b w:val="0"/>
          <w:caps w:val="0"/>
          <w:noProof/>
          <w:sz w:val="22"/>
          <w:lang w:val="de-CH" w:eastAsia="de-CH"/>
        </w:rPr>
        <w:tab/>
      </w:r>
      <w:r w:rsidRPr="00517008">
        <w:rPr>
          <w:noProof/>
          <w:lang w:val="de-CH"/>
        </w:rPr>
        <w:t>Deyploment-Infos</w:t>
      </w:r>
      <w:r>
        <w:rPr>
          <w:noProof/>
        </w:rPr>
        <w:tab/>
      </w:r>
      <w:r>
        <w:rPr>
          <w:noProof/>
        </w:rPr>
        <w:fldChar w:fldCharType="begin"/>
      </w:r>
      <w:r>
        <w:rPr>
          <w:noProof/>
        </w:rPr>
        <w:instrText xml:space="preserve"> PAGEREF _Toc418769993 \h </w:instrText>
      </w:r>
      <w:r>
        <w:rPr>
          <w:noProof/>
        </w:rPr>
      </w:r>
      <w:r>
        <w:rPr>
          <w:noProof/>
        </w:rPr>
        <w:fldChar w:fldCharType="separate"/>
      </w:r>
      <w:r>
        <w:rPr>
          <w:noProof/>
        </w:rPr>
        <w:t>53</w:t>
      </w:r>
      <w:r>
        <w:rPr>
          <w:noProof/>
        </w:rPr>
        <w:fldChar w:fldCharType="end"/>
      </w:r>
    </w:p>
    <w:p w14:paraId="2E757B45"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17.</w:t>
      </w:r>
      <w:r>
        <w:rPr>
          <w:rFonts w:eastAsiaTheme="minorEastAsia" w:cstheme="minorBidi"/>
          <w:b w:val="0"/>
          <w:caps w:val="0"/>
          <w:noProof/>
          <w:sz w:val="22"/>
          <w:lang w:val="de-CH" w:eastAsia="de-CH"/>
        </w:rPr>
        <w:tab/>
      </w:r>
      <w:r w:rsidRPr="00517008">
        <w:rPr>
          <w:noProof/>
          <w:lang w:val="de-CH"/>
        </w:rPr>
        <w:t>TDD und JUnit</w:t>
      </w:r>
      <w:r>
        <w:rPr>
          <w:noProof/>
        </w:rPr>
        <w:tab/>
      </w:r>
      <w:r>
        <w:rPr>
          <w:noProof/>
        </w:rPr>
        <w:fldChar w:fldCharType="begin"/>
      </w:r>
      <w:r>
        <w:rPr>
          <w:noProof/>
        </w:rPr>
        <w:instrText xml:space="preserve"> PAGEREF _Toc418769994 \h </w:instrText>
      </w:r>
      <w:r>
        <w:rPr>
          <w:noProof/>
        </w:rPr>
      </w:r>
      <w:r>
        <w:rPr>
          <w:noProof/>
        </w:rPr>
        <w:fldChar w:fldCharType="separate"/>
      </w:r>
      <w:r>
        <w:rPr>
          <w:noProof/>
        </w:rPr>
        <w:t>53</w:t>
      </w:r>
      <w:r>
        <w:rPr>
          <w:noProof/>
        </w:rPr>
        <w:fldChar w:fldCharType="end"/>
      </w:r>
    </w:p>
    <w:p w14:paraId="6C06C408"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18.</w:t>
      </w:r>
      <w:r>
        <w:rPr>
          <w:rFonts w:eastAsiaTheme="minorEastAsia" w:cstheme="minorBidi"/>
          <w:b w:val="0"/>
          <w:caps w:val="0"/>
          <w:noProof/>
          <w:sz w:val="22"/>
          <w:lang w:val="de-CH" w:eastAsia="de-CH"/>
        </w:rPr>
        <w:tab/>
      </w:r>
      <w:r w:rsidRPr="00517008">
        <w:rPr>
          <w:noProof/>
          <w:lang w:val="de-CH"/>
        </w:rPr>
        <w:t>Funktionale Test’s</w:t>
      </w:r>
      <w:r>
        <w:rPr>
          <w:noProof/>
        </w:rPr>
        <w:tab/>
      </w:r>
      <w:r>
        <w:rPr>
          <w:noProof/>
        </w:rPr>
        <w:fldChar w:fldCharType="begin"/>
      </w:r>
      <w:r>
        <w:rPr>
          <w:noProof/>
        </w:rPr>
        <w:instrText xml:space="preserve"> PAGEREF _Toc418769995 \h </w:instrText>
      </w:r>
      <w:r>
        <w:rPr>
          <w:noProof/>
        </w:rPr>
      </w:r>
      <w:r>
        <w:rPr>
          <w:noProof/>
        </w:rPr>
        <w:fldChar w:fldCharType="separate"/>
      </w:r>
      <w:r>
        <w:rPr>
          <w:noProof/>
        </w:rPr>
        <w:t>53</w:t>
      </w:r>
      <w:r>
        <w:rPr>
          <w:noProof/>
        </w:rPr>
        <w:fldChar w:fldCharType="end"/>
      </w:r>
    </w:p>
    <w:p w14:paraId="5A9B4910"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19.</w:t>
      </w:r>
      <w:r>
        <w:rPr>
          <w:rFonts w:eastAsiaTheme="minorEastAsia" w:cstheme="minorBidi"/>
          <w:b w:val="0"/>
          <w:caps w:val="0"/>
          <w:noProof/>
          <w:sz w:val="22"/>
          <w:lang w:val="de-CH" w:eastAsia="de-CH"/>
        </w:rPr>
        <w:tab/>
      </w:r>
      <w:r w:rsidRPr="00517008">
        <w:rPr>
          <w:noProof/>
          <w:lang w:val="de-CH"/>
        </w:rPr>
        <w:t>DB – Dokumentation</w:t>
      </w:r>
      <w:r>
        <w:rPr>
          <w:noProof/>
        </w:rPr>
        <w:tab/>
      </w:r>
      <w:r>
        <w:rPr>
          <w:noProof/>
        </w:rPr>
        <w:fldChar w:fldCharType="begin"/>
      </w:r>
      <w:r>
        <w:rPr>
          <w:noProof/>
        </w:rPr>
        <w:instrText xml:space="preserve"> PAGEREF _Toc418769996 \h </w:instrText>
      </w:r>
      <w:r>
        <w:rPr>
          <w:noProof/>
        </w:rPr>
      </w:r>
      <w:r>
        <w:rPr>
          <w:noProof/>
        </w:rPr>
        <w:fldChar w:fldCharType="separate"/>
      </w:r>
      <w:r>
        <w:rPr>
          <w:noProof/>
        </w:rPr>
        <w:t>54</w:t>
      </w:r>
      <w:r>
        <w:rPr>
          <w:noProof/>
        </w:rPr>
        <w:fldChar w:fldCharType="end"/>
      </w:r>
    </w:p>
    <w:p w14:paraId="124EC2DB"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20.</w:t>
      </w:r>
      <w:r>
        <w:rPr>
          <w:rFonts w:eastAsiaTheme="minorEastAsia" w:cstheme="minorBidi"/>
          <w:b w:val="0"/>
          <w:caps w:val="0"/>
          <w:noProof/>
          <w:sz w:val="22"/>
          <w:lang w:val="de-CH" w:eastAsia="de-CH"/>
        </w:rPr>
        <w:tab/>
      </w:r>
      <w:r w:rsidRPr="00DE4D8B">
        <w:rPr>
          <w:noProof/>
          <w:lang w:val="de-CH"/>
        </w:rPr>
        <w:t>Beiträge pro Projektmitglied (2015_FS_INM21_Individuelles_Portfolio_Name_Vorname.xlsx)</w:t>
      </w:r>
      <w:r>
        <w:rPr>
          <w:noProof/>
        </w:rPr>
        <w:tab/>
      </w:r>
      <w:r>
        <w:rPr>
          <w:noProof/>
        </w:rPr>
        <w:fldChar w:fldCharType="begin"/>
      </w:r>
      <w:r>
        <w:rPr>
          <w:noProof/>
        </w:rPr>
        <w:instrText xml:space="preserve"> PAGEREF _Toc418769997 \h </w:instrText>
      </w:r>
      <w:r>
        <w:rPr>
          <w:noProof/>
        </w:rPr>
      </w:r>
      <w:r>
        <w:rPr>
          <w:noProof/>
        </w:rPr>
        <w:fldChar w:fldCharType="separate"/>
      </w:r>
      <w:r>
        <w:rPr>
          <w:noProof/>
        </w:rPr>
        <w:t>54</w:t>
      </w:r>
      <w:r>
        <w:rPr>
          <w:noProof/>
        </w:rPr>
        <w:fldChar w:fldCharType="end"/>
      </w:r>
    </w:p>
    <w:p w14:paraId="72960F71"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21.</w:t>
      </w:r>
      <w:r>
        <w:rPr>
          <w:rFonts w:eastAsiaTheme="minorEastAsia" w:cstheme="minorBidi"/>
          <w:b w:val="0"/>
          <w:caps w:val="0"/>
          <w:noProof/>
          <w:sz w:val="22"/>
          <w:lang w:val="de-CH" w:eastAsia="de-CH"/>
        </w:rPr>
        <w:tab/>
      </w:r>
      <w:r w:rsidRPr="00DE4D8B">
        <w:rPr>
          <w:noProof/>
          <w:lang w:val="de-CH"/>
        </w:rPr>
        <w:t>Source-Code von selber beschriebenem Code</w:t>
      </w:r>
      <w:r>
        <w:rPr>
          <w:noProof/>
        </w:rPr>
        <w:tab/>
      </w:r>
      <w:r>
        <w:rPr>
          <w:noProof/>
        </w:rPr>
        <w:fldChar w:fldCharType="begin"/>
      </w:r>
      <w:r>
        <w:rPr>
          <w:noProof/>
        </w:rPr>
        <w:instrText xml:space="preserve"> PAGEREF _Toc418769998 \h </w:instrText>
      </w:r>
      <w:r>
        <w:rPr>
          <w:noProof/>
        </w:rPr>
      </w:r>
      <w:r>
        <w:rPr>
          <w:noProof/>
        </w:rPr>
        <w:fldChar w:fldCharType="separate"/>
      </w:r>
      <w:r>
        <w:rPr>
          <w:noProof/>
        </w:rPr>
        <w:t>54</w:t>
      </w:r>
      <w:r>
        <w:rPr>
          <w:noProof/>
        </w:rPr>
        <w:fldChar w:fldCharType="end"/>
      </w:r>
    </w:p>
    <w:p w14:paraId="01DB51A0"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22.</w:t>
      </w:r>
      <w:r>
        <w:rPr>
          <w:rFonts w:eastAsiaTheme="minorEastAsia" w:cstheme="minorBidi"/>
          <w:b w:val="0"/>
          <w:caps w:val="0"/>
          <w:noProof/>
          <w:sz w:val="22"/>
          <w:lang w:val="de-CH" w:eastAsia="de-CH"/>
        </w:rPr>
        <w:tab/>
      </w:r>
      <w:r w:rsidRPr="00DE4D8B">
        <w:rPr>
          <w:noProof/>
          <w:lang w:val="de-CH"/>
        </w:rPr>
        <w:t>Weitere Dokumentationen</w:t>
      </w:r>
      <w:r>
        <w:rPr>
          <w:noProof/>
        </w:rPr>
        <w:tab/>
      </w:r>
      <w:r>
        <w:rPr>
          <w:noProof/>
        </w:rPr>
        <w:fldChar w:fldCharType="begin"/>
      </w:r>
      <w:r>
        <w:rPr>
          <w:noProof/>
        </w:rPr>
        <w:instrText xml:space="preserve"> PAGEREF _Toc418769999 \h </w:instrText>
      </w:r>
      <w:r>
        <w:rPr>
          <w:noProof/>
        </w:rPr>
      </w:r>
      <w:r>
        <w:rPr>
          <w:noProof/>
        </w:rPr>
        <w:fldChar w:fldCharType="separate"/>
      </w:r>
      <w:r>
        <w:rPr>
          <w:noProof/>
        </w:rPr>
        <w:t>54</w:t>
      </w:r>
      <w:r>
        <w:rPr>
          <w:noProof/>
        </w:rPr>
        <w:fldChar w:fldCharType="end"/>
      </w:r>
    </w:p>
    <w:p w14:paraId="03DAF65F" w14:textId="4922897F" w:rsidR="00286C99" w:rsidRPr="00D62916" w:rsidRDefault="00BF38D2" w:rsidP="00BF38D2">
      <w:r>
        <w:rPr>
          <w:b/>
          <w:sz w:val="28"/>
        </w:rPr>
        <w:fldChar w:fldCharType="end"/>
      </w:r>
      <w:bookmarkEnd w:id="7"/>
      <w:bookmarkEnd w:id="8"/>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berschrift1"/>
      </w:pPr>
      <w:bookmarkStart w:id="9" w:name="_Toc161293423"/>
      <w:bookmarkStart w:id="10" w:name="_Toc418769919"/>
      <w:r w:rsidRPr="00D62916">
        <w:t>Einführung und Ziele</w:t>
      </w:r>
      <w:bookmarkEnd w:id="0"/>
      <w:bookmarkEnd w:id="9"/>
      <w:bookmarkEnd w:id="10"/>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berschrift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berschrift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berschrift2"/>
      </w:pPr>
      <w:bookmarkStart w:id="11" w:name="_Toc22396692"/>
      <w:bookmarkStart w:id="12" w:name="_Toc161293424"/>
      <w:bookmarkStart w:id="13" w:name="_Toc418769920"/>
      <w:r w:rsidRPr="00D62916">
        <w:t>Aufgabenstellung</w:t>
      </w:r>
      <w:bookmarkEnd w:id="11"/>
      <w:bookmarkEnd w:id="12"/>
      <w:bookmarkEnd w:id="13"/>
    </w:p>
    <w:p w14:paraId="0EF03505" w14:textId="43851F1D" w:rsidR="00302CC2" w:rsidRDefault="005C06B3" w:rsidP="005C06B3">
      <w:bookmarkStart w:id="14" w:name="OLE_LINK42"/>
      <w:bookmarkStart w:id="15"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enabsatz"/>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enabsatz"/>
      </w:pPr>
    </w:p>
    <w:p w14:paraId="1A3A8E40" w14:textId="3CF700D7" w:rsidR="005C06B3" w:rsidRDefault="005C06B3" w:rsidP="00E52AD8">
      <w:pPr>
        <w:pStyle w:val="Listenabsatz"/>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enabsatz"/>
      </w:pPr>
    </w:p>
    <w:p w14:paraId="536FF568" w14:textId="1F873B98" w:rsidR="005C06B3" w:rsidRDefault="005C06B3" w:rsidP="00E52AD8">
      <w:pPr>
        <w:pStyle w:val="Listenabsatz"/>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enabsatz"/>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enabsatz"/>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enabsatz"/>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enabsatz"/>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enabsatz"/>
        <w:numPr>
          <w:ilvl w:val="0"/>
          <w:numId w:val="35"/>
        </w:numPr>
        <w:ind w:left="1276" w:hanging="502"/>
      </w:pPr>
      <w:r>
        <w:t xml:space="preserve">wer der Bauherr ist, </w:t>
      </w:r>
    </w:p>
    <w:p w14:paraId="6358450A" w14:textId="5A4B5DA1" w:rsidR="005C06B3" w:rsidRDefault="005C06B3" w:rsidP="00E52AD8">
      <w:pPr>
        <w:pStyle w:val="Listenabsatz"/>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enabsatz"/>
        <w:numPr>
          <w:ilvl w:val="0"/>
          <w:numId w:val="35"/>
        </w:numPr>
        <w:ind w:left="1276" w:hanging="502"/>
      </w:pPr>
      <w:r>
        <w:t xml:space="preserve">welche Subunternehmen in dem Projekt involviert sind und </w:t>
      </w:r>
    </w:p>
    <w:p w14:paraId="1FA3F2B6" w14:textId="7B7ADD8D" w:rsidR="005C06B3" w:rsidRDefault="005C06B3" w:rsidP="005C06B3">
      <w:pPr>
        <w:pStyle w:val="Listenabsatz"/>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berschrift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berschrift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enabsatz"/>
        <w:numPr>
          <w:ilvl w:val="0"/>
          <w:numId w:val="39"/>
        </w:numPr>
      </w:pPr>
      <w:r>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enabsatz"/>
      </w:pPr>
    </w:p>
    <w:p w14:paraId="6167EC96" w14:textId="1FFFC1FD" w:rsidR="005C06B3" w:rsidRDefault="005C06B3" w:rsidP="00EC4E85">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berschrift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berschrift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stimmt werden. Je nach Grösse des Subunternehmens und Umfang der auszuführenden Arbeiten kann eine Ansprechperson für alle Projekte oder auch unterschi</w:t>
      </w:r>
      <w:r w:rsidR="00E52AD8">
        <w:t>edliche Ansprechpersonen für un</w:t>
      </w:r>
      <w:r>
        <w:t xml:space="preserve">terschiedliche Projekte bestimmt werden. </w:t>
      </w:r>
    </w:p>
    <w:p w14:paraId="7134D82D" w14:textId="77777777" w:rsidR="00EC4E85" w:rsidRDefault="00EC4E85" w:rsidP="00EC4E85">
      <w:pPr>
        <w:pStyle w:val="Listenabsatz"/>
        <w:ind w:left="0"/>
      </w:pPr>
    </w:p>
    <w:p w14:paraId="43FF9647" w14:textId="4671A7AA" w:rsidR="005C06B3" w:rsidRDefault="005C06B3" w:rsidP="00EC4E85">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enabsatz"/>
        <w:ind w:left="0"/>
      </w:pPr>
    </w:p>
    <w:p w14:paraId="3F3508BF" w14:textId="1139F0E3" w:rsidR="005C06B3" w:rsidRDefault="005C06B3" w:rsidP="00EC4E85">
      <w:pPr>
        <w:pStyle w:val="Listenabsatz"/>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enabsatz"/>
        <w:ind w:left="0"/>
      </w:pPr>
    </w:p>
    <w:p w14:paraId="1C38E431" w14:textId="72856BD1" w:rsidR="00286C99" w:rsidRPr="00EC4E85" w:rsidRDefault="005C06B3" w:rsidP="00EC4E85">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berschrift2"/>
      </w:pPr>
      <w:bookmarkStart w:id="16" w:name="_Toc22396691"/>
      <w:bookmarkStart w:id="17" w:name="_Toc161293425"/>
      <w:bookmarkStart w:id="18" w:name="_Toc418769921"/>
      <w:bookmarkStart w:id="19" w:name="_Toc22396694"/>
      <w:bookmarkEnd w:id="14"/>
      <w:bookmarkEnd w:id="15"/>
      <w:r>
        <w:t>Qualitäts</w:t>
      </w:r>
      <w:r w:rsidR="00286C99" w:rsidRPr="00D62916">
        <w:t>ziele</w:t>
      </w:r>
      <w:bookmarkEnd w:id="16"/>
      <w:bookmarkEnd w:id="17"/>
      <w:bookmarkEnd w:id="18"/>
    </w:p>
    <w:p w14:paraId="3049C07D" w14:textId="6D0D3251" w:rsidR="6D0D3251" w:rsidRDefault="6D0D3251"/>
    <w:tbl>
      <w:tblPr>
        <w:tblStyle w:val="Gitternetztabelle4Akzent2"/>
        <w:tblW w:w="0" w:type="auto"/>
        <w:tblLook w:val="04A0" w:firstRow="1" w:lastRow="0" w:firstColumn="1" w:lastColumn="0" w:noHBand="0" w:noVBand="1"/>
      </w:tblPr>
      <w:tblGrid>
        <w:gridCol w:w="2405"/>
        <w:gridCol w:w="6651"/>
      </w:tblGrid>
      <w:tr w:rsidR="6D0D3251" w:rsidRPr="00711690" w14:paraId="32793521"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8EB0ED" w14:textId="530F32BD" w:rsidR="6D0D3251" w:rsidRPr="00711690" w:rsidRDefault="6D0D3251" w:rsidP="6D0D3251">
            <w:pPr>
              <w:rPr>
                <w:sz w:val="20"/>
              </w:rPr>
            </w:pPr>
            <w:r w:rsidRPr="00711690">
              <w:rPr>
                <w:sz w:val="20"/>
              </w:rPr>
              <w:t>Qualitätsmerkmal</w:t>
            </w:r>
          </w:p>
        </w:tc>
        <w:tc>
          <w:tcPr>
            <w:tcW w:w="6651" w:type="dxa"/>
          </w:tcPr>
          <w:p w14:paraId="6EC54A26" w14:textId="015372D8" w:rsidR="6D0D3251" w:rsidRPr="00711690" w:rsidRDefault="6D0D3251" w:rsidP="6D0D3251">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Ziel</w:t>
            </w:r>
          </w:p>
        </w:tc>
      </w:tr>
      <w:tr w:rsidR="6D0D3251" w:rsidRPr="00711690" w14:paraId="5DACACB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82FF0C" w14:textId="4543F60B" w:rsidR="6D0D3251" w:rsidRPr="00711690" w:rsidRDefault="6D0D3251" w:rsidP="00375E8D">
            <w:pPr>
              <w:rPr>
                <w:sz w:val="20"/>
              </w:rPr>
            </w:pPr>
            <w:r w:rsidRPr="00711690">
              <w:rPr>
                <w:sz w:val="20"/>
              </w:rPr>
              <w:t>Änderbarkeit</w:t>
            </w:r>
          </w:p>
        </w:tc>
        <w:tc>
          <w:tcPr>
            <w:tcW w:w="6651" w:type="dxa"/>
          </w:tcPr>
          <w:p w14:paraId="56D11647" w14:textId="303192F7"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Es muss sichergestellt werden, dass der verwendete DBMS</w:t>
            </w:r>
            <w:r w:rsidR="002C4164" w:rsidRPr="00711690">
              <w:rPr>
                <w:sz w:val="20"/>
              </w:rPr>
              <w:t xml:space="preserve"> (Datenbankmanagementsystem)</w:t>
            </w:r>
            <w:r w:rsidRPr="00711690">
              <w:rPr>
                <w:sz w:val="20"/>
              </w:rPr>
              <w:t xml:space="preserve"> problemlos und ohne zusätzliche Aufwände ausgetauscht werden kann.</w:t>
            </w:r>
          </w:p>
        </w:tc>
      </w:tr>
      <w:tr w:rsidR="6D0D3251" w:rsidRPr="00711690" w14:paraId="7901C435"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01F9A2FE" w14:textId="0868847A" w:rsidR="6D0D3251" w:rsidRPr="00711690" w:rsidRDefault="6D0D3251" w:rsidP="00375E8D">
            <w:pPr>
              <w:rPr>
                <w:sz w:val="20"/>
              </w:rPr>
            </w:pPr>
            <w:r w:rsidRPr="00711690">
              <w:rPr>
                <w:sz w:val="20"/>
              </w:rPr>
              <w:t>Benutzbarkeit</w:t>
            </w:r>
          </w:p>
        </w:tc>
        <w:tc>
          <w:tcPr>
            <w:tcW w:w="6651" w:type="dxa"/>
          </w:tcPr>
          <w:p w14:paraId="2A17C6C0" w14:textId="07D0CA99"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Es ist einfach gestaltet und einfach zu bedienen.</w:t>
            </w:r>
          </w:p>
        </w:tc>
      </w:tr>
      <w:tr w:rsidR="6D0D3251" w:rsidRPr="00711690" w14:paraId="016A62F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A45049" w14:textId="275BB0EA" w:rsidR="6D0D3251" w:rsidRPr="00711690" w:rsidRDefault="6D0D3251" w:rsidP="00375E8D">
            <w:pPr>
              <w:rPr>
                <w:sz w:val="20"/>
              </w:rPr>
            </w:pPr>
            <w:r w:rsidRPr="00711690">
              <w:rPr>
                <w:sz w:val="20"/>
              </w:rPr>
              <w:t>Effizienz</w:t>
            </w:r>
          </w:p>
        </w:tc>
        <w:tc>
          <w:tcPr>
            <w:tcW w:w="6651" w:type="dxa"/>
          </w:tcPr>
          <w:p w14:paraId="740CDDA5" w14:textId="4A415ABA"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Das Programm soll zu jeder Zeit, ungeachtet des Projektumfangs, schnell laufen.</w:t>
            </w:r>
          </w:p>
        </w:tc>
      </w:tr>
      <w:tr w:rsidR="6D0D3251" w:rsidRPr="00711690" w14:paraId="38D68CF7"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495F65F6" w14:textId="5A576AB0" w:rsidR="6D0D3251" w:rsidRPr="00711690" w:rsidRDefault="6D0D3251" w:rsidP="00375E8D">
            <w:pPr>
              <w:rPr>
                <w:sz w:val="20"/>
              </w:rPr>
            </w:pPr>
            <w:r w:rsidRPr="00711690">
              <w:rPr>
                <w:sz w:val="20"/>
              </w:rPr>
              <w:t>Sicherheit</w:t>
            </w:r>
          </w:p>
        </w:tc>
        <w:tc>
          <w:tcPr>
            <w:tcW w:w="6651" w:type="dxa"/>
          </w:tcPr>
          <w:p w14:paraId="20BF2EEE" w14:textId="734C6AC6"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Die Projektdaten sollen abgeschirmt auf einem Server gespeichert sein, welcher gut geschützt ist.</w:t>
            </w:r>
          </w:p>
        </w:tc>
      </w:tr>
      <w:tr w:rsidR="6D0D3251" w:rsidRPr="00711690" w14:paraId="27C18914"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91B664" w14:textId="56AAC43F" w:rsidR="6D0D3251" w:rsidRPr="00711690" w:rsidRDefault="6D0D3251" w:rsidP="00375E8D">
            <w:pPr>
              <w:rPr>
                <w:sz w:val="20"/>
              </w:rPr>
            </w:pPr>
            <w:r w:rsidRPr="00711690">
              <w:rPr>
                <w:sz w:val="20"/>
              </w:rPr>
              <w:t>Zuverlässigkeit</w:t>
            </w:r>
          </w:p>
        </w:tc>
        <w:tc>
          <w:tcPr>
            <w:tcW w:w="6651" w:type="dxa"/>
          </w:tcPr>
          <w:p w14:paraId="1FBB48D5" w14:textId="039C4C13"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muss auf jede mögliche Fehlerquelle korrekt reagieren.</w:t>
            </w:r>
          </w:p>
        </w:tc>
      </w:tr>
      <w:tr w:rsidR="6D0D3251" w:rsidRPr="00711690" w14:paraId="4EBF25D8"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2A7886C8" w14:textId="3325DDBE" w:rsidR="6D0D3251" w:rsidRPr="00711690" w:rsidRDefault="6D0D3251" w:rsidP="00375E8D">
            <w:pPr>
              <w:rPr>
                <w:sz w:val="20"/>
              </w:rPr>
            </w:pPr>
            <w:r w:rsidRPr="00711690">
              <w:rPr>
                <w:sz w:val="20"/>
              </w:rPr>
              <w:t>Betreibbarkeit</w:t>
            </w:r>
          </w:p>
        </w:tc>
        <w:tc>
          <w:tcPr>
            <w:tcW w:w="6651" w:type="dxa"/>
          </w:tcPr>
          <w:p w14:paraId="123D609C" w14:textId="7A8B535F"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soll kostengünstig und ohne viel Aufwand zu betreiben sein.</w:t>
            </w:r>
          </w:p>
        </w:tc>
      </w:tr>
    </w:tbl>
    <w:p w14:paraId="41D838CF" w14:textId="16881AD7" w:rsidR="6D0D3251" w:rsidRDefault="6D0D3251"/>
    <w:p w14:paraId="536732C6" w14:textId="77777777" w:rsidR="00517008" w:rsidRDefault="00517008"/>
    <w:p w14:paraId="55DD1F25" w14:textId="650CBCF4" w:rsidR="00F64E89" w:rsidRPr="00112EDC" w:rsidRDefault="00F64E89" w:rsidP="6D0D3251"/>
    <w:p w14:paraId="7685150A" w14:textId="77777777" w:rsidR="00286C99" w:rsidRPr="00D62916" w:rsidRDefault="00286C99" w:rsidP="00286C99">
      <w:pPr>
        <w:pStyle w:val="berschrift2"/>
      </w:pPr>
      <w:bookmarkStart w:id="20" w:name="_Toc22396693"/>
      <w:bookmarkStart w:id="21" w:name="_Toc161293426"/>
      <w:bookmarkStart w:id="22" w:name="_Toc418769922"/>
      <w:r w:rsidRPr="00D62916">
        <w:t>Stakeholder</w:t>
      </w:r>
      <w:bookmarkEnd w:id="20"/>
      <w:bookmarkEnd w:id="21"/>
      <w:bookmarkEnd w:id="22"/>
    </w:p>
    <w:p w14:paraId="1B056D1A" w14:textId="6E8C6FC5" w:rsidR="007E7731" w:rsidRDefault="007E7731" w:rsidP="6D0D3251">
      <w:pPr>
        <w:jc w:val="left"/>
      </w:pPr>
    </w:p>
    <w:p w14:paraId="67E39E16" w14:textId="04532207" w:rsidR="00375E8D" w:rsidRDefault="00375E8D" w:rsidP="6D0D3251">
      <w:pPr>
        <w:jc w:val="left"/>
      </w:pPr>
    </w:p>
    <w:p w14:paraId="655EE3B9" w14:textId="77777777" w:rsidR="00375E8D" w:rsidRPr="00D62916" w:rsidRDefault="00375E8D" w:rsidP="6D0D3251">
      <w:pPr>
        <w:jc w:val="left"/>
      </w:pPr>
    </w:p>
    <w:tbl>
      <w:tblPr>
        <w:tblStyle w:val="Gitternetztabelle4Akzent2"/>
        <w:tblW w:w="9280" w:type="dxa"/>
        <w:tblLook w:val="04A0" w:firstRow="1" w:lastRow="0" w:firstColumn="1" w:lastColumn="0" w:noHBand="0" w:noVBand="1"/>
      </w:tblPr>
      <w:tblGrid>
        <w:gridCol w:w="2451"/>
        <w:gridCol w:w="2021"/>
        <w:gridCol w:w="4808"/>
      </w:tblGrid>
      <w:tr w:rsidR="00912373" w:rsidRPr="00711690" w14:paraId="4EF65FF4"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3257E70" w14:textId="18BEA70F" w:rsidR="00FE2A3A" w:rsidRPr="00711690" w:rsidRDefault="00912373" w:rsidP="003D4092">
            <w:pPr>
              <w:rPr>
                <w:sz w:val="20"/>
              </w:rPr>
            </w:pPr>
            <w:r w:rsidRPr="00711690">
              <w:rPr>
                <w:sz w:val="20"/>
              </w:rPr>
              <w:t>Beteilligte</w:t>
            </w:r>
          </w:p>
        </w:tc>
        <w:tc>
          <w:tcPr>
            <w:tcW w:w="2021" w:type="dxa"/>
          </w:tcPr>
          <w:p w14:paraId="107070B2" w14:textId="23E4B616"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Rolle</w:t>
            </w:r>
          </w:p>
        </w:tc>
        <w:tc>
          <w:tcPr>
            <w:tcW w:w="4808" w:type="dxa"/>
          </w:tcPr>
          <w:p w14:paraId="44A0269E" w14:textId="35C04A2A"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912373" w:rsidRPr="00711690" w14:paraId="65B3BE43"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5CCBE456" w14:textId="2F757F00" w:rsidR="00912373" w:rsidRPr="00711690" w:rsidRDefault="6D0D3251" w:rsidP="003D4092">
            <w:pPr>
              <w:rPr>
                <w:sz w:val="20"/>
              </w:rPr>
            </w:pPr>
            <w:r w:rsidRPr="00711690">
              <w:rPr>
                <w:b w:val="0"/>
                <w:bCs w:val="0"/>
                <w:sz w:val="20"/>
              </w:rPr>
              <w:t>Generalunternehmen</w:t>
            </w:r>
          </w:p>
        </w:tc>
        <w:tc>
          <w:tcPr>
            <w:tcW w:w="2021" w:type="dxa"/>
          </w:tcPr>
          <w:p w14:paraId="1503A923" w14:textId="2DB7D09B"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487C5AC9" w14:textId="2CEDE98A" w:rsidR="00912373" w:rsidRPr="00711690" w:rsidRDefault="6D0D3251" w:rsidP="6D0D3251">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BackOffice des GU ist sozusagen die Zentralstelle wenn es um den Mängel-Manager geht dementsprechend verfügt Sie auch über alle Funktionalitäten des Mängel-Managers. Sie kann Stammdaten und Mangeldaten hinzufügen,  bearbeiten oder auch löschen.  Mit Stammdaten sind aktuelle Projekte, </w:t>
            </w:r>
            <w:r w:rsidR="00375E8D" w:rsidRPr="00711690">
              <w:rPr>
                <w:sz w:val="20"/>
              </w:rPr>
              <w:t>Login Daten</w:t>
            </w:r>
            <w:r w:rsidRPr="00711690">
              <w:rPr>
                <w:sz w:val="20"/>
              </w:rPr>
              <w:t xml:space="preserve"> (Generalunternehmen Bauleiter, Subunternehmen BackOffice) gemeint.</w:t>
            </w:r>
          </w:p>
        </w:tc>
      </w:tr>
      <w:tr w:rsidR="00912373" w:rsidRPr="00711690" w14:paraId="0FFB34E1"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3B970A19" w14:textId="69115E5D" w:rsidR="00912373" w:rsidRPr="00711690" w:rsidRDefault="00912373" w:rsidP="003D4092">
            <w:pPr>
              <w:rPr>
                <w:sz w:val="20"/>
              </w:rPr>
            </w:pPr>
          </w:p>
        </w:tc>
        <w:tc>
          <w:tcPr>
            <w:tcW w:w="2021" w:type="dxa"/>
          </w:tcPr>
          <w:p w14:paraId="2C6B414B" w14:textId="5DE069D3"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Bauleiter</w:t>
            </w:r>
          </w:p>
        </w:tc>
        <w:tc>
          <w:tcPr>
            <w:tcW w:w="4808" w:type="dxa"/>
          </w:tcPr>
          <w:p w14:paraId="29B4966A" w14:textId="422EBFC8"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Bauleiter ist für Projekte zuständig. Er führt  Kontrollen durch und erfasst allfällige Mängel mit einem Notebook oder Tablet. Die Bauleiter können </w:t>
            </w:r>
            <w:r w:rsidRPr="00711690">
              <w:rPr>
                <w:rFonts w:eastAsia="Calibri" w:cs="Calibri"/>
                <w:sz w:val="20"/>
              </w:rPr>
              <w:t>zu jeder Zeit und an jedem Ort die gefundenen Mängel per Mängel-Manager erfassen.</w:t>
            </w:r>
          </w:p>
        </w:tc>
      </w:tr>
      <w:tr w:rsidR="00912373" w:rsidRPr="00711690" w14:paraId="2CAB566C"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33286372" w14:textId="5CB1E4DA" w:rsidR="00912373" w:rsidRPr="00711690" w:rsidRDefault="6D0D3251" w:rsidP="003D4092">
            <w:pPr>
              <w:rPr>
                <w:sz w:val="20"/>
              </w:rPr>
            </w:pPr>
            <w:r w:rsidRPr="00711690">
              <w:rPr>
                <w:b w:val="0"/>
                <w:bCs w:val="0"/>
                <w:sz w:val="20"/>
              </w:rPr>
              <w:t>Subunternehmen</w:t>
            </w:r>
          </w:p>
        </w:tc>
        <w:tc>
          <w:tcPr>
            <w:tcW w:w="2021" w:type="dxa"/>
          </w:tcPr>
          <w:p w14:paraId="2F7BDFBC" w14:textId="25993529"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3E430889" w14:textId="180B43AE" w:rsidR="00912373" w:rsidRPr="00711690" w:rsidRDefault="6D0D3251"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w:t>
            </w:r>
            <w:r w:rsidR="00375E8D" w:rsidRPr="00711690">
              <w:rPr>
                <w:sz w:val="20"/>
              </w:rPr>
              <w:t>BackOffice</w:t>
            </w:r>
            <w:r w:rsidRPr="00711690">
              <w:rPr>
                <w:sz w:val="20"/>
              </w:rPr>
              <w:t xml:space="preserve"> des SU kann seine eigenen Stammdaten ändern und die Mängel die der betreffen SU zugewiesen sind einsehen und bearbeiten.</w:t>
            </w:r>
          </w:p>
        </w:tc>
      </w:tr>
      <w:tr w:rsidR="00912373" w:rsidRPr="00711690" w14:paraId="11B9073C"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441F413B" w14:textId="77777777" w:rsidR="00912373" w:rsidRPr="00711690" w:rsidRDefault="00912373" w:rsidP="003D4092">
            <w:pPr>
              <w:rPr>
                <w:sz w:val="20"/>
              </w:rPr>
            </w:pPr>
          </w:p>
        </w:tc>
        <w:tc>
          <w:tcPr>
            <w:tcW w:w="2021" w:type="dxa"/>
          </w:tcPr>
          <w:p w14:paraId="7E163FA8" w14:textId="146DA7A5" w:rsidR="00912373" w:rsidRPr="00711690" w:rsidRDefault="00711690"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Ansprechperson</w:t>
            </w:r>
          </w:p>
        </w:tc>
        <w:tc>
          <w:tcPr>
            <w:tcW w:w="4808" w:type="dxa"/>
          </w:tcPr>
          <w:p w14:paraId="36951E52" w14:textId="03399511" w:rsidR="00912373" w:rsidRPr="00711690" w:rsidRDefault="6D0D3251"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Wenn bei einer Kontrolle ein Mangel von einem Bauleiter erfasst wird, wird es dem betreffendem SU zugeteilt. Das SU bestimmt eine </w:t>
            </w:r>
            <w:r w:rsidR="00711690" w:rsidRPr="00711690">
              <w:rPr>
                <w:sz w:val="20"/>
              </w:rPr>
              <w:t>Ansprechperson</w:t>
            </w:r>
            <w:r w:rsidRPr="00711690">
              <w:rPr>
                <w:sz w:val="20"/>
              </w:rPr>
              <w:t xml:space="preserve"> welche für diesen Mangel zuständig ist. Die </w:t>
            </w:r>
            <w:r w:rsidR="00711690" w:rsidRPr="00711690">
              <w:rPr>
                <w:sz w:val="20"/>
              </w:rPr>
              <w:t>Ansprechperson</w:t>
            </w:r>
            <w:r w:rsidRPr="00711690">
              <w:rPr>
                <w:sz w:val="20"/>
              </w:rPr>
              <w:t xml:space="preserve"> kann also demnach nur diejenigen Mängel sehen und bearbeiten die ihm </w:t>
            </w:r>
            <w:r w:rsidR="00375E8D" w:rsidRPr="00711690">
              <w:rPr>
                <w:sz w:val="20"/>
              </w:rPr>
              <w:t>zugeteilt</w:t>
            </w:r>
            <w:r w:rsidRPr="00711690">
              <w:rPr>
                <w:sz w:val="20"/>
              </w:rPr>
              <w:t xml:space="preserve"> worden sind.</w:t>
            </w:r>
          </w:p>
        </w:tc>
      </w:tr>
    </w:tbl>
    <w:p w14:paraId="39DFB9E4" w14:textId="77777777" w:rsidR="00286C99" w:rsidRPr="00D62916" w:rsidRDefault="00286C99" w:rsidP="003D4092"/>
    <w:p w14:paraId="56EB3206" w14:textId="77777777" w:rsidR="00286C99" w:rsidRPr="00D62916" w:rsidRDefault="00286C99" w:rsidP="00286C99">
      <w:pPr>
        <w:pStyle w:val="berschrift1"/>
      </w:pPr>
      <w:bookmarkStart w:id="23" w:name="_Toc161293427"/>
      <w:bookmarkStart w:id="24" w:name="_Toc418769923"/>
      <w:r w:rsidRPr="00D62916">
        <w:t>Randbedingungen</w:t>
      </w:r>
      <w:bookmarkEnd w:id="19"/>
      <w:bookmarkEnd w:id="23"/>
      <w:bookmarkEnd w:id="24"/>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berschrift2"/>
      </w:pPr>
      <w:bookmarkStart w:id="25" w:name="_Toc22396695"/>
      <w:bookmarkStart w:id="26" w:name="_Toc161293428"/>
      <w:bookmarkStart w:id="27" w:name="_Toc418769924"/>
      <w:r w:rsidRPr="00D62916">
        <w:t>Technische Randbedingungen</w:t>
      </w:r>
      <w:bookmarkEnd w:id="25"/>
      <w:bookmarkEnd w:id="26"/>
      <w:bookmarkEnd w:id="27"/>
    </w:p>
    <w:p w14:paraId="021C75B9" w14:textId="77777777" w:rsidR="00286C99" w:rsidRPr="00D62916" w:rsidRDefault="00286C99" w:rsidP="00286C99">
      <w:pPr>
        <w:spacing w:before="56" w:after="113"/>
        <w:rPr>
          <w:rFonts w:cs="Arial"/>
          <w:sz w:val="20"/>
        </w:rPr>
      </w:pPr>
    </w:p>
    <w:tbl>
      <w:tblPr>
        <w:tblStyle w:val="Gitternetztabelle3Akzent2"/>
        <w:tblW w:w="9061" w:type="dxa"/>
        <w:tblLayout w:type="fixed"/>
        <w:tblLook w:val="0000" w:firstRow="0" w:lastRow="0" w:firstColumn="0" w:lastColumn="0" w:noHBand="0" w:noVBand="0"/>
      </w:tblPr>
      <w:tblGrid>
        <w:gridCol w:w="3313"/>
        <w:gridCol w:w="5748"/>
      </w:tblGrid>
      <w:tr w:rsidR="00286C99" w:rsidRPr="00711690" w14:paraId="701E12A8"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18DCF7E0" w14:textId="77777777" w:rsidR="00286C99" w:rsidRPr="00711690" w:rsidRDefault="00286C99" w:rsidP="00FA68FE">
            <w:pPr>
              <w:jc w:val="left"/>
              <w:rPr>
                <w:rFonts w:cs="Arial"/>
                <w:b/>
                <w:sz w:val="20"/>
                <w:szCs w:val="20"/>
              </w:rPr>
            </w:pPr>
            <w:bookmarkStart w:id="28" w:name="OLE_LINK58"/>
            <w:bookmarkStart w:id="29" w:name="OLE_LINK59"/>
            <w:r w:rsidRPr="00711690">
              <w:rPr>
                <w:rFonts w:cs="Arial"/>
                <w:b/>
                <w:sz w:val="20"/>
                <w:szCs w:val="20"/>
              </w:rPr>
              <w:t>Hardware-Vorgaben</w:t>
            </w:r>
          </w:p>
        </w:tc>
      </w:tr>
      <w:tr w:rsidR="00286C99" w:rsidRPr="00711690" w14:paraId="09972A31"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4CBEB669" w14:textId="31A36895" w:rsidR="00286C99" w:rsidRPr="00711690" w:rsidRDefault="31A36895" w:rsidP="00FA68FE">
            <w:pPr>
              <w:spacing w:before="56" w:after="113"/>
              <w:jc w:val="left"/>
              <w:rPr>
                <w:rFonts w:cs="Arial"/>
                <w:sz w:val="20"/>
                <w:szCs w:val="20"/>
              </w:rPr>
            </w:pPr>
            <w:r w:rsidRPr="00711690">
              <w:rPr>
                <w:sz w:val="20"/>
                <w:szCs w:val="20"/>
              </w:rPr>
              <w:t>Angemessene Hardwareausstattung</w:t>
            </w:r>
          </w:p>
        </w:tc>
        <w:tc>
          <w:tcPr>
            <w:tcW w:w="5748" w:type="dxa"/>
          </w:tcPr>
          <w:p w14:paraId="4B68ABE4" w14:textId="225E7D54" w:rsidR="00286C99" w:rsidRPr="00711690" w:rsidRDefault="31A36895" w:rsidP="000970B6">
            <w:pPr>
              <w:cnfStyle w:val="000000000000" w:firstRow="0" w:lastRow="0" w:firstColumn="0" w:lastColumn="0" w:oddVBand="0" w:evenVBand="0" w:oddHBand="0" w:evenHBand="0" w:firstRowFirstColumn="0" w:firstRowLastColumn="0" w:lastRowFirstColumn="0" w:lastRowLastColumn="0"/>
              <w:rPr>
                <w:sz w:val="20"/>
                <w:szCs w:val="20"/>
              </w:rPr>
            </w:pPr>
            <w:r w:rsidRPr="00711690">
              <w:rPr>
                <w:rFonts w:eastAsia="Arial"/>
                <w:sz w:val="20"/>
                <w:szCs w:val="20"/>
              </w:rPr>
              <w:t xml:space="preserve">Der Mängel-Manager muss auf einem, zum </w:t>
            </w:r>
            <w:r w:rsidR="00375E8D" w:rsidRPr="00711690">
              <w:rPr>
                <w:rFonts w:eastAsia="Arial"/>
                <w:sz w:val="20"/>
                <w:szCs w:val="20"/>
              </w:rPr>
              <w:t>Release Zeitpunkt</w:t>
            </w:r>
            <w:r w:rsidRPr="00711690">
              <w:rPr>
                <w:rFonts w:eastAsia="Arial"/>
                <w:sz w:val="20"/>
                <w:szCs w:val="20"/>
              </w:rPr>
              <w:t>, marktüblichen Notebook und Desktop-PC betrieben werden können.</w:t>
            </w:r>
          </w:p>
        </w:tc>
      </w:tr>
      <w:tr w:rsidR="00286C99" w:rsidRPr="00711690" w14:paraId="22DEC795"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073A3D8C" w14:textId="6998D88F" w:rsidR="00286C99" w:rsidRPr="00711690" w:rsidRDefault="004E7C5F" w:rsidP="00FA68FE">
            <w:pPr>
              <w:spacing w:before="56" w:after="113"/>
              <w:jc w:val="left"/>
              <w:rPr>
                <w:rFonts w:cs="Arial"/>
                <w:sz w:val="20"/>
                <w:szCs w:val="20"/>
                <w:highlight w:val="yellow"/>
              </w:rPr>
            </w:pPr>
            <w:r w:rsidRPr="00711690">
              <w:rPr>
                <w:rFonts w:cs="Arial"/>
                <w:sz w:val="20"/>
                <w:szCs w:val="20"/>
                <w:highlight w:val="yellow"/>
              </w:rPr>
              <w:t>Speicher</w:t>
            </w:r>
          </w:p>
        </w:tc>
        <w:tc>
          <w:tcPr>
            <w:tcW w:w="5748" w:type="dxa"/>
          </w:tcPr>
          <w:p w14:paraId="6057C99F" w14:textId="29497594" w:rsidR="00286C99" w:rsidRPr="00711690" w:rsidRDefault="00D70F32" w:rsidP="00FA68FE">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4E7C5F" w:rsidRPr="00711690" w14:paraId="1EB05D7B"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5E469A2" w14:textId="1CE6DB8B" w:rsidR="004E7C5F" w:rsidRPr="00711690" w:rsidRDefault="004E7C5F" w:rsidP="00FA68FE">
            <w:pPr>
              <w:spacing w:before="56" w:after="113"/>
              <w:jc w:val="left"/>
              <w:rPr>
                <w:rFonts w:cs="Arial"/>
                <w:sz w:val="20"/>
                <w:szCs w:val="20"/>
                <w:highlight w:val="yellow"/>
              </w:rPr>
            </w:pPr>
            <w:r w:rsidRPr="00711690">
              <w:rPr>
                <w:rFonts w:cs="Arial"/>
                <w:sz w:val="20"/>
                <w:szCs w:val="20"/>
                <w:highlight w:val="yellow"/>
              </w:rPr>
              <w:t>Netzwerk</w:t>
            </w:r>
          </w:p>
        </w:tc>
        <w:tc>
          <w:tcPr>
            <w:tcW w:w="5748" w:type="dxa"/>
          </w:tcPr>
          <w:p w14:paraId="76B52744" w14:textId="18EA4B85" w:rsidR="004E7C5F"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4E7C5F" w:rsidRPr="00711690" w14:paraId="629DD09B"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0D61BA9" w14:textId="75040AAD" w:rsidR="004E7C5F" w:rsidRPr="00711690" w:rsidRDefault="004E7C5F" w:rsidP="00FA68FE">
            <w:pPr>
              <w:spacing w:before="56" w:after="113"/>
              <w:jc w:val="left"/>
              <w:rPr>
                <w:rFonts w:cs="Arial"/>
                <w:sz w:val="20"/>
                <w:szCs w:val="20"/>
                <w:highlight w:val="yellow"/>
              </w:rPr>
            </w:pPr>
            <w:r w:rsidRPr="00711690">
              <w:rPr>
                <w:rFonts w:cs="Arial"/>
                <w:sz w:val="20"/>
                <w:szCs w:val="20"/>
                <w:highlight w:val="yellow"/>
              </w:rPr>
              <w:t>Firewall</w:t>
            </w:r>
          </w:p>
        </w:tc>
        <w:tc>
          <w:tcPr>
            <w:tcW w:w="5748" w:type="dxa"/>
          </w:tcPr>
          <w:p w14:paraId="10F00288" w14:textId="26E38D75" w:rsidR="004E7C5F" w:rsidRPr="00711690" w:rsidRDefault="00D70F32" w:rsidP="00FA68FE">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286C99" w:rsidRPr="00711690" w14:paraId="00744B2E"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579B6B68" w14:textId="77777777" w:rsidR="00286C99" w:rsidRPr="00711690" w:rsidRDefault="00286C99" w:rsidP="00FA68FE">
            <w:pPr>
              <w:jc w:val="left"/>
              <w:rPr>
                <w:rFonts w:cs="Arial"/>
                <w:sz w:val="20"/>
                <w:szCs w:val="20"/>
              </w:rPr>
            </w:pPr>
            <w:r w:rsidRPr="00711690">
              <w:rPr>
                <w:rFonts w:cs="Arial"/>
                <w:sz w:val="20"/>
                <w:szCs w:val="20"/>
              </w:rPr>
              <w:t>Software-Vorgaben</w:t>
            </w:r>
          </w:p>
        </w:tc>
      </w:tr>
      <w:tr w:rsidR="000970B6" w:rsidRPr="00711690" w14:paraId="5F359EE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022BA3C0" w14:textId="44CF399E" w:rsidR="000970B6" w:rsidRPr="00711690" w:rsidRDefault="000970B6" w:rsidP="00FA68FE">
            <w:pPr>
              <w:jc w:val="left"/>
              <w:rPr>
                <w:rFonts w:cs="Arial"/>
                <w:i/>
                <w:sz w:val="20"/>
                <w:szCs w:val="20"/>
              </w:rPr>
            </w:pPr>
            <w:r w:rsidRPr="00711690">
              <w:rPr>
                <w:rFonts w:cs="Arial"/>
                <w:i/>
                <w:sz w:val="20"/>
                <w:szCs w:val="20"/>
              </w:rPr>
              <w:t xml:space="preserve">Siehe Punkt 1.1 „Aufgabenstellung“ für Software-Vorgaben  </w:t>
            </w:r>
          </w:p>
        </w:tc>
      </w:tr>
      <w:tr w:rsidR="00286C99" w:rsidRPr="00711690" w14:paraId="1EB011B1"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271D00AF" w14:textId="77777777" w:rsidR="00286C99" w:rsidRPr="00711690" w:rsidRDefault="00286C99" w:rsidP="00FA68FE">
            <w:pPr>
              <w:jc w:val="left"/>
              <w:rPr>
                <w:rFonts w:cs="Arial"/>
                <w:b/>
                <w:sz w:val="20"/>
                <w:szCs w:val="20"/>
              </w:rPr>
            </w:pPr>
            <w:r w:rsidRPr="00711690">
              <w:rPr>
                <w:rFonts w:cs="Arial"/>
                <w:b/>
                <w:sz w:val="20"/>
                <w:szCs w:val="20"/>
              </w:rPr>
              <w:t>Vorgaben des Systembetriebs</w:t>
            </w:r>
          </w:p>
        </w:tc>
      </w:tr>
      <w:tr w:rsidR="00286C99" w:rsidRPr="00711690" w14:paraId="2B4B3802"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3A37E27" w14:textId="52F385CE" w:rsidR="00286C99" w:rsidRPr="00711690" w:rsidRDefault="31A36895" w:rsidP="00FA68FE">
            <w:pPr>
              <w:spacing w:before="56" w:after="113"/>
              <w:jc w:val="left"/>
              <w:rPr>
                <w:rFonts w:cs="Arial"/>
                <w:sz w:val="20"/>
                <w:szCs w:val="20"/>
              </w:rPr>
            </w:pPr>
            <w:r w:rsidRPr="00711690">
              <w:rPr>
                <w:sz w:val="20"/>
                <w:szCs w:val="20"/>
              </w:rPr>
              <w:t>Kompatibel mit Windows</w:t>
            </w:r>
            <w:r w:rsidR="000970B6" w:rsidRPr="00711690">
              <w:rPr>
                <w:sz w:val="20"/>
                <w:szCs w:val="20"/>
              </w:rPr>
              <w:t xml:space="preserve"> </w:t>
            </w:r>
            <w:r w:rsidRPr="00711690">
              <w:rPr>
                <w:sz w:val="20"/>
                <w:szCs w:val="20"/>
              </w:rPr>
              <w:t>8 &amp; 8.1</w:t>
            </w:r>
          </w:p>
        </w:tc>
        <w:tc>
          <w:tcPr>
            <w:tcW w:w="5748" w:type="dxa"/>
          </w:tcPr>
          <w:p w14:paraId="122B899E" w14:textId="0A1F1D19" w:rsidR="00286C99" w:rsidRPr="00711690" w:rsidRDefault="31A36895" w:rsidP="000970B6">
            <w:pPr>
              <w:cnfStyle w:val="000000100000" w:firstRow="0" w:lastRow="0" w:firstColumn="0" w:lastColumn="0" w:oddVBand="0" w:evenVBand="0" w:oddHBand="1" w:evenHBand="0" w:firstRowFirstColumn="0" w:firstRowLastColumn="0" w:lastRowFirstColumn="0" w:lastRowLastColumn="0"/>
              <w:rPr>
                <w:sz w:val="20"/>
                <w:szCs w:val="20"/>
              </w:rPr>
            </w:pPr>
            <w:r w:rsidRPr="00711690">
              <w:rPr>
                <w:rFonts w:eastAsia="Arial"/>
                <w:sz w:val="20"/>
                <w:szCs w:val="20"/>
              </w:rPr>
              <w:t xml:space="preserve">Die Software muss voll funktionsfähig mit Windows 8 und 8.1 sein. </w:t>
            </w:r>
          </w:p>
        </w:tc>
      </w:tr>
      <w:tr w:rsidR="004E7C5F" w:rsidRPr="00711690" w14:paraId="710C5E70"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F875E39" w14:textId="6ADDC310" w:rsidR="004E7C5F" w:rsidRPr="00711690" w:rsidRDefault="004E7C5F" w:rsidP="004E7C5F">
            <w:pPr>
              <w:spacing w:before="56" w:after="113"/>
              <w:jc w:val="left"/>
              <w:rPr>
                <w:sz w:val="20"/>
                <w:szCs w:val="20"/>
              </w:rPr>
            </w:pPr>
            <w:r w:rsidRPr="00711690">
              <w:rPr>
                <w:sz w:val="20"/>
                <w:szCs w:val="20"/>
              </w:rPr>
              <w:t>Datenbanksysteme</w:t>
            </w:r>
          </w:p>
        </w:tc>
        <w:tc>
          <w:tcPr>
            <w:tcW w:w="5748" w:type="dxa"/>
          </w:tcPr>
          <w:p w14:paraId="27368155" w14:textId="00E818CE" w:rsidR="004E7C5F" w:rsidRPr="00711690" w:rsidRDefault="004E7C5F" w:rsidP="000970B6">
            <w:pPr>
              <w:cnfStyle w:val="000000000000" w:firstRow="0" w:lastRow="0" w:firstColumn="0" w:lastColumn="0" w:oddVBand="0" w:evenVBand="0" w:oddHBand="0" w:evenHBand="0" w:firstRowFirstColumn="0" w:firstRowLastColumn="0" w:lastRowFirstColumn="0" w:lastRowLastColumn="0"/>
              <w:rPr>
                <w:rFonts w:eastAsia="Arial"/>
                <w:sz w:val="20"/>
                <w:szCs w:val="20"/>
                <w:lang w:val="de-CH"/>
              </w:rPr>
            </w:pPr>
            <w:r w:rsidRPr="00711690">
              <w:rPr>
                <w:rFonts w:eastAsia="Arial"/>
                <w:sz w:val="20"/>
                <w:szCs w:val="20"/>
                <w:lang w:val="de-CH"/>
              </w:rPr>
              <w:t>Der Mängel-Manager benutzt das Datenbankman</w:t>
            </w:r>
            <w:r w:rsidR="00375E8D" w:rsidRPr="00711690">
              <w:rPr>
                <w:rFonts w:eastAsia="Arial"/>
                <w:sz w:val="20"/>
                <w:szCs w:val="20"/>
                <w:lang w:val="de-CH"/>
              </w:rPr>
              <w:t>agementsystem (DBMS) Postgre</w:t>
            </w:r>
            <w:r w:rsidRPr="00711690">
              <w:rPr>
                <w:rFonts w:eastAsia="Arial"/>
                <w:sz w:val="20"/>
                <w:szCs w:val="20"/>
                <w:lang w:val="de-CH"/>
              </w:rPr>
              <w:t>SQL, sollte aber ohne grossen Aufwand auf andere DBMS konfiguriert werden.</w:t>
            </w:r>
          </w:p>
        </w:tc>
      </w:tr>
      <w:tr w:rsidR="004E7C5F" w:rsidRPr="00711690" w14:paraId="066B9CA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5C164A09" w14:textId="775C7250" w:rsidR="004E7C5F" w:rsidRPr="00711690" w:rsidRDefault="004E7C5F" w:rsidP="004E7C5F">
            <w:pPr>
              <w:spacing w:before="56" w:after="113"/>
              <w:jc w:val="left"/>
              <w:rPr>
                <w:sz w:val="20"/>
                <w:szCs w:val="20"/>
                <w:highlight w:val="yellow"/>
              </w:rPr>
            </w:pPr>
            <w:r w:rsidRPr="00711690">
              <w:rPr>
                <w:sz w:val="20"/>
                <w:szCs w:val="20"/>
                <w:highlight w:val="yellow"/>
              </w:rPr>
              <w:t>Systembetrieb</w:t>
            </w:r>
          </w:p>
        </w:tc>
        <w:tc>
          <w:tcPr>
            <w:tcW w:w="5748" w:type="dxa"/>
          </w:tcPr>
          <w:p w14:paraId="5E232C69" w14:textId="1FD838FC" w:rsidR="004E7C5F" w:rsidRPr="00711690" w:rsidRDefault="004E7C5F" w:rsidP="000970B6">
            <w:pPr>
              <w:cnfStyle w:val="000000100000" w:firstRow="0" w:lastRow="0" w:firstColumn="0" w:lastColumn="0" w:oddVBand="0" w:evenVBand="0" w:oddHBand="1" w:evenHBand="0" w:firstRowFirstColumn="0" w:firstRowLastColumn="0" w:lastRowFirstColumn="0" w:lastRowLastColumn="0"/>
              <w:rPr>
                <w:rFonts w:eastAsia="Arial"/>
                <w:sz w:val="20"/>
                <w:szCs w:val="20"/>
                <w:highlight w:val="yellow"/>
                <w:lang w:val="de-CH"/>
              </w:rPr>
            </w:pPr>
            <w:r w:rsidRPr="00711690">
              <w:rPr>
                <w:rFonts w:eastAsia="Arial"/>
                <w:sz w:val="20"/>
                <w:szCs w:val="20"/>
                <w:highlight w:val="yellow"/>
                <w:lang w:val="de-CH"/>
              </w:rPr>
              <w:t>Batch oder Onlinebetrieb?</w:t>
            </w:r>
          </w:p>
        </w:tc>
      </w:tr>
      <w:tr w:rsidR="000970B6" w:rsidRPr="00711690" w14:paraId="20711E33"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09766748" w14:textId="4593E2E8" w:rsidR="000970B6" w:rsidRPr="00711690" w:rsidRDefault="000970B6" w:rsidP="000970B6">
            <w:pPr>
              <w:spacing w:before="56" w:after="113"/>
              <w:jc w:val="left"/>
              <w:rPr>
                <w:sz w:val="20"/>
                <w:szCs w:val="20"/>
              </w:rPr>
            </w:pPr>
            <w:r w:rsidRPr="00711690">
              <w:rPr>
                <w:sz w:val="20"/>
                <w:szCs w:val="20"/>
              </w:rPr>
              <w:t>Verfügbarkeit der Server</w:t>
            </w:r>
          </w:p>
        </w:tc>
        <w:tc>
          <w:tcPr>
            <w:tcW w:w="5748" w:type="dxa"/>
          </w:tcPr>
          <w:p w14:paraId="1E64E9FC" w14:textId="0528E373" w:rsidR="000970B6" w:rsidRPr="00711690" w:rsidRDefault="000970B6"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Die Verfügbarkeit sollte mindesten bei der heutigen allgemein normalen Rate von 99% liegen.</w:t>
            </w:r>
          </w:p>
        </w:tc>
      </w:tr>
      <w:tr w:rsidR="00286C99" w:rsidRPr="00711690" w14:paraId="2F7BC34A"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7FB074BF" w14:textId="77777777" w:rsidR="00286C99" w:rsidRPr="00711690" w:rsidRDefault="00286C99" w:rsidP="00FA68FE">
            <w:pPr>
              <w:jc w:val="left"/>
              <w:rPr>
                <w:rFonts w:cs="Arial"/>
                <w:b/>
                <w:sz w:val="20"/>
                <w:szCs w:val="20"/>
              </w:rPr>
            </w:pPr>
            <w:r w:rsidRPr="00711690">
              <w:rPr>
                <w:rFonts w:cs="Arial"/>
                <w:b/>
                <w:sz w:val="20"/>
                <w:szCs w:val="20"/>
              </w:rPr>
              <w:t>Programmiervorgaben</w:t>
            </w:r>
          </w:p>
        </w:tc>
      </w:tr>
      <w:tr w:rsidR="00286C99" w:rsidRPr="00711690" w14:paraId="1EF02EA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39FFCA1F" w14:textId="08CBCA36" w:rsidR="00286C99" w:rsidRPr="00711690" w:rsidRDefault="000970B6" w:rsidP="004E7C5F">
            <w:pPr>
              <w:rPr>
                <w:sz w:val="20"/>
                <w:szCs w:val="20"/>
              </w:rPr>
            </w:pPr>
            <w:r w:rsidRPr="00711690">
              <w:rPr>
                <w:sz w:val="20"/>
                <w:szCs w:val="20"/>
              </w:rPr>
              <w:t>Programmierung in Java</w:t>
            </w:r>
          </w:p>
        </w:tc>
        <w:tc>
          <w:tcPr>
            <w:tcW w:w="5748" w:type="dxa"/>
          </w:tcPr>
          <w:p w14:paraId="24F9D1BE" w14:textId="79FC270F" w:rsidR="00286C99" w:rsidRPr="00711690" w:rsidRDefault="000970B6" w:rsidP="004E7C5F">
            <w:pPr>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Lösung sollte in Java implementiert werden. Es wird mit der aktuellsten Java Version entwickelt. (Java SE 8)</w:t>
            </w:r>
          </w:p>
        </w:tc>
      </w:tr>
      <w:tr w:rsidR="000970B6" w:rsidRPr="00711690" w14:paraId="5F8F4B3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B705A89" w14:textId="360F8677" w:rsidR="000970B6" w:rsidRPr="00711690" w:rsidRDefault="004E7C5F" w:rsidP="000970B6">
            <w:pPr>
              <w:spacing w:before="56" w:after="113"/>
              <w:jc w:val="left"/>
              <w:rPr>
                <w:rFonts w:cs="Arial"/>
                <w:sz w:val="20"/>
                <w:szCs w:val="20"/>
                <w:highlight w:val="yellow"/>
              </w:rPr>
            </w:pPr>
            <w:r w:rsidRPr="00711690">
              <w:rPr>
                <w:sz w:val="20"/>
                <w:szCs w:val="20"/>
                <w:highlight w:val="yellow"/>
              </w:rPr>
              <w:t>Bibliotheken, Frameworks und Komponenten</w:t>
            </w:r>
          </w:p>
        </w:tc>
        <w:tc>
          <w:tcPr>
            <w:tcW w:w="5748" w:type="dxa"/>
          </w:tcPr>
          <w:p w14:paraId="504E1BDA" w14:textId="63C5461B" w:rsidR="000970B6" w:rsidRPr="00711690" w:rsidRDefault="004E7C5F" w:rsidP="000970B6">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sz w:val="20"/>
                <w:szCs w:val="20"/>
                <w:highlight w:val="yellow"/>
              </w:rPr>
              <w:t>Sollen bestimmte „Software-Fertigteile“ eingesetzt werden?</w:t>
            </w:r>
          </w:p>
        </w:tc>
      </w:tr>
      <w:tr w:rsidR="004E7C5F" w:rsidRPr="00711690" w14:paraId="58F1998C"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63613455" w14:textId="6A5207CF" w:rsidR="004E7C5F" w:rsidRPr="00711690" w:rsidRDefault="00375E8D" w:rsidP="00B23E01">
            <w:pPr>
              <w:rPr>
                <w:sz w:val="20"/>
                <w:szCs w:val="20"/>
                <w:highlight w:val="yellow"/>
              </w:rPr>
            </w:pPr>
            <w:r w:rsidRPr="00711690">
              <w:rPr>
                <w:sz w:val="20"/>
                <w:szCs w:val="20"/>
                <w:highlight w:val="yellow"/>
              </w:rPr>
              <w:t>Middleware</w:t>
            </w:r>
          </w:p>
        </w:tc>
        <w:tc>
          <w:tcPr>
            <w:tcW w:w="5748" w:type="dxa"/>
          </w:tcPr>
          <w:p w14:paraId="23218B81" w14:textId="0C3251CE" w:rsidR="004E7C5F" w:rsidRPr="00711690" w:rsidRDefault="00442194" w:rsidP="000970B6">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w:t>
            </w:r>
          </w:p>
        </w:tc>
      </w:tr>
    </w:tbl>
    <w:p w14:paraId="14E58720" w14:textId="77777777" w:rsidR="00286C99" w:rsidRPr="00D62916" w:rsidRDefault="00286C99" w:rsidP="00286C99">
      <w:pPr>
        <w:spacing w:before="56" w:after="113"/>
        <w:rPr>
          <w:rFonts w:cs="Arial"/>
          <w:sz w:val="20"/>
        </w:rPr>
      </w:pPr>
      <w:bookmarkStart w:id="30" w:name="OLE_LINK60"/>
      <w:bookmarkStart w:id="31" w:name="OLE_LINK148"/>
      <w:bookmarkEnd w:id="28"/>
      <w:bookmarkEnd w:id="29"/>
    </w:p>
    <w:p w14:paraId="53CC4E54" w14:textId="0C3C5B4F" w:rsidR="00286C99" w:rsidRPr="00112EDC" w:rsidRDefault="00286C99" w:rsidP="00286C99">
      <w:pPr>
        <w:pStyle w:val="berschrift2"/>
      </w:pPr>
      <w:bookmarkStart w:id="32" w:name="_Toc22396696"/>
      <w:bookmarkStart w:id="33" w:name="_Toc161293429"/>
      <w:bookmarkStart w:id="34" w:name="_Toc418769925"/>
      <w:bookmarkEnd w:id="30"/>
      <w:bookmarkEnd w:id="31"/>
      <w:r w:rsidRPr="00D62916">
        <w:t>Organisatorische Randbedingungen</w:t>
      </w:r>
      <w:bookmarkStart w:id="35" w:name="OLE_LINK151"/>
      <w:bookmarkStart w:id="36" w:name="OLE_LINK152"/>
      <w:bookmarkEnd w:id="32"/>
      <w:bookmarkEnd w:id="33"/>
      <w:bookmarkEnd w:id="34"/>
    </w:p>
    <w:tbl>
      <w:tblPr>
        <w:tblStyle w:val="Gitternetztabelle3Akzent2"/>
        <w:tblW w:w="9067" w:type="dxa"/>
        <w:tblLayout w:type="fixed"/>
        <w:tblLook w:val="0000" w:firstRow="0" w:lastRow="0" w:firstColumn="0" w:lastColumn="0" w:noHBand="0" w:noVBand="0"/>
      </w:tblPr>
      <w:tblGrid>
        <w:gridCol w:w="3549"/>
        <w:gridCol w:w="5518"/>
      </w:tblGrid>
      <w:tr w:rsidR="00286C99" w:rsidRPr="00711690" w14:paraId="0EA0CF9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5FE5D171" w14:textId="77777777" w:rsidR="00286C99" w:rsidRPr="00711690" w:rsidRDefault="00286C99" w:rsidP="00FA68FE">
            <w:pPr>
              <w:jc w:val="left"/>
              <w:rPr>
                <w:b/>
                <w:sz w:val="20"/>
                <w:szCs w:val="20"/>
              </w:rPr>
            </w:pPr>
            <w:bookmarkStart w:id="37" w:name="OLE_LINK153"/>
            <w:bookmarkStart w:id="38" w:name="OLE_LINK154"/>
            <w:bookmarkEnd w:id="35"/>
            <w:bookmarkEnd w:id="36"/>
            <w:r w:rsidRPr="00711690">
              <w:rPr>
                <w:b/>
                <w:sz w:val="20"/>
                <w:szCs w:val="20"/>
              </w:rPr>
              <w:t>Organisation und Struktur</w:t>
            </w:r>
          </w:p>
        </w:tc>
      </w:tr>
      <w:tr w:rsidR="00286C99" w:rsidRPr="00711690" w14:paraId="33965E9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A48B124" w14:textId="15AFBD6F" w:rsidR="00286C99" w:rsidRPr="00711690" w:rsidRDefault="00B23E01" w:rsidP="00FA68FE">
            <w:pPr>
              <w:jc w:val="left"/>
              <w:rPr>
                <w:sz w:val="20"/>
                <w:szCs w:val="20"/>
              </w:rPr>
            </w:pPr>
            <w:r w:rsidRPr="00711690">
              <w:rPr>
                <w:sz w:val="20"/>
                <w:szCs w:val="20"/>
              </w:rPr>
              <w:t>Organisationsstruktur beim Arbeitgeber</w:t>
            </w:r>
          </w:p>
        </w:tc>
        <w:tc>
          <w:tcPr>
            <w:tcW w:w="5518" w:type="dxa"/>
          </w:tcPr>
          <w:p w14:paraId="30B9EE24" w14:textId="77777777"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 xml:space="preserve">Die Projektaufgabe wurde anhand eines PDF-Dokuments, </w:t>
            </w:r>
            <w:r w:rsidR="00286C99" w:rsidRPr="00711690">
              <w:rPr>
                <w:sz w:val="20"/>
                <w:szCs w:val="20"/>
              </w:rPr>
              <w:t xml:space="preserve"> </w:t>
            </w:r>
            <w:r w:rsidRPr="00711690">
              <w:rPr>
                <w:sz w:val="20"/>
                <w:szCs w:val="20"/>
              </w:rPr>
              <w:t>welche alle nötigen Informationen zur Implementierung und Dokumentationen beinhaltet, gestellt.</w:t>
            </w:r>
          </w:p>
          <w:p w14:paraId="61C09163" w14:textId="02A8264A" w:rsidR="00286C99"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Ansprechpersonen sind klar definiert und werden sich während der Projektdauer voraussichtlich nicht ändern.</w:t>
            </w:r>
          </w:p>
        </w:tc>
      </w:tr>
      <w:tr w:rsidR="009D6987" w:rsidRPr="00711690" w14:paraId="362A5D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6D9FB61" w14:textId="4F6DFD81" w:rsidR="009D6987" w:rsidRPr="00711690" w:rsidRDefault="009D6987" w:rsidP="00FA68FE">
            <w:pPr>
              <w:jc w:val="left"/>
              <w:rPr>
                <w:sz w:val="20"/>
                <w:szCs w:val="20"/>
              </w:rPr>
            </w:pPr>
            <w:r w:rsidRPr="00711690">
              <w:rPr>
                <w:sz w:val="20"/>
                <w:szCs w:val="20"/>
              </w:rPr>
              <w:t>Eigenentwicklung</w:t>
            </w:r>
          </w:p>
        </w:tc>
        <w:tc>
          <w:tcPr>
            <w:tcW w:w="5518" w:type="dxa"/>
          </w:tcPr>
          <w:p w14:paraId="138D7E13" w14:textId="1D910E9D"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highlight w:val="yellow"/>
              </w:rPr>
              <w:t>Das Projekt wird zu 100% vom unten genannten</w:t>
            </w:r>
            <w:r w:rsidR="00DB172F" w:rsidRPr="00711690">
              <w:rPr>
                <w:sz w:val="20"/>
                <w:szCs w:val="20"/>
                <w:highlight w:val="yellow"/>
              </w:rPr>
              <w:t xml:space="preserve"> Team entwickelt unter der Zuhilfenahme von einigen Java Libraries.</w:t>
            </w:r>
          </w:p>
        </w:tc>
      </w:tr>
      <w:tr w:rsidR="00D70F32" w:rsidRPr="00711690" w14:paraId="1CDB4DB8"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0F5168F" w14:textId="1B539781" w:rsidR="00D70F32" w:rsidRPr="00711690" w:rsidRDefault="00D70F32" w:rsidP="00FA68FE">
            <w:pPr>
              <w:jc w:val="left"/>
              <w:rPr>
                <w:sz w:val="20"/>
                <w:szCs w:val="20"/>
              </w:rPr>
            </w:pPr>
            <w:r w:rsidRPr="00711690">
              <w:rPr>
                <w:sz w:val="20"/>
                <w:szCs w:val="20"/>
              </w:rPr>
              <w:t>Entwicklung als Produkt</w:t>
            </w:r>
          </w:p>
        </w:tc>
        <w:tc>
          <w:tcPr>
            <w:tcW w:w="5518" w:type="dxa"/>
          </w:tcPr>
          <w:p w14:paraId="056F60A5" w14:textId="692C206D"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highlight w:val="yellow"/>
              </w:rPr>
              <w:t>Angeben ob Schulprojekt oder nicht?</w:t>
            </w:r>
          </w:p>
        </w:tc>
      </w:tr>
      <w:tr w:rsidR="00286C99" w:rsidRPr="00711690" w14:paraId="73B36DFD"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2AB81968" w14:textId="77777777" w:rsidR="00286C99" w:rsidRPr="00711690" w:rsidRDefault="00286C99" w:rsidP="00FA68FE">
            <w:pPr>
              <w:jc w:val="left"/>
              <w:rPr>
                <w:b/>
                <w:sz w:val="20"/>
                <w:szCs w:val="20"/>
                <w:lang w:val="en-GB"/>
              </w:rPr>
            </w:pPr>
            <w:r w:rsidRPr="00711690">
              <w:rPr>
                <w:b/>
                <w:sz w:val="20"/>
                <w:szCs w:val="20"/>
              </w:rPr>
              <w:t>Ressourcen (Budget, Zeit, Personal)</w:t>
            </w:r>
          </w:p>
        </w:tc>
      </w:tr>
      <w:tr w:rsidR="00286C99" w:rsidRPr="00711690" w14:paraId="37516D7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58F807D" w14:textId="21365AC2" w:rsidR="00286C99" w:rsidRPr="00711690" w:rsidRDefault="00442194" w:rsidP="00FA68FE">
            <w:pPr>
              <w:jc w:val="left"/>
              <w:rPr>
                <w:sz w:val="20"/>
                <w:szCs w:val="20"/>
              </w:rPr>
            </w:pPr>
            <w:r w:rsidRPr="00711690">
              <w:rPr>
                <w:sz w:val="20"/>
                <w:szCs w:val="20"/>
              </w:rPr>
              <w:t>Zeitplan</w:t>
            </w:r>
          </w:p>
        </w:tc>
        <w:tc>
          <w:tcPr>
            <w:tcW w:w="5518" w:type="dxa"/>
          </w:tcPr>
          <w:p w14:paraId="2D4125BC" w14:textId="7A950073" w:rsidR="00286C99"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i/>
                <w:sz w:val="20"/>
                <w:szCs w:val="20"/>
              </w:rPr>
            </w:pPr>
            <w:r w:rsidRPr="00711690">
              <w:rPr>
                <w:i/>
                <w:sz w:val="20"/>
                <w:szCs w:val="20"/>
              </w:rPr>
              <w:t xml:space="preserve">Siehe Punkt 23. „Weitere </w:t>
            </w:r>
            <w:r w:rsidR="00054321" w:rsidRPr="00711690">
              <w:rPr>
                <w:i/>
                <w:sz w:val="20"/>
                <w:szCs w:val="20"/>
              </w:rPr>
              <w:t>Dokumentationen“</w:t>
            </w:r>
          </w:p>
        </w:tc>
      </w:tr>
      <w:tr w:rsidR="00442194" w:rsidRPr="00711690" w14:paraId="3F9869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AB1ECEA" w14:textId="192E12DF" w:rsidR="00442194" w:rsidRPr="00711690" w:rsidRDefault="00442194" w:rsidP="00FA68FE">
            <w:pPr>
              <w:jc w:val="left"/>
              <w:rPr>
                <w:sz w:val="20"/>
                <w:szCs w:val="20"/>
              </w:rPr>
            </w:pPr>
            <w:r w:rsidRPr="00711690">
              <w:rPr>
                <w:sz w:val="20"/>
                <w:szCs w:val="20"/>
              </w:rPr>
              <w:t>Release</w:t>
            </w:r>
          </w:p>
        </w:tc>
        <w:tc>
          <w:tcPr>
            <w:tcW w:w="5518" w:type="dxa"/>
          </w:tcPr>
          <w:p w14:paraId="76DAB681" w14:textId="17140A25" w:rsidR="00442194" w:rsidRPr="00711690" w:rsidRDefault="00054321" w:rsidP="0005432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Der Abga</w:t>
            </w:r>
            <w:r w:rsidR="00375E8D" w:rsidRPr="00711690">
              <w:rPr>
                <w:sz w:val="20"/>
                <w:szCs w:val="20"/>
              </w:rPr>
              <w:t>be</w:t>
            </w:r>
            <w:r w:rsidRPr="00711690">
              <w:rPr>
                <w:sz w:val="20"/>
                <w:szCs w:val="20"/>
              </w:rPr>
              <w:t xml:space="preserve">termin des </w:t>
            </w:r>
            <w:r w:rsidR="00BB56BE" w:rsidRPr="00711690">
              <w:rPr>
                <w:sz w:val="20"/>
                <w:szCs w:val="20"/>
              </w:rPr>
              <w:t>Mängel-</w:t>
            </w:r>
            <w:r w:rsidR="00375E8D" w:rsidRPr="00711690">
              <w:rPr>
                <w:sz w:val="20"/>
                <w:szCs w:val="20"/>
              </w:rPr>
              <w:t>Managers</w:t>
            </w:r>
            <w:r w:rsidR="00BB56BE" w:rsidRPr="00711690">
              <w:rPr>
                <w:sz w:val="20"/>
                <w:szCs w:val="20"/>
              </w:rPr>
              <w:t xml:space="preserve"> ist auf </w:t>
            </w:r>
            <w:r w:rsidRPr="00711690">
              <w:rPr>
                <w:sz w:val="20"/>
                <w:szCs w:val="20"/>
              </w:rPr>
              <w:t xml:space="preserve">Mittwoch </w:t>
            </w:r>
            <w:r w:rsidR="00BB56BE" w:rsidRPr="00711690">
              <w:rPr>
                <w:sz w:val="20"/>
                <w:szCs w:val="20"/>
              </w:rPr>
              <w:t xml:space="preserve">den </w:t>
            </w:r>
            <w:r w:rsidRPr="00711690">
              <w:rPr>
                <w:sz w:val="20"/>
                <w:szCs w:val="20"/>
              </w:rPr>
              <w:t>20.5.2015, 12.00 Uhr</w:t>
            </w:r>
            <w:r w:rsidR="00BB56BE" w:rsidRPr="00711690">
              <w:rPr>
                <w:sz w:val="20"/>
                <w:szCs w:val="20"/>
              </w:rPr>
              <w:t xml:space="preserve"> datiert.</w:t>
            </w:r>
          </w:p>
        </w:tc>
      </w:tr>
      <w:tr w:rsidR="00442194" w:rsidRPr="00711690" w14:paraId="3A8740E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10F440A" w14:textId="7A19585A" w:rsidR="00442194" w:rsidRPr="00711690" w:rsidRDefault="00442194" w:rsidP="00FA68FE">
            <w:pPr>
              <w:jc w:val="left"/>
              <w:rPr>
                <w:sz w:val="20"/>
                <w:szCs w:val="20"/>
              </w:rPr>
            </w:pPr>
            <w:r w:rsidRPr="00711690">
              <w:rPr>
                <w:sz w:val="20"/>
                <w:szCs w:val="20"/>
              </w:rPr>
              <w:t>Team</w:t>
            </w:r>
          </w:p>
        </w:tc>
        <w:tc>
          <w:tcPr>
            <w:tcW w:w="5518" w:type="dxa"/>
          </w:tcPr>
          <w:p w14:paraId="3FD9671B" w14:textId="77777777" w:rsidR="00711690" w:rsidRDefault="00054321"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Zum Team gehören 6 Studenten der Hochschule Luzern – Departement Wirtschaft, Studiengang Wirtschaftsinformatik, 2. Semester Vollzeit:</w:t>
            </w:r>
          </w:p>
          <w:p w14:paraId="51B226CC" w14:textId="5730B728" w:rsidR="00442194" w:rsidRPr="00711690" w:rsidRDefault="00711690"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t>Luca Kündig</w:t>
            </w:r>
            <w:r>
              <w:rPr>
                <w:sz w:val="20"/>
                <w:szCs w:val="20"/>
              </w:rPr>
              <w:tab/>
              <w:t>(Projektleiter</w:t>
            </w:r>
            <w:r w:rsidR="00054321" w:rsidRPr="00711690">
              <w:rPr>
                <w:sz w:val="20"/>
                <w:szCs w:val="20"/>
              </w:rPr>
              <w:t>)</w:t>
            </w:r>
            <w:r>
              <w:rPr>
                <w:sz w:val="20"/>
                <w:szCs w:val="20"/>
              </w:rPr>
              <w:br/>
            </w:r>
            <w:r w:rsidRPr="00711690">
              <w:rPr>
                <w:sz w:val="20"/>
                <w:szCs w:val="20"/>
              </w:rPr>
              <w:t>Sandro Ritz</w:t>
            </w:r>
            <w:r>
              <w:rPr>
                <w:sz w:val="20"/>
                <w:szCs w:val="20"/>
              </w:rPr>
              <w:tab/>
            </w:r>
            <w:r w:rsidRPr="00711690">
              <w:rPr>
                <w:sz w:val="20"/>
                <w:szCs w:val="20"/>
              </w:rPr>
              <w:t>(Projektleiter Stv.)</w:t>
            </w:r>
            <w:r w:rsidR="00054321" w:rsidRPr="00711690">
              <w:rPr>
                <w:sz w:val="20"/>
                <w:szCs w:val="20"/>
              </w:rPr>
              <w:br/>
              <w:t>Cihan Dem</w:t>
            </w:r>
            <w:r>
              <w:rPr>
                <w:sz w:val="20"/>
                <w:szCs w:val="20"/>
              </w:rPr>
              <w:t>ir</w:t>
            </w:r>
            <w:r>
              <w:rPr>
                <w:sz w:val="20"/>
                <w:szCs w:val="20"/>
              </w:rPr>
              <w:br/>
              <w:t>Mike Iten</w:t>
            </w:r>
            <w:r>
              <w:rPr>
                <w:sz w:val="20"/>
                <w:szCs w:val="20"/>
              </w:rPr>
              <w:br/>
              <w:t>Mike Monticoli</w:t>
            </w:r>
          </w:p>
        </w:tc>
      </w:tr>
      <w:tr w:rsidR="009D6987" w:rsidRPr="00711690" w14:paraId="49A68C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39B6F2A" w14:textId="07961ADD" w:rsidR="009D6987" w:rsidRPr="00711690" w:rsidRDefault="009D6987" w:rsidP="00FA68FE">
            <w:pPr>
              <w:jc w:val="left"/>
              <w:rPr>
                <w:sz w:val="20"/>
                <w:szCs w:val="20"/>
                <w:highlight w:val="yellow"/>
              </w:rPr>
            </w:pPr>
            <w:r w:rsidRPr="00711690">
              <w:rPr>
                <w:sz w:val="20"/>
                <w:szCs w:val="20"/>
                <w:highlight w:val="yellow"/>
              </w:rPr>
              <w:t>Präsentation</w:t>
            </w:r>
          </w:p>
        </w:tc>
        <w:tc>
          <w:tcPr>
            <w:tcW w:w="5518" w:type="dxa"/>
          </w:tcPr>
          <w:p w14:paraId="1D045110" w14:textId="66F6D185"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highlight w:val="yellow"/>
              </w:rPr>
              <w:t>Erwähnenswert?</w:t>
            </w:r>
          </w:p>
        </w:tc>
      </w:tr>
      <w:tr w:rsidR="00286C99" w:rsidRPr="00711690" w14:paraId="6A619275"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49E17C12" w14:textId="2AC90708" w:rsidR="00286C99" w:rsidRPr="00711690" w:rsidRDefault="00286C99" w:rsidP="00FA68FE">
            <w:pPr>
              <w:jc w:val="left"/>
              <w:rPr>
                <w:b/>
                <w:sz w:val="20"/>
                <w:szCs w:val="20"/>
              </w:rPr>
            </w:pPr>
            <w:r w:rsidRPr="00711690">
              <w:rPr>
                <w:b/>
                <w:sz w:val="20"/>
                <w:szCs w:val="20"/>
              </w:rPr>
              <w:t>Organisatorische Standards</w:t>
            </w:r>
          </w:p>
        </w:tc>
      </w:tr>
      <w:tr w:rsidR="00286C99" w:rsidRPr="00711690" w14:paraId="48873D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C3C7D21" w14:textId="0F55AC49" w:rsidR="00286C99" w:rsidRPr="00711690" w:rsidRDefault="00AE0511" w:rsidP="00FA68FE">
            <w:pPr>
              <w:jc w:val="left"/>
              <w:rPr>
                <w:sz w:val="20"/>
                <w:szCs w:val="20"/>
              </w:rPr>
            </w:pPr>
            <w:r w:rsidRPr="00711690">
              <w:rPr>
                <w:sz w:val="20"/>
                <w:szCs w:val="20"/>
              </w:rPr>
              <w:t>Vorgehensmodell</w:t>
            </w:r>
          </w:p>
        </w:tc>
        <w:tc>
          <w:tcPr>
            <w:tcW w:w="5518" w:type="dxa"/>
          </w:tcPr>
          <w:p w14:paraId="779920AB" w14:textId="62A36BC5" w:rsidR="00286C99" w:rsidRPr="00711690" w:rsidRDefault="00AE0511" w:rsidP="00AE051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Die Modellierung der Software wird mit Hilfe von „use case diagram“ in der Modelierungssprache „Unified Modeling Language“</w:t>
            </w:r>
            <w:r w:rsidR="002E3E63" w:rsidRPr="00711690">
              <w:rPr>
                <w:sz w:val="20"/>
                <w:szCs w:val="20"/>
              </w:rPr>
              <w:t xml:space="preserve"> (UML)</w:t>
            </w:r>
            <w:r w:rsidRPr="00711690">
              <w:rPr>
                <w:sz w:val="20"/>
                <w:szCs w:val="20"/>
              </w:rPr>
              <w:t xml:space="preserve"> durchg</w:t>
            </w:r>
            <w:r w:rsidR="002E3E63" w:rsidRPr="00711690">
              <w:rPr>
                <w:sz w:val="20"/>
                <w:szCs w:val="20"/>
              </w:rPr>
              <w:t xml:space="preserve">eführt. Zusätzlich wird ein </w:t>
            </w:r>
            <w:r w:rsidRPr="00711690">
              <w:rPr>
                <w:sz w:val="20"/>
                <w:szCs w:val="20"/>
              </w:rPr>
              <w:t>„Entity-Relationship-Modell“</w:t>
            </w:r>
            <w:r w:rsidR="00442194" w:rsidRPr="00711690">
              <w:rPr>
                <w:sz w:val="20"/>
                <w:szCs w:val="20"/>
              </w:rPr>
              <w:t xml:space="preserve"> (ERM) der </w:t>
            </w:r>
            <w:r w:rsidR="002E3E63" w:rsidRPr="00711690">
              <w:rPr>
                <w:sz w:val="20"/>
                <w:szCs w:val="20"/>
              </w:rPr>
              <w:t>zukünftigen</w:t>
            </w:r>
            <w:r w:rsidR="00442194" w:rsidRPr="00711690">
              <w:rPr>
                <w:sz w:val="20"/>
                <w:szCs w:val="20"/>
              </w:rPr>
              <w:t xml:space="preserve"> Datenbank erstellt.</w:t>
            </w:r>
            <w:r w:rsidR="00D70F32" w:rsidRPr="00711690">
              <w:rPr>
                <w:sz w:val="20"/>
                <w:szCs w:val="20"/>
              </w:rPr>
              <w:t xml:space="preserve"> </w:t>
            </w:r>
          </w:p>
        </w:tc>
      </w:tr>
      <w:tr w:rsidR="00442194" w:rsidRPr="00711690" w14:paraId="4B49074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0E5FA584" w14:textId="05A32914" w:rsidR="00442194" w:rsidRPr="00711690" w:rsidRDefault="00442194" w:rsidP="00FA68FE">
            <w:pPr>
              <w:jc w:val="left"/>
              <w:rPr>
                <w:sz w:val="20"/>
                <w:szCs w:val="20"/>
                <w:highlight w:val="yellow"/>
              </w:rPr>
            </w:pPr>
            <w:r w:rsidRPr="00711690">
              <w:rPr>
                <w:sz w:val="20"/>
                <w:szCs w:val="20"/>
                <w:highlight w:val="yellow"/>
              </w:rPr>
              <w:t xml:space="preserve">Entwicklungswerkzeuge </w:t>
            </w:r>
          </w:p>
        </w:tc>
        <w:tc>
          <w:tcPr>
            <w:tcW w:w="5518" w:type="dxa"/>
          </w:tcPr>
          <w:p w14:paraId="368B404E"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Vorgaben bezüglich der Entwicklungswerkzeuge</w:t>
            </w:r>
          </w:p>
          <w:p w14:paraId="172ECC80"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(etwa: CASE-Tool, Datenbank, Integrierte</w:t>
            </w:r>
          </w:p>
          <w:p w14:paraId="79680E02"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Entwicklungsumgebung, Kommunikationssoftware,</w:t>
            </w:r>
          </w:p>
          <w:p w14:paraId="661E67D2"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Middleware, Transaktionsmonitor).</w:t>
            </w:r>
          </w:p>
          <w:p w14:paraId="3781CA3E" w14:textId="76B8C961"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Enterprise Architect</w:t>
            </w:r>
          </w:p>
          <w:p w14:paraId="32836B51" w14:textId="7B0052B3"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r w:rsidRPr="00711690">
              <w:rPr>
                <w:sz w:val="20"/>
                <w:szCs w:val="20"/>
                <w:highlight w:val="yellow"/>
                <w:lang w:val="en-GB"/>
              </w:rPr>
              <w:t>Eclipse</w:t>
            </w:r>
          </w:p>
          <w:p w14:paraId="446893F1" w14:textId="476E7A36"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r w:rsidRPr="00711690">
              <w:rPr>
                <w:sz w:val="20"/>
                <w:szCs w:val="20"/>
                <w:highlight w:val="yellow"/>
                <w:lang w:val="en-GB"/>
              </w:rPr>
              <w:t>Dokumentation – Word Online (OneDrive)</w:t>
            </w:r>
          </w:p>
          <w:p w14:paraId="065D7B1F" w14:textId="27EE55D1"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p>
        </w:tc>
      </w:tr>
      <w:tr w:rsidR="00DB172F" w:rsidRPr="00711690" w14:paraId="5EA1E0C7"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021235B" w14:textId="1DA65EBA" w:rsidR="00DB172F" w:rsidRPr="00711690" w:rsidRDefault="00DB172F" w:rsidP="00DB172F">
            <w:pPr>
              <w:jc w:val="left"/>
              <w:rPr>
                <w:sz w:val="20"/>
                <w:szCs w:val="20"/>
              </w:rPr>
            </w:pPr>
            <w:r w:rsidRPr="00711690">
              <w:rPr>
                <w:sz w:val="20"/>
                <w:szCs w:val="20"/>
              </w:rPr>
              <w:t>Abnahme- und Freigabeprozesse</w:t>
            </w:r>
          </w:p>
        </w:tc>
        <w:tc>
          <w:tcPr>
            <w:tcW w:w="5518" w:type="dxa"/>
          </w:tcPr>
          <w:p w14:paraId="22562A4F" w14:textId="2C80D955" w:rsidR="00DB172F" w:rsidRPr="00711690" w:rsidRDefault="00DB172F" w:rsidP="00442194">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highlight w:val="yellow"/>
              </w:rPr>
              <w:t>Mittwoch meeting?</w:t>
            </w:r>
          </w:p>
        </w:tc>
      </w:tr>
      <w:tr w:rsidR="009D6987" w:rsidRPr="00711690" w14:paraId="45B6382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6168DC8" w14:textId="39EBFF4D" w:rsidR="009D6987" w:rsidRPr="00711690" w:rsidRDefault="009D6987" w:rsidP="00FA68FE">
            <w:pPr>
              <w:jc w:val="left"/>
              <w:rPr>
                <w:sz w:val="20"/>
                <w:szCs w:val="20"/>
                <w:highlight w:val="yellow"/>
              </w:rPr>
            </w:pPr>
            <w:r w:rsidRPr="00711690">
              <w:rPr>
                <w:sz w:val="20"/>
                <w:szCs w:val="20"/>
                <w:highlight w:val="yellow"/>
              </w:rPr>
              <w:t>Mockup</w:t>
            </w:r>
          </w:p>
        </w:tc>
        <w:tc>
          <w:tcPr>
            <w:tcW w:w="5518" w:type="dxa"/>
          </w:tcPr>
          <w:p w14:paraId="3A4A0BDF" w14:textId="77777777" w:rsidR="009D6987" w:rsidRPr="00711690" w:rsidRDefault="009D6987"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442194" w:rsidRPr="00711690" w14:paraId="2EA74A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757FB253" w14:textId="77777777" w:rsidR="00442194" w:rsidRPr="00711690" w:rsidRDefault="00442194" w:rsidP="00442194">
            <w:pPr>
              <w:jc w:val="left"/>
              <w:rPr>
                <w:sz w:val="20"/>
                <w:szCs w:val="20"/>
              </w:rPr>
            </w:pPr>
            <w:r w:rsidRPr="00711690">
              <w:rPr>
                <w:sz w:val="20"/>
                <w:szCs w:val="20"/>
              </w:rPr>
              <w:t>Konfigurations- und</w:t>
            </w:r>
          </w:p>
          <w:p w14:paraId="4E793B4C" w14:textId="3EE908AC" w:rsidR="00442194" w:rsidRPr="00711690" w:rsidRDefault="00442194" w:rsidP="00442194">
            <w:pPr>
              <w:jc w:val="left"/>
              <w:rPr>
                <w:sz w:val="20"/>
                <w:szCs w:val="20"/>
                <w:highlight w:val="yellow"/>
              </w:rPr>
            </w:pPr>
            <w:r w:rsidRPr="00711690">
              <w:rPr>
                <w:sz w:val="20"/>
                <w:szCs w:val="20"/>
              </w:rPr>
              <w:t>Versionsverwaltung</w:t>
            </w:r>
          </w:p>
        </w:tc>
        <w:tc>
          <w:tcPr>
            <w:tcW w:w="5518" w:type="dxa"/>
          </w:tcPr>
          <w:p w14:paraId="1BE4AC00" w14:textId="3EE47130" w:rsidR="00442194" w:rsidRPr="00711690" w:rsidRDefault="009D6987" w:rsidP="009D6987">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rPr>
              <w:t xml:space="preserve">Das ganze Projekt wird als „public repositorie“ von „GitHub“ gehostet womit direkt auch „Git“ für die Versionsverwaltung zum Einsatz kommt. </w:t>
            </w:r>
          </w:p>
        </w:tc>
      </w:tr>
      <w:tr w:rsidR="00442194" w:rsidRPr="00711690" w14:paraId="30EFF44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350EC7A6" w14:textId="77777777" w:rsidR="00442194" w:rsidRPr="00711690" w:rsidRDefault="00442194" w:rsidP="00442194">
            <w:pPr>
              <w:jc w:val="left"/>
              <w:rPr>
                <w:sz w:val="20"/>
                <w:szCs w:val="20"/>
              </w:rPr>
            </w:pPr>
            <w:r w:rsidRPr="00711690">
              <w:rPr>
                <w:sz w:val="20"/>
                <w:szCs w:val="20"/>
              </w:rPr>
              <w:t>Testwerkzeuge und</w:t>
            </w:r>
          </w:p>
          <w:p w14:paraId="3C8CA996" w14:textId="389E98ED" w:rsidR="00442194" w:rsidRPr="00711690" w:rsidRDefault="00711690" w:rsidP="00442194">
            <w:pPr>
              <w:jc w:val="left"/>
              <w:rPr>
                <w:sz w:val="20"/>
                <w:szCs w:val="20"/>
              </w:rPr>
            </w:pPr>
            <w:r w:rsidRPr="00711690">
              <w:rPr>
                <w:sz w:val="20"/>
                <w:szCs w:val="20"/>
              </w:rPr>
              <w:t>Prozesse</w:t>
            </w:r>
          </w:p>
        </w:tc>
        <w:tc>
          <w:tcPr>
            <w:tcW w:w="5518" w:type="dxa"/>
          </w:tcPr>
          <w:p w14:paraId="7B52C22B" w14:textId="3634C87D"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Vorgaben?</w:t>
            </w:r>
            <w:r w:rsidR="009D6987" w:rsidRPr="00711690">
              <w:rPr>
                <w:sz w:val="20"/>
                <w:szCs w:val="20"/>
                <w:highlight w:val="yellow"/>
              </w:rPr>
              <w:t xml:space="preserve"> Junit?</w:t>
            </w:r>
          </w:p>
        </w:tc>
      </w:tr>
      <w:tr w:rsidR="00286C99" w:rsidRPr="00711690" w14:paraId="60FF7D11"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074E46D1" w14:textId="77777777" w:rsidR="00286C99" w:rsidRPr="00711690" w:rsidRDefault="00286C99" w:rsidP="00FA68FE">
            <w:pPr>
              <w:jc w:val="left"/>
              <w:rPr>
                <w:b/>
                <w:sz w:val="20"/>
                <w:szCs w:val="20"/>
              </w:rPr>
            </w:pPr>
            <w:r w:rsidRPr="00711690">
              <w:rPr>
                <w:b/>
                <w:sz w:val="20"/>
                <w:szCs w:val="20"/>
              </w:rPr>
              <w:t>Juristische Faktoren</w:t>
            </w:r>
          </w:p>
        </w:tc>
      </w:tr>
      <w:tr w:rsidR="00286C99" w:rsidRPr="00711690" w14:paraId="68AC5EC4"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46DD768" w14:textId="155400ED" w:rsidR="00286C99" w:rsidRPr="00711690" w:rsidRDefault="00AE0511" w:rsidP="00FA68FE">
            <w:pPr>
              <w:jc w:val="left"/>
              <w:rPr>
                <w:sz w:val="20"/>
                <w:szCs w:val="20"/>
              </w:rPr>
            </w:pPr>
            <w:r w:rsidRPr="00711690">
              <w:rPr>
                <w:sz w:val="20"/>
                <w:szCs w:val="20"/>
              </w:rPr>
              <w:t>Datenschutz</w:t>
            </w:r>
          </w:p>
        </w:tc>
        <w:tc>
          <w:tcPr>
            <w:tcW w:w="5518" w:type="dxa"/>
          </w:tcPr>
          <w:p w14:paraId="44ED8FA4" w14:textId="730E7EB8" w:rsidR="00286C99" w:rsidRPr="00711690" w:rsidRDefault="00AE0511"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Das System kann 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39" w:name="OLE_LINK155"/>
      <w:bookmarkStart w:id="40" w:name="OLE_LINK156"/>
      <w:bookmarkEnd w:id="37"/>
      <w:bookmarkEnd w:id="38"/>
      <w:r w:rsidRPr="00D62916">
        <w:rPr>
          <w:rFonts w:cs="Arial"/>
          <w:sz w:val="20"/>
        </w:rPr>
        <w:t> </w:t>
      </w:r>
    </w:p>
    <w:p w14:paraId="39F19006" w14:textId="2127A66D" w:rsidR="00286C99" w:rsidRDefault="00286C99" w:rsidP="00112EDC">
      <w:pPr>
        <w:pStyle w:val="berschrift2"/>
      </w:pPr>
      <w:bookmarkStart w:id="41" w:name="_Toc22396697"/>
      <w:bookmarkStart w:id="42" w:name="_Toc161293430"/>
      <w:bookmarkStart w:id="43" w:name="_Toc418769926"/>
      <w:bookmarkEnd w:id="39"/>
      <w:bookmarkEnd w:id="40"/>
      <w:r w:rsidRPr="00D62916">
        <w:t>Konventionen</w:t>
      </w:r>
      <w:bookmarkEnd w:id="41"/>
      <w:bookmarkEnd w:id="42"/>
      <w:bookmarkEnd w:id="43"/>
    </w:p>
    <w:tbl>
      <w:tblPr>
        <w:tblStyle w:val="Gitternetztabelle3Akzent2"/>
        <w:tblW w:w="9067" w:type="dxa"/>
        <w:tblLayout w:type="fixed"/>
        <w:tblLook w:val="0000" w:firstRow="0" w:lastRow="0" w:firstColumn="0" w:lastColumn="0" w:noHBand="0" w:noVBand="0"/>
      </w:tblPr>
      <w:tblGrid>
        <w:gridCol w:w="2625"/>
        <w:gridCol w:w="6442"/>
      </w:tblGrid>
      <w:tr w:rsidR="004E7C5F" w:rsidRPr="00711690" w14:paraId="4E2A9436"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36B4B904" w14:textId="4FEA2B73" w:rsidR="004E7C5F" w:rsidRPr="00711690" w:rsidRDefault="004E7C5F" w:rsidP="004E7C5F">
            <w:pPr>
              <w:jc w:val="left"/>
              <w:rPr>
                <w:b/>
                <w:sz w:val="20"/>
              </w:rPr>
            </w:pPr>
            <w:bookmarkStart w:id="44" w:name="_Toc22396698"/>
            <w:bookmarkStart w:id="45" w:name="_Toc161293431"/>
            <w:r w:rsidRPr="00711690">
              <w:rPr>
                <w:b/>
                <w:sz w:val="20"/>
              </w:rPr>
              <w:t>Konventionen</w:t>
            </w:r>
          </w:p>
        </w:tc>
      </w:tr>
      <w:tr w:rsidR="004E7C5F" w:rsidRPr="00711690" w14:paraId="766A26B8" w14:textId="77777777" w:rsidTr="0005420B">
        <w:tc>
          <w:tcPr>
            <w:cnfStyle w:val="000010000000" w:firstRow="0" w:lastRow="0" w:firstColumn="0" w:lastColumn="0" w:oddVBand="1" w:evenVBand="0" w:oddHBand="0" w:evenHBand="0" w:firstRowFirstColumn="0" w:firstRowLastColumn="0" w:lastRowFirstColumn="0" w:lastRowLastColumn="0"/>
            <w:tcW w:w="2625" w:type="dxa"/>
          </w:tcPr>
          <w:p w14:paraId="5284B994" w14:textId="2CB9287F" w:rsidR="004E7C5F" w:rsidRPr="00711690" w:rsidRDefault="004E7C5F" w:rsidP="00054321">
            <w:pPr>
              <w:jc w:val="left"/>
              <w:rPr>
                <w:sz w:val="20"/>
              </w:rPr>
            </w:pPr>
            <w:r w:rsidRPr="00711690">
              <w:rPr>
                <w:sz w:val="20"/>
              </w:rPr>
              <w:t xml:space="preserve"> Architekturdokumentation</w:t>
            </w:r>
          </w:p>
        </w:tc>
        <w:tc>
          <w:tcPr>
            <w:tcW w:w="6442" w:type="dxa"/>
          </w:tcPr>
          <w:p w14:paraId="48D03410" w14:textId="0492E98C" w:rsidR="004E7C5F" w:rsidRPr="00711690" w:rsidRDefault="004E7C5F" w:rsidP="00054321">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Dokumentierung des ganzen Softwareprozesses unter Benützung des arc42-Template</w:t>
            </w:r>
            <w:r w:rsidR="00B23E01" w:rsidRPr="00711690">
              <w:rPr>
                <w:sz w:val="20"/>
              </w:rPr>
              <w:t>-v60.</w:t>
            </w:r>
          </w:p>
        </w:tc>
      </w:tr>
      <w:tr w:rsidR="004E7C5F" w:rsidRPr="00711690" w14:paraId="2DFCA1F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25" w:type="dxa"/>
          </w:tcPr>
          <w:p w14:paraId="4FFB1E0C" w14:textId="000A2D8E" w:rsidR="004E7C5F" w:rsidRPr="00711690" w:rsidRDefault="00B23E01" w:rsidP="00054321">
            <w:pPr>
              <w:jc w:val="left"/>
              <w:rPr>
                <w:sz w:val="20"/>
              </w:rPr>
            </w:pPr>
            <w:r w:rsidRPr="00711690">
              <w:rPr>
                <w:sz w:val="20"/>
              </w:rPr>
              <w:t>Implementierungsrichtlinien</w:t>
            </w:r>
          </w:p>
        </w:tc>
        <w:tc>
          <w:tcPr>
            <w:tcW w:w="6442" w:type="dxa"/>
          </w:tcPr>
          <w:p w14:paraId="6FBC830E" w14:textId="7DAA7ED4" w:rsidR="004E7C5F" w:rsidRPr="00711690" w:rsidRDefault="00B23E01" w:rsidP="00054321">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Sich an die Grundlegenden Java Coding Conventions von Oracle halten. </w:t>
            </w:r>
          </w:p>
        </w:tc>
      </w:tr>
    </w:tbl>
    <w:p w14:paraId="032EFB31" w14:textId="77777777" w:rsidR="00286C99" w:rsidRPr="00D62916" w:rsidRDefault="00286C99" w:rsidP="00286C99">
      <w:pPr>
        <w:pStyle w:val="berschrift1"/>
      </w:pPr>
      <w:bookmarkStart w:id="46" w:name="_Toc418769927"/>
      <w:r w:rsidRPr="00D62916">
        <w:t>Kontext</w:t>
      </w:r>
      <w:bookmarkEnd w:id="44"/>
      <w:r w:rsidRPr="00D62916">
        <w:t>abgrenzung</w:t>
      </w:r>
      <w:bookmarkEnd w:id="45"/>
      <w:bookmarkEnd w:id="46"/>
    </w:p>
    <w:p w14:paraId="1FC4995D" w14:textId="77777777" w:rsidR="00112EDC" w:rsidRDefault="00112EDC" w:rsidP="00286C99">
      <w:pPr>
        <w:spacing w:before="56" w:after="113"/>
        <w:ind w:left="-5"/>
        <w:rPr>
          <w:rFonts w:cs="Arial"/>
          <w:sz w:val="20"/>
        </w:rPr>
      </w:pPr>
      <w:bookmarkStart w:id="47" w:name="OLE_LINK61"/>
      <w:bookmarkStart w:id="48" w:name="OLE_LINK62"/>
      <w:bookmarkStart w:id="49" w:name="OLE_LINK15"/>
      <w:bookmarkStart w:id="50" w:name="OLE_LINK16"/>
    </w:p>
    <w:tbl>
      <w:tblPr>
        <w:tblStyle w:val="Gitternetztabelle4Akzent2"/>
        <w:tblW w:w="9067" w:type="dxa"/>
        <w:tblLook w:val="04A0" w:firstRow="1" w:lastRow="0" w:firstColumn="1" w:lastColumn="0" w:noHBand="0" w:noVBand="1"/>
      </w:tblPr>
      <w:tblGrid>
        <w:gridCol w:w="3023"/>
        <w:gridCol w:w="3022"/>
        <w:gridCol w:w="3022"/>
      </w:tblGrid>
      <w:tr w:rsidR="004C072E" w:rsidRPr="00165318" w14:paraId="3A510AA3"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bookmarkEnd w:id="47"/>
          <w:bookmarkEnd w:id="48"/>
          <w:bookmarkEnd w:id="49"/>
          <w:bookmarkEnd w:id="50"/>
          <w:p w14:paraId="17FD6E37" w14:textId="77777777" w:rsidR="004C072E" w:rsidRPr="00165318" w:rsidRDefault="004C072E" w:rsidP="00A871CD">
            <w:pPr>
              <w:spacing w:before="56" w:after="113"/>
              <w:rPr>
                <w:rFonts w:cs="Arial"/>
                <w:sz w:val="20"/>
              </w:rPr>
            </w:pPr>
            <w:r w:rsidRPr="00165318">
              <w:rPr>
                <w:rFonts w:cs="Arial"/>
                <w:sz w:val="20"/>
              </w:rPr>
              <w:t>Schnittstelle</w:t>
            </w:r>
          </w:p>
        </w:tc>
        <w:tc>
          <w:tcPr>
            <w:tcW w:w="2642" w:type="dxa"/>
          </w:tcPr>
          <w:p w14:paraId="7079E641"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2642" w:type="dxa"/>
          </w:tcPr>
          <w:p w14:paraId="0F834740"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004C072E" w:rsidRPr="00165318" w14:paraId="0B885EF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211E562" w14:textId="77777777" w:rsidR="004C072E" w:rsidRPr="00165318" w:rsidRDefault="004C072E" w:rsidP="00A871CD">
            <w:pPr>
              <w:spacing w:before="56" w:after="113"/>
              <w:rPr>
                <w:rFonts w:cs="Arial"/>
                <w:b w:val="0"/>
                <w:sz w:val="20"/>
              </w:rPr>
            </w:pPr>
            <w:r w:rsidRPr="00165318">
              <w:rPr>
                <w:rFonts w:cs="Arial"/>
                <w:b w:val="0"/>
                <w:sz w:val="20"/>
              </w:rPr>
              <w:t>Java Application</w:t>
            </w:r>
          </w:p>
        </w:tc>
        <w:tc>
          <w:tcPr>
            <w:tcW w:w="2642" w:type="dxa"/>
          </w:tcPr>
          <w:p w14:paraId="1399B619"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2642" w:type="dxa"/>
          </w:tcPr>
          <w:p w14:paraId="0AEB9A3A"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004C072E" w:rsidRPr="00165318" w14:paraId="03538454" w14:textId="77777777" w:rsidTr="0005420B">
        <w:tc>
          <w:tcPr>
            <w:cnfStyle w:val="001000000000" w:firstRow="0" w:lastRow="0" w:firstColumn="1" w:lastColumn="0" w:oddVBand="0" w:evenVBand="0" w:oddHBand="0" w:evenHBand="0" w:firstRowFirstColumn="0" w:firstRowLastColumn="0" w:lastRowFirstColumn="0" w:lastRowLastColumn="0"/>
            <w:tcW w:w="2642" w:type="dxa"/>
          </w:tcPr>
          <w:p w14:paraId="09AEFC0D" w14:textId="77777777" w:rsidR="004C072E" w:rsidRPr="00165318" w:rsidRDefault="004C072E" w:rsidP="00A871CD">
            <w:pPr>
              <w:spacing w:before="56" w:after="113"/>
              <w:rPr>
                <w:rFonts w:cs="Arial"/>
                <w:b w:val="0"/>
                <w:sz w:val="20"/>
              </w:rPr>
            </w:pPr>
            <w:r w:rsidRPr="00165318">
              <w:rPr>
                <w:rFonts w:cs="Arial"/>
                <w:b w:val="0"/>
                <w:sz w:val="20"/>
              </w:rPr>
              <w:t>PostgreSQL</w:t>
            </w:r>
          </w:p>
        </w:tc>
        <w:tc>
          <w:tcPr>
            <w:tcW w:w="2642" w:type="dxa"/>
          </w:tcPr>
          <w:p w14:paraId="1908308D"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2642" w:type="dxa"/>
          </w:tcPr>
          <w:p w14:paraId="6A3B630B"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14:paraId="65C82AF1" w14:textId="77777777" w:rsidR="00286C99" w:rsidRPr="00D62916" w:rsidRDefault="00286C99" w:rsidP="00286C99">
      <w:pPr>
        <w:spacing w:before="56" w:after="113"/>
        <w:ind w:left="-5"/>
        <w:rPr>
          <w:rFonts w:cs="Arial"/>
          <w:sz w:val="20"/>
        </w:rPr>
      </w:pPr>
    </w:p>
    <w:p w14:paraId="4B243BB6" w14:textId="77777777" w:rsidR="00517008" w:rsidRDefault="00286C99" w:rsidP="00517008">
      <w:pPr>
        <w:pStyle w:val="berschrift2"/>
      </w:pPr>
      <w:bookmarkStart w:id="51" w:name="_Toc22396699"/>
      <w:bookmarkStart w:id="52" w:name="_Toc161293432"/>
      <w:bookmarkStart w:id="53" w:name="_Toc418769928"/>
      <w:r w:rsidRPr="00D62916">
        <w:t>Fachlicher Kontext</w:t>
      </w:r>
      <w:bookmarkEnd w:id="51"/>
      <w:bookmarkEnd w:id="52"/>
      <w:bookmarkEnd w:id="53"/>
    </w:p>
    <w:p w14:paraId="705D0DDA" w14:textId="1C07F9E3" w:rsidR="00517008" w:rsidRPr="00517008" w:rsidRDefault="004C072E" w:rsidP="00517008">
      <w:r>
        <w:object w:dxaOrig="11730" w:dyaOrig="1966" w14:anchorId="5D9E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75.6pt" o:ole="">
            <v:imagedata r:id="rId12" o:title=""/>
          </v:shape>
          <o:OLEObject Type="Embed" ProgID="Visio.Drawing.15" ShapeID="_x0000_i1025" DrawAspect="Content" ObjectID="_1493413326" r:id="rId13"/>
        </w:object>
      </w:r>
    </w:p>
    <w:p w14:paraId="3A14F7A4" w14:textId="61FD0F7E" w:rsidR="00E864AB" w:rsidRPr="00D62916" w:rsidRDefault="00E864AB" w:rsidP="00E864AB">
      <w:pPr>
        <w:pStyle w:val="berschrift1"/>
      </w:pPr>
      <w:bookmarkStart w:id="54" w:name="_Toc418769931"/>
      <w:r>
        <w:t>Lösungsstrategie</w:t>
      </w:r>
      <w:bookmarkEnd w:id="54"/>
    </w:p>
    <w:p w14:paraId="2C440D40" w14:textId="418BB24B" w:rsidR="009454DF" w:rsidRDefault="00A62462" w:rsidP="00E864AB">
      <w:pPr>
        <w:rPr>
          <w:lang w:val="de-CH"/>
        </w:rPr>
      </w:pPr>
      <w:bookmarkStart w:id="55" w:name="OLE_LINK67"/>
      <w:bookmarkStart w:id="56" w:name="OLE_LINK68"/>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wie </w:t>
      </w:r>
      <w:r w:rsidR="009454DF" w:rsidRP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009454DF" w:rsidRPr="009454DF">
        <w:rPr>
          <w:lang w:val="de-CH"/>
        </w:rPr>
        <w:t>RMI</w:t>
      </w:r>
      <w:r w:rsidR="009454DF">
        <w:rPr>
          <w:lang w:val="de-CH"/>
        </w:rPr>
        <w:t xml:space="preserve"> auf. Für weitere Informationen siehe Punkt 7. „Verteilungssicht“.</w:t>
      </w:r>
    </w:p>
    <w:p w14:paraId="3345DB72" w14:textId="77777777" w:rsidR="009454DF" w:rsidRDefault="009454DF" w:rsidP="00E864AB">
      <w:pPr>
        <w:rPr>
          <w:lang w:val="de-CH"/>
        </w:rPr>
      </w:pPr>
    </w:p>
    <w:p w14:paraId="449CC4F9" w14:textId="495D4B3C" w:rsidR="009454DF" w:rsidRDefault="495D4B3C" w:rsidP="00E864AB">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14:paraId="4F3F29BE" w14:textId="77777777" w:rsidR="002C4164" w:rsidRDefault="002C4164" w:rsidP="00E864AB">
      <w:pPr>
        <w:rPr>
          <w:lang w:val="de-CH"/>
        </w:rPr>
      </w:pPr>
    </w:p>
    <w:p w14:paraId="6D406186" w14:textId="6C0BA068" w:rsidR="00633480" w:rsidRDefault="002C4164" w:rsidP="00E864AB">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00633480" w:rsidRP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14:paraId="2743B88C" w14:textId="77777777" w:rsidR="00844A0D" w:rsidRDefault="00844A0D" w:rsidP="00E864AB">
      <w:pPr>
        <w:rPr>
          <w:lang w:val="de-CH"/>
        </w:rPr>
      </w:pPr>
    </w:p>
    <w:p w14:paraId="1DF18A6A" w14:textId="7249067E" w:rsidR="008F343F" w:rsidRPr="009454DF" w:rsidRDefault="00844A0D" w:rsidP="00E864AB">
      <w:pPr>
        <w:rPr>
          <w:lang w:val="de-CH"/>
        </w:rPr>
      </w:pPr>
      <w:r>
        <w:rPr>
          <w:lang w:val="de-CH"/>
        </w:rPr>
        <w:t xml:space="preserve">Es wird versucht vier verschiedene Sichten, also je eine Sicht für einen Stakeholder, zu realisieren. </w:t>
      </w:r>
      <w:r w:rsidR="008F343F" w:rsidRPr="008F343F">
        <w:rPr>
          <w:i/>
          <w:lang w:val="de-CH"/>
        </w:rPr>
        <w:t>Siehe Punkt 5. „Bausteinsicht“ für weitere detaillierte Informationen zu den verschiedenen Views.</w:t>
      </w:r>
      <w:r w:rsidR="008F343F">
        <w:rPr>
          <w:lang w:val="de-CH"/>
        </w:rPr>
        <w:t xml:space="preserve"> </w:t>
      </w:r>
    </w:p>
    <w:p w14:paraId="2B4B4F7A" w14:textId="1AB7EDA7" w:rsidR="00E864AB" w:rsidRPr="006B0F7C" w:rsidRDefault="00E864AB" w:rsidP="00E864AB">
      <w:pPr>
        <w:pStyle w:val="berschrift1"/>
      </w:pPr>
      <w:bookmarkStart w:id="57" w:name="_Toc161293445"/>
      <w:bookmarkStart w:id="58" w:name="_Toc418769932"/>
      <w:bookmarkEnd w:id="55"/>
      <w:bookmarkEnd w:id="56"/>
      <w:r w:rsidRPr="00D62916">
        <w:t>Bausteinsicht</w:t>
      </w:r>
      <w:bookmarkEnd w:id="57"/>
      <w:bookmarkEnd w:id="58"/>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berschrift2"/>
      </w:pPr>
      <w:bookmarkStart w:id="59" w:name="_Toc161293446"/>
      <w:bookmarkStart w:id="60" w:name="_Toc418769933"/>
      <w:bookmarkStart w:id="61" w:name="OLE_LINK53"/>
      <w:bookmarkStart w:id="62" w:name="OLE_LINK54"/>
      <w:r w:rsidRPr="00D62916">
        <w:t>Ebene 1</w:t>
      </w:r>
      <w:bookmarkEnd w:id="59"/>
      <w:bookmarkEnd w:id="60"/>
    </w:p>
    <w:bookmarkEnd w:id="61"/>
    <w:bookmarkEnd w:id="62"/>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berschrift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berschrift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berschrift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berschrift3"/>
      </w:pPr>
      <w:r w:rsidRPr="00D62916">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berschrift3"/>
      </w:pPr>
      <w:r w:rsidRPr="00D62916">
        <w:t>Offene Punkte</w:t>
      </w:r>
    </w:p>
    <w:p w14:paraId="6617C158" w14:textId="77777777" w:rsidR="00E864AB" w:rsidRPr="00D62916" w:rsidRDefault="00E864AB" w:rsidP="00E864AB">
      <w:pPr>
        <w:pStyle w:val="berschrift2"/>
      </w:pPr>
      <w:bookmarkStart w:id="63" w:name="_Toc161293447"/>
      <w:bookmarkStart w:id="64" w:name="_Toc418769934"/>
      <w:r w:rsidRPr="00D62916">
        <w:t>Ebene 2</w:t>
      </w:r>
      <w:bookmarkEnd w:id="63"/>
      <w:bookmarkEnd w:id="64"/>
    </w:p>
    <w:p w14:paraId="26911A60" w14:textId="1A3A3C70" w:rsidR="00E864AB" w:rsidRPr="00112EDC" w:rsidRDefault="00E864AB" w:rsidP="00112EDC">
      <w:pPr>
        <w:pStyle w:val="berschrift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berschrift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berschrift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berschrift4"/>
      </w:pPr>
      <w:r w:rsidRPr="00D62916">
        <w:t>...</w:t>
      </w:r>
    </w:p>
    <w:p w14:paraId="2A957BF3" w14:textId="77777777" w:rsidR="00E864AB" w:rsidRPr="00D62916" w:rsidRDefault="00E864AB" w:rsidP="00E864AB">
      <w:pPr>
        <w:pStyle w:val="berschrift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berschrift4"/>
      </w:pPr>
      <w:r w:rsidRPr="00D62916">
        <w:t>Beschreibung der Beziehungen</w:t>
      </w:r>
    </w:p>
    <w:p w14:paraId="2F149D80" w14:textId="77777777" w:rsidR="00E864AB" w:rsidRPr="00D62916" w:rsidRDefault="00E864AB" w:rsidP="00E864AB">
      <w:pPr>
        <w:pStyle w:val="berschrift4"/>
      </w:pPr>
      <w:r w:rsidRPr="00D62916">
        <w:t>Offene Punke</w:t>
      </w:r>
    </w:p>
    <w:p w14:paraId="44EB0A5F" w14:textId="77777777" w:rsidR="00E864AB" w:rsidRPr="00D62916" w:rsidRDefault="00E864AB" w:rsidP="00E864AB">
      <w:pPr>
        <w:pStyle w:val="berschrift3"/>
      </w:pPr>
      <w:r w:rsidRPr="00D62916">
        <w:t>Bausteinname 2 (Whitebox-Beschreibung)</w:t>
      </w:r>
    </w:p>
    <w:p w14:paraId="07F9B44F" w14:textId="77777777" w:rsidR="00E864AB" w:rsidRPr="00D62916" w:rsidRDefault="00E864AB" w:rsidP="00E864AB">
      <w:pPr>
        <w:pStyle w:val="berschrift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berschrift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berschrift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berschrift4"/>
      </w:pPr>
      <w:r w:rsidRPr="00D62916">
        <w:t>...</w:t>
      </w:r>
    </w:p>
    <w:p w14:paraId="50669146" w14:textId="77777777" w:rsidR="00E864AB" w:rsidRPr="00D62916" w:rsidRDefault="00E864AB" w:rsidP="00E864AB">
      <w:pPr>
        <w:pStyle w:val="berschrift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berschrift4"/>
      </w:pPr>
      <w:r w:rsidRPr="00D62916">
        <w:t>Beschreibung der Beziehungen</w:t>
      </w:r>
    </w:p>
    <w:p w14:paraId="11736B94" w14:textId="77777777" w:rsidR="00E864AB" w:rsidRPr="00D62916" w:rsidRDefault="00E864AB" w:rsidP="00E864AB">
      <w:pPr>
        <w:pStyle w:val="berschrift4"/>
      </w:pPr>
      <w:r w:rsidRPr="00D62916">
        <w:t>Offene Punkte</w:t>
      </w:r>
    </w:p>
    <w:p w14:paraId="13F2D4C7" w14:textId="77777777" w:rsidR="00E864AB" w:rsidRPr="00D62916" w:rsidRDefault="00E864AB" w:rsidP="00E864AB">
      <w:pPr>
        <w:pStyle w:val="berschrift3"/>
      </w:pPr>
      <w:r w:rsidRPr="00D62916">
        <w:t>Bausteinename 3 (Whitebox-Beschreibung)</w:t>
      </w:r>
    </w:p>
    <w:p w14:paraId="65D98FC3" w14:textId="77777777" w:rsidR="00E864AB" w:rsidRPr="00D62916" w:rsidRDefault="00E864AB" w:rsidP="00E864AB">
      <w:pPr>
        <w:pStyle w:val="berschrift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berschrift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berschrift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berschrift4"/>
      </w:pPr>
      <w:r w:rsidRPr="00D62916">
        <w:t>...</w:t>
      </w:r>
    </w:p>
    <w:p w14:paraId="6B69C0FD" w14:textId="77777777" w:rsidR="00E864AB" w:rsidRPr="00D62916" w:rsidRDefault="00E864AB" w:rsidP="00E864AB">
      <w:pPr>
        <w:pStyle w:val="berschrift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berschrift4"/>
      </w:pPr>
      <w:r w:rsidRPr="00D62916">
        <w:t>Beschreibung der Beziehungen</w:t>
      </w:r>
    </w:p>
    <w:p w14:paraId="1C80E1BA" w14:textId="77777777" w:rsidR="00E864AB" w:rsidRPr="00D62916" w:rsidRDefault="00E864AB" w:rsidP="00E864AB">
      <w:pPr>
        <w:pStyle w:val="berschrift4"/>
      </w:pPr>
      <w:r w:rsidRPr="00D62916">
        <w:t>Offene Punkte</w:t>
      </w:r>
    </w:p>
    <w:p w14:paraId="176055AB" w14:textId="77777777" w:rsidR="00E864AB" w:rsidRPr="00D62916" w:rsidRDefault="00E864AB" w:rsidP="00E864AB">
      <w:pPr>
        <w:pStyle w:val="berschrift2"/>
      </w:pPr>
      <w:bookmarkStart w:id="65" w:name="_Toc161293448"/>
      <w:bookmarkStart w:id="66" w:name="_Toc418769935"/>
      <w:r w:rsidRPr="00D62916">
        <w:t>Ebene 3</w:t>
      </w:r>
      <w:bookmarkEnd w:id="65"/>
      <w:bookmarkEnd w:id="66"/>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berschrift1"/>
      </w:pPr>
      <w:bookmarkStart w:id="67" w:name="_Toc161293449"/>
      <w:bookmarkStart w:id="68" w:name="_Toc418769936"/>
      <w:r w:rsidRPr="00D62916">
        <w:t>Laufzeitsicht</w:t>
      </w:r>
      <w:bookmarkEnd w:id="67"/>
      <w:bookmarkEnd w:id="68"/>
    </w:p>
    <w:p w14:paraId="2B602AAB" w14:textId="77777777" w:rsidR="00112EDC" w:rsidRPr="00112EDC" w:rsidRDefault="00112EDC" w:rsidP="00112EDC"/>
    <w:p w14:paraId="3FEA137F" w14:textId="77777777" w:rsidR="00E864AB" w:rsidRPr="00D62916" w:rsidRDefault="00E864AB" w:rsidP="00E864AB">
      <w:pPr>
        <w:pStyle w:val="berschrift2"/>
      </w:pPr>
      <w:bookmarkStart w:id="69" w:name="_Toc161293450"/>
      <w:bookmarkStart w:id="70" w:name="_Toc418769937"/>
      <w:r w:rsidRPr="00D62916">
        <w:t>Laufzeitszenario 1</w:t>
      </w:r>
      <w:bookmarkEnd w:id="69"/>
      <w:bookmarkEnd w:id="70"/>
    </w:p>
    <w:p w14:paraId="21AA8F37" w14:textId="77777777" w:rsidR="00E864AB" w:rsidRPr="00D62916" w:rsidRDefault="00E864AB" w:rsidP="00E864AB">
      <w:pPr>
        <w:rPr>
          <w:rFonts w:cs="Arial"/>
        </w:rPr>
      </w:pPr>
    </w:p>
    <w:p w14:paraId="12DE16B8" w14:textId="6493455F" w:rsidR="00E864AB" w:rsidRDefault="00E864AB" w:rsidP="00E864AB">
      <w:pPr>
        <w:pStyle w:val="berschrift2"/>
      </w:pPr>
      <w:bookmarkStart w:id="71" w:name="_Toc161293451"/>
      <w:bookmarkStart w:id="72" w:name="_Toc418769938"/>
      <w:r w:rsidRPr="00D62916">
        <w:t>Laufzeitszenario 2</w:t>
      </w:r>
      <w:bookmarkEnd w:id="71"/>
      <w:bookmarkEnd w:id="72"/>
    </w:p>
    <w:p w14:paraId="008FDC21" w14:textId="77777777" w:rsidR="00112EDC" w:rsidRPr="00112EDC" w:rsidRDefault="00112EDC" w:rsidP="00112EDC"/>
    <w:p w14:paraId="6D1A47EA" w14:textId="77777777" w:rsidR="00E864AB" w:rsidRPr="00D62916" w:rsidRDefault="00E864AB" w:rsidP="00E864AB">
      <w:pPr>
        <w:pStyle w:val="berschrift2"/>
      </w:pPr>
      <w:bookmarkStart w:id="73" w:name="_Toc161293452"/>
      <w:bookmarkStart w:id="74" w:name="_Toc418769939"/>
      <w:r w:rsidRPr="00D62916">
        <w:t>...</w:t>
      </w:r>
      <w:bookmarkEnd w:id="73"/>
      <w:bookmarkEnd w:id="74"/>
    </w:p>
    <w:p w14:paraId="2445C941" w14:textId="77777777" w:rsidR="00E864AB" w:rsidRPr="00D62916" w:rsidRDefault="00E864AB" w:rsidP="00E864AB"/>
    <w:p w14:paraId="24469629" w14:textId="77777777" w:rsidR="00E864AB" w:rsidRPr="00D62916" w:rsidRDefault="00E864AB" w:rsidP="00E864AB">
      <w:pPr>
        <w:pStyle w:val="berschrift2"/>
      </w:pPr>
      <w:bookmarkStart w:id="75" w:name="_Toc161293453"/>
      <w:bookmarkStart w:id="76" w:name="_Toc418769940"/>
      <w:r w:rsidRPr="00D62916">
        <w:t>Laufzeitszenario n</w:t>
      </w:r>
      <w:bookmarkEnd w:id="75"/>
      <w:bookmarkEnd w:id="76"/>
    </w:p>
    <w:p w14:paraId="045A98D6" w14:textId="77777777" w:rsidR="00E864AB" w:rsidRPr="00D62916" w:rsidRDefault="00E864AB" w:rsidP="00E864AB">
      <w:pPr>
        <w:rPr>
          <w:rFonts w:cs="Arial"/>
        </w:rPr>
      </w:pPr>
    </w:p>
    <w:p w14:paraId="22A60A68" w14:textId="77777777" w:rsidR="00E864AB" w:rsidRDefault="00E864AB" w:rsidP="00E864AB">
      <w:pPr>
        <w:pStyle w:val="berschrift1"/>
      </w:pPr>
      <w:bookmarkStart w:id="77" w:name="_Toc161293454"/>
      <w:bookmarkStart w:id="78" w:name="_Toc418769941"/>
      <w:r w:rsidRPr="00D62916">
        <w:t>Verteilungssicht</w:t>
      </w:r>
      <w:bookmarkEnd w:id="77"/>
      <w:bookmarkEnd w:id="78"/>
    </w:p>
    <w:p w14:paraId="3B310DA6" w14:textId="77777777" w:rsidR="00112EDC" w:rsidRPr="00112EDC" w:rsidRDefault="00112EDC" w:rsidP="00112EDC"/>
    <w:p w14:paraId="004F3696" w14:textId="77777777" w:rsidR="00E864AB" w:rsidRPr="00D62916" w:rsidRDefault="00E864AB" w:rsidP="00E864AB">
      <w:pPr>
        <w:pStyle w:val="berschrift2"/>
      </w:pPr>
      <w:bookmarkStart w:id="79" w:name="_Toc161293455"/>
      <w:bookmarkStart w:id="80" w:name="_Toc418769942"/>
      <w:r w:rsidRPr="00D62916">
        <w:t>Infrastruktur Ebene 1</w:t>
      </w:r>
      <w:bookmarkEnd w:id="79"/>
      <w:bookmarkEnd w:id="80"/>
    </w:p>
    <w:p w14:paraId="232CB65D" w14:textId="250E932E" w:rsidR="00E864AB" w:rsidRPr="00112EDC" w:rsidRDefault="00E864AB" w:rsidP="00E864AB">
      <w:pPr>
        <w:pStyle w:val="berschrift3"/>
      </w:pPr>
      <w:r w:rsidRPr="00D62916">
        <w:t>Verteilungsdiagramm Ebene 1</w:t>
      </w:r>
    </w:p>
    <w:p w14:paraId="055CC0AA" w14:textId="77777777" w:rsidR="00E864AB" w:rsidRPr="00D62916" w:rsidRDefault="00E864AB" w:rsidP="00E864AB">
      <w:pPr>
        <w:pStyle w:val="berschrift3"/>
      </w:pPr>
      <w:r w:rsidRPr="00D62916">
        <w:t xml:space="preserve">Prozessor 1 </w:t>
      </w:r>
    </w:p>
    <w:p w14:paraId="6E324D84" w14:textId="77777777" w:rsidR="00E864AB" w:rsidRPr="00D62916" w:rsidRDefault="00E864AB" w:rsidP="00E864AB">
      <w:pPr>
        <w:pStyle w:val="berschrift3"/>
      </w:pPr>
      <w:r w:rsidRPr="00D62916">
        <w:t xml:space="preserve">Prozessor 2 </w:t>
      </w:r>
    </w:p>
    <w:p w14:paraId="5A047000" w14:textId="77777777" w:rsidR="00E864AB" w:rsidRPr="00D62916" w:rsidRDefault="00E864AB" w:rsidP="00E864AB">
      <w:pPr>
        <w:pStyle w:val="berschrift3"/>
      </w:pPr>
      <w:r w:rsidRPr="00D62916">
        <w:t>...</w:t>
      </w:r>
    </w:p>
    <w:p w14:paraId="7749A5B6" w14:textId="77777777" w:rsidR="00E864AB" w:rsidRPr="00D62916" w:rsidRDefault="00E864AB" w:rsidP="00E864AB">
      <w:pPr>
        <w:pStyle w:val="berschrift3"/>
      </w:pPr>
      <w:r w:rsidRPr="00D62916">
        <w:t>Prozessor n</w:t>
      </w:r>
    </w:p>
    <w:p w14:paraId="5295A240" w14:textId="77777777" w:rsidR="00E864AB" w:rsidRPr="00D62916" w:rsidRDefault="00E864AB" w:rsidP="00E864AB">
      <w:pPr>
        <w:pStyle w:val="berschrift3"/>
      </w:pPr>
      <w:r w:rsidRPr="00D62916">
        <w:t>Kanal 1</w:t>
      </w:r>
    </w:p>
    <w:p w14:paraId="7C7F1E0B" w14:textId="77777777" w:rsidR="00E864AB" w:rsidRPr="00D62916" w:rsidRDefault="00E864AB" w:rsidP="00E864AB">
      <w:pPr>
        <w:pStyle w:val="berschrift3"/>
      </w:pPr>
      <w:r w:rsidRPr="00D62916">
        <w:t>Kanal 2</w:t>
      </w:r>
    </w:p>
    <w:p w14:paraId="33B08083" w14:textId="77777777" w:rsidR="00E864AB" w:rsidRPr="00D62916" w:rsidRDefault="00E864AB" w:rsidP="00E864AB">
      <w:pPr>
        <w:pStyle w:val="berschrift3"/>
      </w:pPr>
      <w:r w:rsidRPr="00D62916">
        <w:t>...</w:t>
      </w:r>
    </w:p>
    <w:p w14:paraId="153EE674" w14:textId="77777777" w:rsidR="00E864AB" w:rsidRPr="00D62916" w:rsidRDefault="00E864AB" w:rsidP="00E864AB">
      <w:pPr>
        <w:pStyle w:val="berschrift3"/>
      </w:pPr>
      <w:r w:rsidRPr="00D62916">
        <w:t>Kanal m</w:t>
      </w:r>
    </w:p>
    <w:p w14:paraId="291BA0D9" w14:textId="77777777" w:rsidR="00E864AB" w:rsidRPr="00D62916" w:rsidRDefault="00E864AB" w:rsidP="00E864AB">
      <w:pPr>
        <w:pStyle w:val="berschrift3"/>
      </w:pPr>
      <w:r w:rsidRPr="00D62916">
        <w:t>Offene Punkte</w:t>
      </w:r>
    </w:p>
    <w:p w14:paraId="07412E2B" w14:textId="139E5C67" w:rsidR="00E864AB" w:rsidRDefault="00E864AB" w:rsidP="008D6094">
      <w:pPr>
        <w:pStyle w:val="berschrift2"/>
      </w:pPr>
      <w:bookmarkStart w:id="81" w:name="_Toc161293456"/>
      <w:bookmarkStart w:id="82" w:name="_Toc418769943"/>
      <w:r w:rsidRPr="00D62916">
        <w:t>Infrastruktur Ebene 2</w:t>
      </w:r>
      <w:bookmarkStart w:id="83" w:name="_Toc161293457"/>
      <w:bookmarkStart w:id="84" w:name="_Toc414275095"/>
      <w:bookmarkEnd w:id="81"/>
      <w:bookmarkEnd w:id="82"/>
      <w:del w:id="85" w:author="Gernot Starke" w:date="2012-01-14T10:01:00Z">
        <w:r w:rsidRPr="00D62916" w:rsidDel="007E7731">
          <w:delText>Typische Muster, Strukturen und Abläuf</w:delText>
        </w:r>
      </w:del>
      <w:bookmarkEnd w:id="83"/>
      <w:bookmarkEnd w:id="84"/>
    </w:p>
    <w:p w14:paraId="5E834E50" w14:textId="77777777" w:rsidR="00112EDC" w:rsidRPr="00112EDC" w:rsidDel="007E7731" w:rsidRDefault="00112EDC" w:rsidP="00112EDC">
      <w:pPr>
        <w:rPr>
          <w:del w:id="86" w:author="Gernot Starke" w:date="2012-01-14T10:01:00Z"/>
        </w:rPr>
      </w:pPr>
      <w:bookmarkStart w:id="87" w:name="_Toc414449778"/>
      <w:bookmarkStart w:id="88" w:name="_Toc414449852"/>
      <w:bookmarkStart w:id="89" w:name="_Toc418760978"/>
      <w:bookmarkStart w:id="90" w:name="_Toc418769944"/>
      <w:bookmarkEnd w:id="87"/>
      <w:bookmarkEnd w:id="88"/>
      <w:bookmarkEnd w:id="89"/>
      <w:bookmarkEnd w:id="90"/>
    </w:p>
    <w:p w14:paraId="57A0955A" w14:textId="69D94029" w:rsidR="00E864AB" w:rsidRPr="00D62916" w:rsidDel="007E7731" w:rsidRDefault="00E864AB" w:rsidP="00E864AB">
      <w:pPr>
        <w:pStyle w:val="berschrift2"/>
        <w:rPr>
          <w:del w:id="91" w:author="Gernot Starke" w:date="2012-01-14T10:01:00Z"/>
        </w:rPr>
      </w:pPr>
      <w:bookmarkStart w:id="92" w:name="_Toc161293458"/>
      <w:bookmarkStart w:id="93" w:name="_Toc414275096"/>
      <w:bookmarkStart w:id="94" w:name="_Toc414276376"/>
      <w:del w:id="95" w:author="Gernot Starke" w:date="2012-01-14T10:01:00Z">
        <w:r w:rsidRPr="00D62916" w:rsidDel="007E7731">
          <w:delText>Typische Muster und Strukturen</w:delText>
        </w:r>
        <w:bookmarkStart w:id="96" w:name="_Toc414449779"/>
        <w:bookmarkStart w:id="97" w:name="_Toc414449853"/>
        <w:bookmarkStart w:id="98" w:name="_Toc418760979"/>
        <w:bookmarkStart w:id="99" w:name="_Toc418769945"/>
        <w:bookmarkEnd w:id="92"/>
        <w:bookmarkEnd w:id="93"/>
        <w:bookmarkEnd w:id="94"/>
        <w:bookmarkEnd w:id="96"/>
        <w:bookmarkEnd w:id="97"/>
        <w:bookmarkEnd w:id="98"/>
        <w:bookmarkEnd w:id="99"/>
      </w:del>
    </w:p>
    <w:p w14:paraId="665268FC" w14:textId="05B87FE4" w:rsidR="00E864AB" w:rsidRPr="00D62916" w:rsidDel="007E7731" w:rsidRDefault="00E864AB" w:rsidP="00E864AB">
      <w:pPr>
        <w:spacing w:before="56" w:after="113"/>
        <w:rPr>
          <w:del w:id="100" w:author="Gernot Starke" w:date="2012-01-14T10:01:00Z"/>
          <w:rFonts w:cs="Arial"/>
          <w:sz w:val="20"/>
        </w:rPr>
      </w:pPr>
      <w:bookmarkStart w:id="101" w:name="_Toc414449780"/>
      <w:bookmarkStart w:id="102" w:name="_Toc414449854"/>
      <w:bookmarkStart w:id="103" w:name="_Toc418760980"/>
      <w:bookmarkStart w:id="104" w:name="_Toc418769946"/>
      <w:bookmarkEnd w:id="101"/>
      <w:bookmarkEnd w:id="102"/>
      <w:bookmarkEnd w:id="103"/>
      <w:bookmarkEnd w:id="104"/>
    </w:p>
    <w:p w14:paraId="029287B5" w14:textId="120F01FB" w:rsidR="00E864AB" w:rsidRPr="00D62916" w:rsidDel="007E7731" w:rsidRDefault="00E864AB" w:rsidP="00E864AB">
      <w:pPr>
        <w:pStyle w:val="berschrift2"/>
        <w:rPr>
          <w:del w:id="105" w:author="Gernot Starke" w:date="2012-01-14T10:01:00Z"/>
        </w:rPr>
      </w:pPr>
      <w:bookmarkStart w:id="106" w:name="_Toc161293459"/>
      <w:bookmarkStart w:id="107" w:name="_Toc414275097"/>
      <w:bookmarkStart w:id="108" w:name="_Toc414276377"/>
      <w:del w:id="109" w:author="Gernot Starke" w:date="2012-01-14T10:01:00Z">
        <w:r w:rsidRPr="00D62916" w:rsidDel="007E7731">
          <w:delText>Typische Abläufe</w:delText>
        </w:r>
        <w:bookmarkStart w:id="110" w:name="_Toc414449781"/>
        <w:bookmarkStart w:id="111" w:name="_Toc414449855"/>
        <w:bookmarkStart w:id="112" w:name="_Toc418760981"/>
        <w:bookmarkStart w:id="113" w:name="_Toc418769947"/>
        <w:bookmarkEnd w:id="106"/>
        <w:bookmarkEnd w:id="107"/>
        <w:bookmarkEnd w:id="108"/>
        <w:bookmarkEnd w:id="110"/>
        <w:bookmarkEnd w:id="111"/>
        <w:bookmarkEnd w:id="112"/>
        <w:bookmarkEnd w:id="113"/>
      </w:del>
    </w:p>
    <w:p w14:paraId="4D76B088" w14:textId="64CBBDD8" w:rsidR="00E864AB" w:rsidRPr="00D62916" w:rsidDel="007E7731" w:rsidRDefault="00E864AB" w:rsidP="00E864AB">
      <w:pPr>
        <w:spacing w:before="56" w:after="113"/>
        <w:rPr>
          <w:del w:id="114" w:author="Gernot Starke" w:date="2012-01-14T10:01:00Z"/>
          <w:rFonts w:cs="Arial"/>
          <w:sz w:val="20"/>
        </w:rPr>
      </w:pPr>
      <w:bookmarkStart w:id="115" w:name="_Toc414449782"/>
      <w:bookmarkStart w:id="116" w:name="_Toc414449856"/>
      <w:bookmarkStart w:id="117" w:name="_Toc418760982"/>
      <w:bookmarkStart w:id="118" w:name="_Toc418769948"/>
      <w:bookmarkEnd w:id="115"/>
      <w:bookmarkEnd w:id="116"/>
      <w:bookmarkEnd w:id="117"/>
      <w:bookmarkEnd w:id="118"/>
    </w:p>
    <w:p w14:paraId="5D5F2267" w14:textId="7EA9CDDD" w:rsidR="00E864AB" w:rsidRDefault="00E864AB" w:rsidP="00E864AB">
      <w:pPr>
        <w:pStyle w:val="berschrift1"/>
      </w:pPr>
      <w:bookmarkStart w:id="119" w:name="_Toc161293460"/>
      <w:bookmarkStart w:id="120" w:name="_Toc418769949"/>
      <w:r w:rsidRPr="00D62916">
        <w:t>Konzepte</w:t>
      </w:r>
      <w:bookmarkEnd w:id="119"/>
      <w:bookmarkEnd w:id="120"/>
    </w:p>
    <w:p w14:paraId="3DBF2F0F" w14:textId="77777777" w:rsidR="00112EDC" w:rsidRPr="00112EDC" w:rsidRDefault="00112EDC" w:rsidP="00112EDC"/>
    <w:p w14:paraId="39B5A2CF" w14:textId="77777777" w:rsidR="00E25035" w:rsidRDefault="00E25035" w:rsidP="00E25035">
      <w:pPr>
        <w:pStyle w:val="berschrift2"/>
      </w:pPr>
      <w:bookmarkStart w:id="121" w:name="_Toc418769950"/>
      <w:bookmarkStart w:id="122" w:name="OLE_LINK29"/>
      <w:bookmarkStart w:id="123" w:name="OLE_LINK30"/>
      <w:bookmarkStart w:id="124" w:name="_Toc161293461"/>
      <w:commentRangeStart w:id="125"/>
      <w:r>
        <w:t>Fachliche Strukturen und Modelle</w:t>
      </w:r>
      <w:bookmarkEnd w:id="121"/>
    </w:p>
    <w:p w14:paraId="29B7F67D" w14:textId="77777777" w:rsidR="00112EDC" w:rsidRPr="00112EDC" w:rsidRDefault="00112EDC" w:rsidP="00112EDC"/>
    <w:p w14:paraId="038D5BE1" w14:textId="4FE7D4A6" w:rsidR="005675D4" w:rsidRDefault="007E7731" w:rsidP="00E864AB">
      <w:pPr>
        <w:pStyle w:val="berschrift2"/>
      </w:pPr>
      <w:bookmarkStart w:id="126" w:name="_Toc418769951"/>
      <w:bookmarkEnd w:id="122"/>
      <w:bookmarkEnd w:id="123"/>
      <w:commentRangeEnd w:id="125"/>
      <w:r>
        <w:rPr>
          <w:rStyle w:val="Kommentarzeichen"/>
          <w:rFonts w:cs="Times New Roman"/>
          <w:b w:val="0"/>
          <w:bCs w:val="0"/>
          <w:iCs w:val="0"/>
          <w:szCs w:val="24"/>
        </w:rPr>
        <w:commentReference w:id="125"/>
      </w:r>
      <w:commentRangeStart w:id="127"/>
      <w:r w:rsidR="005675D4">
        <w:t>T</w:t>
      </w:r>
      <w:r w:rsidR="00872ACE">
        <w:t>ypische Muster</w:t>
      </w:r>
      <w:r w:rsidR="005675D4">
        <w:t xml:space="preserve"> Strukturen</w:t>
      </w:r>
      <w:bookmarkEnd w:id="126"/>
    </w:p>
    <w:p w14:paraId="14B3C70C" w14:textId="77777777" w:rsidR="00872ACE" w:rsidRPr="00872ACE" w:rsidRDefault="00872ACE" w:rsidP="00872ACE"/>
    <w:commentRangeEnd w:id="127"/>
    <w:p w14:paraId="0DD1BC3C" w14:textId="2FD87699" w:rsidR="00CD73B6" w:rsidRDefault="007E7731" w:rsidP="00CD73B6">
      <w:pPr>
        <w:pStyle w:val="berschrift2"/>
      </w:pPr>
      <w:r>
        <w:rPr>
          <w:rStyle w:val="Kommentarzeichen"/>
        </w:rPr>
        <w:commentReference w:id="127"/>
      </w:r>
      <w:r w:rsidR="00872ACE">
        <w:t>Typische Abläufe</w:t>
      </w:r>
    </w:p>
    <w:p w14:paraId="29E71173" w14:textId="54F20741" w:rsidR="00872ACE" w:rsidRDefault="00CD73B6" w:rsidP="00872ACE">
      <w:r>
        <w:t>Die Abbildung X zeigt das Erfassen eines Mangels visualisiert auf:</w:t>
      </w:r>
    </w:p>
    <w:p w14:paraId="3E1F61A7" w14:textId="2841798D" w:rsidR="00CD73B6" w:rsidRPr="00872ACE" w:rsidRDefault="00CD73B6" w:rsidP="00872ACE">
      <w:r w:rsidRPr="00CD73B6">
        <w:object w:dxaOrig="17497" w:dyaOrig="11532" w14:anchorId="7E918854">
          <v:shape id="_x0000_i1026" type="#_x0000_t75" style="width:514.2pt;height:339pt" o:ole="">
            <v:imagedata r:id="rId16" o:title=""/>
          </v:shape>
          <o:OLEObject Type="Embed" ProgID="Visio.Drawing.15" ShapeID="_x0000_i1026" DrawAspect="Content" ObjectID="_1493413327" r:id="rId17"/>
        </w:object>
      </w:r>
    </w:p>
    <w:p w14:paraId="2378ADD3" w14:textId="77777777" w:rsidR="00E864AB" w:rsidRPr="00D62916" w:rsidRDefault="00E864AB" w:rsidP="00E864AB">
      <w:pPr>
        <w:pStyle w:val="berschrift2"/>
      </w:pPr>
      <w:bookmarkStart w:id="128" w:name="_Toc418769952"/>
      <w:r w:rsidRPr="00D62916">
        <w:t>Persistenz</w:t>
      </w:r>
      <w:bookmarkEnd w:id="124"/>
      <w:bookmarkEnd w:id="128"/>
    </w:p>
    <w:p w14:paraId="7A1C33FC" w14:textId="77777777" w:rsidR="006214F5" w:rsidRDefault="005434C2" w:rsidP="00E864AB">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14:paraId="06471BE0" w14:textId="57BAC694" w:rsidR="006214F5" w:rsidRDefault="005434C2" w:rsidP="00E864AB">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14:paraId="7510246C" w14:textId="239146E8" w:rsidR="006214F5" w:rsidRDefault="001870D9" w:rsidP="00E864AB">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14:paraId="4977F98E" w14:textId="77777777" w:rsidR="00E864AB" w:rsidRDefault="00E864AB" w:rsidP="00E864AB">
      <w:pPr>
        <w:pStyle w:val="berschrift2"/>
      </w:pPr>
      <w:bookmarkStart w:id="129" w:name="_Toc161293462"/>
      <w:bookmarkStart w:id="130" w:name="_Toc418769953"/>
      <w:r w:rsidRPr="00D62916">
        <w:t>Benutzungsoberfläche</w:t>
      </w:r>
      <w:bookmarkEnd w:id="129"/>
      <w:bookmarkEnd w:id="130"/>
    </w:p>
    <w:p w14:paraId="07B27289" w14:textId="77777777" w:rsidR="00200ED8" w:rsidRPr="00200ED8" w:rsidRDefault="00200ED8" w:rsidP="00200ED8"/>
    <w:p w14:paraId="3D0BC6BB" w14:textId="77777777" w:rsidR="00E864AB" w:rsidRPr="00D62916" w:rsidRDefault="00E864AB" w:rsidP="00E864AB">
      <w:pPr>
        <w:pStyle w:val="berschrift2"/>
      </w:pPr>
      <w:bookmarkStart w:id="131" w:name="_Toc161293463"/>
      <w:bookmarkStart w:id="132" w:name="_Toc418769954"/>
      <w:r w:rsidRPr="00D62916">
        <w:t>Ergonomie</w:t>
      </w:r>
      <w:bookmarkEnd w:id="131"/>
      <w:bookmarkEnd w:id="132"/>
    </w:p>
    <w:p w14:paraId="646D0C62" w14:textId="77777777" w:rsidR="00E864AB" w:rsidRPr="00D62916" w:rsidRDefault="00E864AB" w:rsidP="00E864AB"/>
    <w:p w14:paraId="5CD1B07C" w14:textId="49193A4A" w:rsidR="00E864AB" w:rsidRPr="00D62916" w:rsidRDefault="00E864AB" w:rsidP="00E864AB">
      <w:pPr>
        <w:pStyle w:val="berschrift2"/>
      </w:pPr>
      <w:bookmarkStart w:id="133" w:name="_Toc161293464"/>
      <w:bookmarkStart w:id="134" w:name="_Toc418769955"/>
      <w:r w:rsidRPr="00D62916">
        <w:t>Ablaufsteuerung</w:t>
      </w:r>
      <w:bookmarkStart w:id="135" w:name="OLE_LINK97"/>
      <w:bookmarkStart w:id="136" w:name="OLE_LINK98"/>
      <w:bookmarkEnd w:id="133"/>
      <w:bookmarkEnd w:id="134"/>
    </w:p>
    <w:bookmarkEnd w:id="135"/>
    <w:bookmarkEnd w:id="136"/>
    <w:p w14:paraId="736C6D7E" w14:textId="77777777" w:rsidR="00E864AB" w:rsidRPr="00D62916" w:rsidRDefault="00E864AB" w:rsidP="00E864AB">
      <w:pPr>
        <w:spacing w:before="56" w:after="113"/>
        <w:rPr>
          <w:rFonts w:cs="Arial"/>
          <w:sz w:val="20"/>
        </w:rPr>
      </w:pPr>
    </w:p>
    <w:p w14:paraId="21B182EC" w14:textId="77777777" w:rsidR="00E864AB" w:rsidRDefault="00E864AB" w:rsidP="00E864AB">
      <w:pPr>
        <w:pStyle w:val="berschrift2"/>
      </w:pPr>
      <w:bookmarkStart w:id="137" w:name="_Toc161293465"/>
      <w:bookmarkStart w:id="138" w:name="_Toc418769956"/>
      <w:r w:rsidRPr="00D62916">
        <w:t>Transaktionsbehandlung</w:t>
      </w:r>
      <w:bookmarkEnd w:id="137"/>
      <w:bookmarkEnd w:id="138"/>
    </w:p>
    <w:p w14:paraId="46DD0F99" w14:textId="77777777" w:rsidR="0095588C" w:rsidRPr="0095588C" w:rsidRDefault="0095588C" w:rsidP="0095588C"/>
    <w:p w14:paraId="06A591DF" w14:textId="77777777" w:rsidR="00E864AB" w:rsidRPr="00D62916" w:rsidRDefault="00E864AB" w:rsidP="00E864AB">
      <w:pPr>
        <w:pStyle w:val="berschrift2"/>
      </w:pPr>
      <w:bookmarkStart w:id="139" w:name="_Toc161293466"/>
      <w:bookmarkStart w:id="140" w:name="_Toc418769957"/>
      <w:r w:rsidRPr="00D62916">
        <w:t>Sessionbehandlung</w:t>
      </w:r>
      <w:bookmarkEnd w:id="139"/>
      <w:bookmarkEnd w:id="140"/>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berschrift2"/>
      </w:pPr>
      <w:bookmarkStart w:id="141" w:name="_Toc161293467"/>
      <w:bookmarkStart w:id="142" w:name="_Toc418769958"/>
      <w:r w:rsidRPr="00D62916">
        <w:t>Sicherheit</w:t>
      </w:r>
      <w:bookmarkEnd w:id="141"/>
      <w:bookmarkEnd w:id="142"/>
    </w:p>
    <w:p w14:paraId="0475CECC" w14:textId="76036F25" w:rsidR="002C4CA7" w:rsidRDefault="0095588C" w:rsidP="00E864AB">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14:paraId="10D2FC8A" w14:textId="7CD8D2E5" w:rsidR="00005B22" w:rsidRDefault="00005B22" w:rsidP="00E864AB">
      <w:pPr>
        <w:spacing w:before="56" w:after="113"/>
        <w:rPr>
          <w:rFonts w:cs="Arial"/>
          <w:sz w:val="20"/>
        </w:rPr>
      </w:pPr>
      <w:r>
        <w:rPr>
          <w:rFonts w:cs="Arial"/>
          <w:sz w:val="20"/>
        </w:rPr>
        <w:t>Momentan gibt es zwei Benutzergruppen, das BackOffice GU und das BackOffice SU mit folgenden Rechten:</w:t>
      </w:r>
    </w:p>
    <w:p w14:paraId="4D0882DB" w14:textId="34A4C2EA" w:rsidR="00616FC3" w:rsidRPr="00616FC3" w:rsidRDefault="00616FC3" w:rsidP="00616FC3">
      <w:pPr>
        <w:pStyle w:val="Listenabsatz"/>
        <w:numPr>
          <w:ilvl w:val="0"/>
          <w:numId w:val="40"/>
        </w:numPr>
        <w:spacing w:before="56" w:after="113"/>
        <w:rPr>
          <w:rFonts w:cs="Arial"/>
          <w:b/>
          <w:sz w:val="20"/>
        </w:rPr>
      </w:pPr>
      <w:r>
        <w:rPr>
          <w:rFonts w:cs="Arial"/>
          <w:b/>
          <w:sz w:val="20"/>
        </w:rPr>
        <w:t xml:space="preserve">Die </w:t>
      </w:r>
      <w:r w:rsidR="00005B22" w:rsidRPr="00616FC3">
        <w:rPr>
          <w:rFonts w:cs="Arial"/>
          <w:b/>
          <w:sz w:val="20"/>
        </w:rPr>
        <w:t>BackOffice GU</w:t>
      </w:r>
      <w:r>
        <w:rPr>
          <w:rFonts w:cs="Arial"/>
          <w:b/>
          <w:sz w:val="20"/>
        </w:rPr>
        <w:t>:</w:t>
      </w:r>
    </w:p>
    <w:p w14:paraId="37D18B46" w14:textId="5A90EBB1" w:rsidR="00005B22" w:rsidRPr="00616FC3" w:rsidRDefault="00616FC3" w:rsidP="00616FC3">
      <w:pPr>
        <w:pStyle w:val="Listenabsatz"/>
        <w:spacing w:before="56" w:after="113"/>
        <w:rPr>
          <w:rFonts w:cs="Arial"/>
          <w:sz w:val="20"/>
        </w:rPr>
      </w:pPr>
      <w:r w:rsidRPr="00616FC3">
        <w:rPr>
          <w:rFonts w:cs="Arial"/>
          <w:sz w:val="20"/>
        </w:rPr>
        <w:t xml:space="preserve">Kann neue BackOffice GU wie auch BackOffice SU Benutzer erstellen. </w:t>
      </w:r>
      <w:r w:rsidR="00005B22" w:rsidRPr="00616FC3">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14:paraId="060FDDF8" w14:textId="147C16EE" w:rsidR="00616FC3" w:rsidRDefault="00616FC3" w:rsidP="00616FC3">
      <w:pPr>
        <w:spacing w:before="56" w:after="113"/>
        <w:rPr>
          <w:rFonts w:cs="Arial"/>
          <w:sz w:val="20"/>
        </w:rPr>
      </w:pPr>
    </w:p>
    <w:p w14:paraId="7788618E" w14:textId="3FD4CA7E" w:rsidR="00616FC3" w:rsidRDefault="00616FC3" w:rsidP="00616FC3">
      <w:pPr>
        <w:pStyle w:val="Listenabsatz"/>
        <w:numPr>
          <w:ilvl w:val="0"/>
          <w:numId w:val="40"/>
        </w:numPr>
        <w:spacing w:before="56" w:after="113"/>
        <w:rPr>
          <w:rFonts w:cs="Arial"/>
          <w:b/>
          <w:sz w:val="20"/>
        </w:rPr>
      </w:pPr>
      <w:r>
        <w:rPr>
          <w:rFonts w:cs="Arial"/>
          <w:b/>
          <w:sz w:val="20"/>
        </w:rPr>
        <w:t xml:space="preserve">Die </w:t>
      </w:r>
      <w:r w:rsidRPr="00616FC3">
        <w:rPr>
          <w:rFonts w:cs="Arial"/>
          <w:b/>
          <w:sz w:val="20"/>
        </w:rPr>
        <w:t>BackOffice SU</w:t>
      </w:r>
      <w:r>
        <w:rPr>
          <w:rFonts w:cs="Arial"/>
          <w:b/>
          <w:sz w:val="20"/>
        </w:rPr>
        <w:t>:</w:t>
      </w:r>
    </w:p>
    <w:p w14:paraId="65954C11" w14:textId="23CB9669" w:rsidR="00616FC3" w:rsidRDefault="00616FC3" w:rsidP="00616FC3">
      <w:pPr>
        <w:pStyle w:val="Listenabsatz"/>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14:paraId="2521FBF4" w14:textId="0A50FA5E" w:rsidR="00616FC3" w:rsidRDefault="00616FC3" w:rsidP="00616FC3">
      <w:pPr>
        <w:spacing w:before="56" w:after="113"/>
        <w:rPr>
          <w:rFonts w:cs="Arial"/>
          <w:sz w:val="20"/>
        </w:rPr>
      </w:pPr>
    </w:p>
    <w:p w14:paraId="5FA1AF41" w14:textId="6B182321" w:rsidR="00616FC3" w:rsidRPr="00616FC3" w:rsidRDefault="00616FC3" w:rsidP="00616FC3">
      <w:pPr>
        <w:spacing w:before="56" w:after="113"/>
        <w:rPr>
          <w:rFonts w:cs="Arial"/>
          <w:sz w:val="20"/>
        </w:rPr>
      </w:pPr>
      <w:r>
        <w:rPr>
          <w:rFonts w:cs="Arial"/>
          <w:sz w:val="20"/>
        </w:rPr>
        <w:t xml:space="preserve">Es war auch eine Benutzergruppe für den Bauleiter und die </w:t>
      </w:r>
      <w:r w:rsidR="00711690">
        <w:rPr>
          <w:rFonts w:cs="Arial"/>
          <w:sz w:val="20"/>
        </w:rPr>
        <w:t>Ansprechperson</w:t>
      </w:r>
      <w:r>
        <w:rPr>
          <w:rFonts w:cs="Arial"/>
          <w:sz w:val="20"/>
        </w:rPr>
        <w:t xml:space="preserve"> geplant, jedoch mussten wi</w:t>
      </w:r>
      <w:r w:rsidR="00D0754F">
        <w:rPr>
          <w:rFonts w:cs="Arial"/>
          <w:sz w:val="20"/>
        </w:rPr>
        <w:t>rd den Funktionsumfang, aufgrund einer Verringerung der Projektmitglieder, kürzen um den Zeitplan auch einhalten zu können.</w:t>
      </w:r>
    </w:p>
    <w:p w14:paraId="127B8853" w14:textId="77777777" w:rsidR="00E864AB" w:rsidRPr="00D62916" w:rsidRDefault="00E864AB" w:rsidP="00E864AB">
      <w:pPr>
        <w:pStyle w:val="berschrift2"/>
      </w:pPr>
      <w:bookmarkStart w:id="143" w:name="_Toc161293468"/>
      <w:bookmarkStart w:id="144" w:name="_Toc418769959"/>
      <w:r w:rsidRPr="00D62916">
        <w:t>Kommunikation und Integration mit anderen IT-Systemen</w:t>
      </w:r>
      <w:bookmarkEnd w:id="143"/>
      <w:bookmarkEnd w:id="144"/>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berschrift2"/>
      </w:pPr>
      <w:bookmarkStart w:id="145" w:name="_Toc161293469"/>
      <w:bookmarkStart w:id="146" w:name="_Toc418769960"/>
      <w:r w:rsidRPr="00D62916">
        <w:t>Verteilung</w:t>
      </w:r>
      <w:bookmarkEnd w:id="145"/>
      <w:bookmarkEnd w:id="146"/>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berschrift2"/>
      </w:pPr>
      <w:bookmarkStart w:id="147" w:name="_Toc161293479"/>
      <w:bookmarkStart w:id="148" w:name="_Toc418769961"/>
      <w:r w:rsidRPr="00D62916">
        <w:t>Plausibilisierung und Validierung</w:t>
      </w:r>
      <w:bookmarkEnd w:id="147"/>
      <w:bookmarkEnd w:id="148"/>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berschrift2"/>
      </w:pPr>
      <w:bookmarkStart w:id="149" w:name="_Toc161293470"/>
      <w:bookmarkStart w:id="150" w:name="_Toc418769962"/>
      <w:r w:rsidRPr="00D62916">
        <w:t>Ausnahme-/Fehlerbehandlung</w:t>
      </w:r>
      <w:bookmarkEnd w:id="149"/>
      <w:bookmarkEnd w:id="150"/>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berschrift2"/>
      </w:pPr>
      <w:bookmarkStart w:id="151" w:name="_Toc161293471"/>
      <w:bookmarkStart w:id="152" w:name="_Toc418769963"/>
      <w:r w:rsidRPr="00D62916">
        <w:t>Management des Systems &amp; Administrierbarkeit</w:t>
      </w:r>
      <w:bookmarkEnd w:id="151"/>
      <w:bookmarkEnd w:id="152"/>
    </w:p>
    <w:p w14:paraId="081B085E" w14:textId="3F5A6F62" w:rsidR="00E864AB" w:rsidRPr="00D62916" w:rsidRDefault="003C1ABA" w:rsidP="00E864AB">
      <w:r w:rsidRPr="007607C3">
        <w:t>Der Mängel-Manager wird</w:t>
      </w:r>
      <w:r w:rsidR="007607C3">
        <w:t xml:space="preserve"> </w:t>
      </w:r>
      <w:r w:rsidR="007607C3" w:rsidRPr="007607C3">
        <w:t>auf einem IT-System</w:t>
      </w:r>
      <w:r w:rsidR="007607C3">
        <w:t xml:space="preserve"> zentral in der</w:t>
      </w:r>
      <w:r w:rsidRPr="007607C3">
        <w:t xml:space="preserve"> Gen</w:t>
      </w:r>
      <w:r w:rsidR="007607C3">
        <w:t>eralunternehmung</w:t>
      </w:r>
      <w:r w:rsidR="007607C3" w:rsidRPr="007607C3">
        <w:t xml:space="preserve"> der „W&amp;W Architekten GmbH“</w:t>
      </w:r>
      <w:r w:rsidR="007607C3">
        <w:t xml:space="preserve"> </w:t>
      </w:r>
      <w:r w:rsidRPr="007607C3">
        <w:t xml:space="preserve">betrieben. </w:t>
      </w:r>
      <w:r w:rsidR="007607C3" w:rsidRPr="007607C3">
        <w:t>Die Stakeholder werden bezüglich spezieller Eingriffs- oder Konfigurationsmöglichkeiten bei Bedarf, eingeschult</w:t>
      </w:r>
      <w:r w:rsidR="007607C3">
        <w:t xml:space="preserve">. </w:t>
      </w:r>
    </w:p>
    <w:p w14:paraId="101CB4B3" w14:textId="77777777" w:rsidR="00E864AB" w:rsidRPr="00D62916" w:rsidRDefault="00E864AB" w:rsidP="00E864AB">
      <w:pPr>
        <w:pStyle w:val="berschrift2"/>
      </w:pPr>
      <w:bookmarkStart w:id="153" w:name="_Toc161293472"/>
      <w:bookmarkStart w:id="154" w:name="_Toc418769964"/>
      <w:r w:rsidRPr="00D62916">
        <w:t>Logging, Protokollierung, Tracing</w:t>
      </w:r>
      <w:bookmarkEnd w:id="153"/>
      <w:bookmarkEnd w:id="154"/>
      <w:r w:rsidRPr="00D62916">
        <w:t xml:space="preserve"> </w:t>
      </w:r>
    </w:p>
    <w:p w14:paraId="3DFED55D" w14:textId="43E79FCF" w:rsidR="003C1ABA" w:rsidRPr="00D62916" w:rsidRDefault="003C1ABA" w:rsidP="007607C3">
      <w:bookmarkStart w:id="155" w:name="_Toc161293473"/>
      <w:bookmarkStart w:id="156" w:name="_Toc418769965"/>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14:paraId="57636F68" w14:textId="77777777" w:rsidR="00E864AB" w:rsidRPr="00D62916" w:rsidRDefault="00E864AB" w:rsidP="00E864AB">
      <w:pPr>
        <w:pStyle w:val="berschrift2"/>
      </w:pPr>
      <w:r w:rsidRPr="00D62916">
        <w:t>Geschäftsregeln</w:t>
      </w:r>
      <w:bookmarkEnd w:id="155"/>
      <w:bookmarkEnd w:id="156"/>
    </w:p>
    <w:p w14:paraId="0500938A" w14:textId="77777777" w:rsidR="00E864AB" w:rsidRPr="00D62916" w:rsidRDefault="00E864AB" w:rsidP="00E864AB">
      <w:pPr>
        <w:spacing w:before="56" w:after="113"/>
        <w:rPr>
          <w:rFonts w:cs="Arial"/>
          <w:sz w:val="20"/>
        </w:rPr>
      </w:pPr>
      <w:bookmarkStart w:id="157" w:name="OLE_LINK117"/>
      <w:bookmarkStart w:id="158" w:name="OLE_LINK118"/>
    </w:p>
    <w:p w14:paraId="0228CCA9" w14:textId="77777777" w:rsidR="00E864AB" w:rsidRPr="00D62916" w:rsidRDefault="00E864AB" w:rsidP="00E864AB">
      <w:pPr>
        <w:pStyle w:val="berschrift2"/>
      </w:pPr>
      <w:bookmarkStart w:id="159" w:name="_Toc161293474"/>
      <w:bookmarkStart w:id="160" w:name="_Toc418769966"/>
      <w:bookmarkEnd w:id="157"/>
      <w:bookmarkEnd w:id="158"/>
      <w:r w:rsidRPr="00D62916">
        <w:t>Konfigurierbarkeit</w:t>
      </w:r>
      <w:bookmarkEnd w:id="159"/>
      <w:bookmarkEnd w:id="160"/>
    </w:p>
    <w:p w14:paraId="78BE1611" w14:textId="77777777" w:rsidR="00E864AB" w:rsidRPr="00D62916" w:rsidRDefault="00E864AB" w:rsidP="00E864AB">
      <w:pPr>
        <w:rPr>
          <w:rFonts w:cs="Arial"/>
        </w:rPr>
      </w:pPr>
    </w:p>
    <w:p w14:paraId="2F618655" w14:textId="77777777" w:rsidR="00E864AB" w:rsidRPr="00D62916" w:rsidRDefault="00E864AB" w:rsidP="00E864AB">
      <w:pPr>
        <w:pStyle w:val="berschrift2"/>
      </w:pPr>
      <w:bookmarkStart w:id="161" w:name="_Toc161293475"/>
      <w:bookmarkStart w:id="162" w:name="_Toc418769967"/>
      <w:r w:rsidRPr="00D62916">
        <w:t>Parallelisierung und Threading</w:t>
      </w:r>
      <w:bookmarkEnd w:id="161"/>
      <w:bookmarkEnd w:id="162"/>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berschrift2"/>
      </w:pPr>
      <w:bookmarkStart w:id="163" w:name="_Toc161293476"/>
      <w:bookmarkStart w:id="164" w:name="_Toc418769968"/>
      <w:r w:rsidRPr="00D62916">
        <w:t>Internationalisierung</w:t>
      </w:r>
      <w:bookmarkEnd w:id="163"/>
      <w:bookmarkEnd w:id="164"/>
    </w:p>
    <w:p w14:paraId="4C47E719" w14:textId="24D614C5" w:rsidR="00E864AB" w:rsidRPr="00D62916" w:rsidRDefault="0094033E" w:rsidP="007607C3">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14:paraId="7D79802C" w14:textId="77777777" w:rsidR="00E864AB" w:rsidRPr="00D62916" w:rsidRDefault="00E864AB" w:rsidP="00E864AB">
      <w:pPr>
        <w:pStyle w:val="berschrift2"/>
      </w:pPr>
      <w:bookmarkStart w:id="165" w:name="_Toc161293477"/>
      <w:bookmarkStart w:id="166" w:name="_Toc418769969"/>
      <w:r w:rsidRPr="00D62916">
        <w:t>Migration</w:t>
      </w:r>
      <w:bookmarkEnd w:id="165"/>
      <w:bookmarkEnd w:id="166"/>
    </w:p>
    <w:p w14:paraId="3D8E0D9C" w14:textId="08FEBF18" w:rsidR="00E864AB" w:rsidRDefault="00831914" w:rsidP="007607C3">
      <w:r>
        <w:t>Da d</w:t>
      </w:r>
      <w:r w:rsidRPr="00831914">
        <w:t>ie „W&amp;W Architekten GmbH“</w:t>
      </w:r>
      <w:r>
        <w:t xml:space="preserve"> kein Altsystem benutzt hat gibt es wenig zu migrieren. Es müssen Stammdaten und eventuell offene, schon bekannte Mängel erfasst werden.</w:t>
      </w:r>
    </w:p>
    <w:p w14:paraId="66B7A651" w14:textId="09797DAD" w:rsidR="00831914" w:rsidRPr="00D62916" w:rsidRDefault="00831914" w:rsidP="007607C3">
      <w:bookmarkStart w:id="167" w:name="_Toc161293478"/>
      <w:bookmarkStart w:id="168" w:name="_Toc418769970"/>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14:paraId="0DACF9F5" w14:textId="77777777" w:rsidR="00E864AB" w:rsidRPr="00D62916" w:rsidRDefault="00E864AB" w:rsidP="00E864AB">
      <w:pPr>
        <w:pStyle w:val="berschrift2"/>
      </w:pPr>
      <w:r w:rsidRPr="00D62916">
        <w:t>Testbarkeit</w:t>
      </w:r>
      <w:bookmarkEnd w:id="167"/>
      <w:bookmarkEnd w:id="168"/>
    </w:p>
    <w:p w14:paraId="0BCC0854" w14:textId="2D9844E2" w:rsidR="00E864AB" w:rsidRPr="003C1ABA" w:rsidRDefault="003C1ABA" w:rsidP="00E864AB">
      <w:pPr>
        <w:spacing w:before="56" w:after="113"/>
        <w:rPr>
          <w:rFonts w:cs="Arial"/>
          <w:i/>
          <w:sz w:val="20"/>
        </w:rPr>
      </w:pPr>
      <w:r w:rsidRPr="003C1ABA">
        <w:rPr>
          <w:rFonts w:cs="Arial"/>
          <w:i/>
          <w:sz w:val="20"/>
        </w:rPr>
        <w:t>Siehe Kapitel 18. „Funktionale Test‘s“</w:t>
      </w:r>
    </w:p>
    <w:p w14:paraId="3923F293" w14:textId="12B4CD16" w:rsidR="002060DC" w:rsidRPr="00D62916" w:rsidRDefault="002060DC" w:rsidP="002060DC">
      <w:pPr>
        <w:pStyle w:val="berschrift2"/>
      </w:pPr>
      <w:bookmarkStart w:id="169" w:name="_Toc418769971"/>
      <w:r>
        <w:t>Skalierung, Clustering</w:t>
      </w:r>
      <w:bookmarkEnd w:id="169"/>
    </w:p>
    <w:p w14:paraId="17B53118" w14:textId="77777777" w:rsidR="002060DC" w:rsidRPr="00831914" w:rsidRDefault="002060DC" w:rsidP="00831914"/>
    <w:p w14:paraId="73F8E97B" w14:textId="54EF2087" w:rsidR="001833CE" w:rsidRDefault="001833CE" w:rsidP="001833CE">
      <w:pPr>
        <w:pStyle w:val="berschrift2"/>
      </w:pPr>
      <w:bookmarkStart w:id="170" w:name="_Toc418769972"/>
      <w:bookmarkStart w:id="171" w:name="OLE_LINK31"/>
      <w:bookmarkStart w:id="172" w:name="OLE_LINK32"/>
      <w:r>
        <w:t>Hochverfügbarkeit</w:t>
      </w:r>
      <w:bookmarkEnd w:id="170"/>
    </w:p>
    <w:p w14:paraId="527D5427" w14:textId="3B42E843" w:rsidR="00850556" w:rsidRPr="00850556" w:rsidRDefault="00957A24" w:rsidP="00850556">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14:paraId="40CC82B5" w14:textId="77777777" w:rsidR="00E864AB" w:rsidRPr="00D62916" w:rsidRDefault="00E864AB" w:rsidP="00E864AB">
      <w:pPr>
        <w:pStyle w:val="berschrift1"/>
      </w:pPr>
      <w:bookmarkStart w:id="173" w:name="_Toc161293482"/>
      <w:bookmarkStart w:id="174" w:name="_Toc418769973"/>
      <w:bookmarkEnd w:id="171"/>
      <w:bookmarkEnd w:id="172"/>
      <w:r w:rsidRPr="00D62916">
        <w:t>Entwurfsentscheidungen</w:t>
      </w:r>
      <w:bookmarkEnd w:id="173"/>
      <w:bookmarkEnd w:id="174"/>
    </w:p>
    <w:p w14:paraId="6DCDDFF0" w14:textId="77777777" w:rsidR="00E864AB" w:rsidRPr="00B3771A" w:rsidRDefault="00E864AB" w:rsidP="00E864AB"/>
    <w:p w14:paraId="0E14FCCA" w14:textId="50114A71" w:rsidR="00E864AB" w:rsidRDefault="00E864AB" w:rsidP="00E864AB">
      <w:pPr>
        <w:pStyle w:val="berschrift2"/>
      </w:pPr>
      <w:bookmarkStart w:id="175" w:name="_Toc161293483"/>
      <w:bookmarkStart w:id="176" w:name="_Toc418769974"/>
      <w:bookmarkStart w:id="177" w:name="OLE_LINK33"/>
      <w:bookmarkStart w:id="178" w:name="OLE_LINK34"/>
      <w:r>
        <w:t>Entwurfsentscheidung</w:t>
      </w:r>
      <w:bookmarkEnd w:id="175"/>
      <w:r w:rsidR="00E053B5">
        <w:t xml:space="preserve"> 1</w:t>
      </w:r>
      <w:bookmarkEnd w:id="176"/>
    </w:p>
    <w:p w14:paraId="636A80ED" w14:textId="625EB5EB" w:rsidR="00850556" w:rsidRPr="00850556" w:rsidRDefault="00E864AB" w:rsidP="00850556">
      <w:pPr>
        <w:pStyle w:val="berschrift3"/>
      </w:pPr>
      <w:bookmarkStart w:id="179" w:name="OLE_LINK146"/>
      <w:bookmarkStart w:id="180" w:name="OLE_LINK147"/>
      <w:r w:rsidRPr="00B3771A">
        <w:t>Fragestellung</w:t>
      </w:r>
    </w:p>
    <w:p w14:paraId="07E0E79B" w14:textId="114A4D66" w:rsidR="00850556" w:rsidRPr="00850556" w:rsidRDefault="00E864AB" w:rsidP="00850556">
      <w:pPr>
        <w:pStyle w:val="berschrift3"/>
      </w:pPr>
      <w:r w:rsidRPr="00B3771A">
        <w:t>Rahmenbedingungen</w:t>
      </w:r>
    </w:p>
    <w:p w14:paraId="5A21E12D" w14:textId="2923C80A" w:rsidR="00850556" w:rsidRPr="00850556" w:rsidRDefault="00E864AB" w:rsidP="00850556">
      <w:pPr>
        <w:pStyle w:val="berschrift3"/>
      </w:pPr>
      <w:r w:rsidRPr="00B3771A">
        <w:t>Annahmen</w:t>
      </w:r>
    </w:p>
    <w:p w14:paraId="60C85A35" w14:textId="4C2347DF" w:rsidR="00850556" w:rsidRPr="00850556" w:rsidRDefault="00E864AB" w:rsidP="00850556">
      <w:pPr>
        <w:pStyle w:val="berschrift3"/>
      </w:pPr>
      <w:r w:rsidRPr="00B3771A">
        <w:t>Betrachtete Alternativen</w:t>
      </w:r>
    </w:p>
    <w:p w14:paraId="3840941C" w14:textId="08BAD9C7" w:rsidR="00850556" w:rsidRPr="00850556" w:rsidRDefault="00E864AB" w:rsidP="00850556">
      <w:pPr>
        <w:pStyle w:val="berschrift3"/>
      </w:pPr>
      <w:r w:rsidRPr="00B3771A">
        <w:t>Entscheidung</w:t>
      </w:r>
    </w:p>
    <w:p w14:paraId="0C7D3CAA" w14:textId="77777777" w:rsidR="00E864AB" w:rsidRDefault="00E864AB" w:rsidP="00E864AB">
      <w:pPr>
        <w:pStyle w:val="berschrift2"/>
      </w:pPr>
      <w:bookmarkStart w:id="181" w:name="_Toc161293484"/>
      <w:bookmarkStart w:id="182" w:name="_Toc418769975"/>
      <w:bookmarkEnd w:id="177"/>
      <w:bookmarkEnd w:id="178"/>
      <w:bookmarkEnd w:id="179"/>
      <w:bookmarkEnd w:id="180"/>
      <w:r>
        <w:t>Entwurfsentscheidung n</w:t>
      </w:r>
      <w:bookmarkEnd w:id="181"/>
      <w:bookmarkEnd w:id="182"/>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berschrift1"/>
      </w:pPr>
      <w:bookmarkStart w:id="183" w:name="_Toc161293485"/>
      <w:bookmarkStart w:id="184" w:name="_Toc418769976"/>
      <w:r>
        <w:t>Qualitätss</w:t>
      </w:r>
      <w:r w:rsidR="00E864AB" w:rsidRPr="00D62916">
        <w:t>zenarien</w:t>
      </w:r>
      <w:bookmarkEnd w:id="183"/>
      <w:bookmarkEnd w:id="184"/>
    </w:p>
    <w:p w14:paraId="45EED9D1" w14:textId="03B853CE" w:rsidR="00711690" w:rsidRDefault="00711690" w:rsidP="00E053B5"/>
    <w:p w14:paraId="32447BFC" w14:textId="77777777" w:rsidR="00711690" w:rsidRPr="00711690" w:rsidRDefault="00711690" w:rsidP="00711690"/>
    <w:p w14:paraId="4AFE8809" w14:textId="77777777" w:rsidR="00711690" w:rsidRPr="00711690" w:rsidRDefault="00711690" w:rsidP="00711690"/>
    <w:p w14:paraId="4CFB6AA4" w14:textId="77777777" w:rsidR="00711690" w:rsidRPr="00711690" w:rsidRDefault="00711690" w:rsidP="00711690"/>
    <w:p w14:paraId="29217DD7" w14:textId="77777777" w:rsidR="00711690" w:rsidRPr="00711690" w:rsidRDefault="00711690" w:rsidP="00711690"/>
    <w:p w14:paraId="6FED0724" w14:textId="77777777" w:rsidR="00711690" w:rsidRPr="00711690" w:rsidRDefault="00711690" w:rsidP="00711690"/>
    <w:p w14:paraId="3F6F40ED" w14:textId="77777777" w:rsidR="00711690" w:rsidRPr="00711690" w:rsidRDefault="00711690" w:rsidP="00711690"/>
    <w:p w14:paraId="5B6603A2" w14:textId="77777777" w:rsidR="00711690" w:rsidRPr="00711690" w:rsidRDefault="00711690" w:rsidP="00711690"/>
    <w:p w14:paraId="5173BCC2" w14:textId="73A63E48" w:rsidR="00711690" w:rsidRDefault="00711690" w:rsidP="00711690"/>
    <w:p w14:paraId="4BB04797" w14:textId="77777777" w:rsidR="00E053B5" w:rsidRPr="00711690" w:rsidRDefault="00E053B5" w:rsidP="00711690">
      <w:pPr>
        <w:jc w:val="center"/>
      </w:pPr>
    </w:p>
    <w:p w14:paraId="216831C5" w14:textId="3ABA1DE9" w:rsidR="00E864AB" w:rsidRPr="00D62916" w:rsidRDefault="00E053B5" w:rsidP="00E864AB">
      <w:pPr>
        <w:pStyle w:val="berschrift2"/>
      </w:pPr>
      <w:bookmarkStart w:id="185" w:name="_Toc418769977"/>
      <w:r>
        <w:t>Qualitätsbaum</w:t>
      </w:r>
      <w:bookmarkEnd w:id="185"/>
    </w:p>
    <w:p w14:paraId="354A0811" w14:textId="60AD6333" w:rsidR="00E864AB" w:rsidRPr="002D7FEA" w:rsidRDefault="00B40217" w:rsidP="00E864AB">
      <w:r>
        <w:object w:dxaOrig="12150" w:dyaOrig="7575" w14:anchorId="7DDB49DB">
          <v:shape id="_x0000_i1027" type="#_x0000_t75" style="width:453pt;height:283.2pt" o:ole="">
            <v:imagedata r:id="rId18" o:title=""/>
          </v:shape>
          <o:OLEObject Type="Embed" ProgID="Visio.Drawing.15" ShapeID="_x0000_i1027" DrawAspect="Content" ObjectID="_1493413328" r:id="rId19"/>
        </w:object>
      </w:r>
    </w:p>
    <w:p w14:paraId="7424422C" w14:textId="491DC6BB" w:rsidR="00E864AB" w:rsidRDefault="00E864AB" w:rsidP="00E864AB">
      <w:pPr>
        <w:pStyle w:val="berschrift2"/>
      </w:pPr>
      <w:bookmarkStart w:id="186" w:name="_Toc161293487"/>
      <w:bookmarkStart w:id="187" w:name="_Toc418769978"/>
      <w:r w:rsidRPr="00D62916">
        <w:t>Bewertungsszenari</w:t>
      </w:r>
      <w:bookmarkEnd w:id="186"/>
      <w:r w:rsidR="00E053B5">
        <w:t>en</w:t>
      </w:r>
      <w:bookmarkEnd w:id="187"/>
    </w:p>
    <w:p w14:paraId="15A95575" w14:textId="77777777" w:rsidR="00B40217" w:rsidRDefault="00B40217" w:rsidP="00B40217">
      <w:r>
        <w:t>Nutzungsszenario (Qualitätsziel Zuverlässigkeit):</w:t>
      </w:r>
    </w:p>
    <w:p w14:paraId="1C4018F0" w14:textId="77777777" w:rsidR="00B40217" w:rsidRDefault="00B40217" w:rsidP="00B40217">
      <w:r>
        <w:t>Dem Bauleiter wird vor Ort mitgeteilt, dass einige Ressourcen bezüglich des Baus fehlen. Entweder muss er den Projektplan ändern oder er muss sich beim Subunternehmen melden.</w:t>
      </w:r>
    </w:p>
    <w:p w14:paraId="620961D6" w14:textId="77777777" w:rsidR="00B40217" w:rsidRDefault="00B40217" w:rsidP="00B40217">
      <w:r>
        <w:t>Dazu erstellt er über sein Tablet erstmal einen Mangel um später noch einmal darauf hingewiesen zu werden.</w:t>
      </w:r>
    </w:p>
    <w:p w14:paraId="1CFB46DB" w14:textId="77777777" w:rsidR="00B40217" w:rsidRDefault="00B40217" w:rsidP="00B40217"/>
    <w:p w14:paraId="6ED9F98D" w14:textId="77777777" w:rsidR="00B40217" w:rsidRDefault="00B40217" w:rsidP="00B40217">
      <w:r>
        <w:t>Nutzungsszenario (Qualitätsziel Benutzbarkeit):</w:t>
      </w:r>
    </w:p>
    <w:p w14:paraId="3B4786B1" w14:textId="77777777" w:rsidR="00B40217" w:rsidRPr="00850556" w:rsidRDefault="00B40217" w:rsidP="00B4021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14:paraId="4832E43B" w14:textId="77777777" w:rsidR="00850556" w:rsidRDefault="00850556" w:rsidP="00850556"/>
    <w:p w14:paraId="61F40DA6" w14:textId="6C050B2C" w:rsidR="00ED740A" w:rsidRDefault="00ED740A" w:rsidP="00850556"/>
    <w:p w14:paraId="4DCDD22E" w14:textId="77777777" w:rsidR="00ED740A" w:rsidRPr="00850556" w:rsidRDefault="00ED740A" w:rsidP="00850556"/>
    <w:p w14:paraId="6C0861A4" w14:textId="786E9624" w:rsidR="00E864AB" w:rsidRPr="00D62916" w:rsidRDefault="001833CE" w:rsidP="00E864AB">
      <w:pPr>
        <w:pStyle w:val="berschrift1"/>
      </w:pPr>
      <w:bookmarkStart w:id="188" w:name="_Toc418769979"/>
      <w:r w:rsidRPr="00DA658C">
        <w:t>Risiken</w:t>
      </w:r>
      <w:bookmarkEnd w:id="188"/>
    </w:p>
    <w:p w14:paraId="485FDBAB" w14:textId="5DBCD97F" w:rsidR="19EB4B8A" w:rsidRDefault="19EB4B8A">
      <w:r w:rsidRPr="19EB4B8A">
        <w:rPr>
          <w:rFonts w:eastAsia="Calibri" w:cs="Calibri"/>
        </w:rPr>
        <w:t>Das Risikomanagement umfasst sämtliche Maßnahmen zur systematischen Erkennung, Analyse, Bewertung, Überwachung und Kontrolle von Risiken. Hier werden die uns wichtigs-ten Risiken aufgezählt.</w:t>
      </w:r>
    </w:p>
    <w:p w14:paraId="2B4441A8" w14:textId="7F840264" w:rsidR="19EB4B8A" w:rsidRDefault="19EB4B8A">
      <w:r w:rsidRPr="7F840264">
        <w:rPr>
          <w:rFonts w:eastAsia="Calibri" w:cs="Calibri"/>
          <w:b/>
        </w:rPr>
        <w:t>Risiko 1:</w:t>
      </w:r>
    </w:p>
    <w:p w14:paraId="697C2AAD" w14:textId="2D4AF5EF" w:rsidR="19EB4B8A" w:rsidRDefault="7F840264">
      <w:r w:rsidRPr="7F840264">
        <w:rPr>
          <w:rFonts w:eastAsia="Calibri" w:cs="Calibri"/>
        </w:rPr>
        <w:t>Datenverlust von Projektdaten</w:t>
      </w:r>
    </w:p>
    <w:p w14:paraId="62B3364B" w14:textId="43761E39" w:rsidR="19EB4B8A" w:rsidRDefault="19EB4B8A">
      <w:r w:rsidRPr="7F840264">
        <w:rPr>
          <w:rFonts w:eastAsia="Calibri" w:cs="Calibri"/>
          <w:u w:val="single"/>
        </w:rPr>
        <w:t>Eintrittswarscheinlichkeit:</w:t>
      </w:r>
    </w:p>
    <w:p w14:paraId="66483923" w14:textId="0FB2EC1A" w:rsidR="19EB4B8A" w:rsidRDefault="19EB4B8A">
      <w:r w:rsidRPr="19EB4B8A">
        <w:rPr>
          <w:rFonts w:eastAsia="Calibri" w:cs="Calibri"/>
        </w:rPr>
        <w:t>Die Eintrittswahrscheinlichkeit ist klein.</w:t>
      </w:r>
    </w:p>
    <w:p w14:paraId="36A7D8CC" w14:textId="4FBDA821" w:rsidR="19EB4B8A" w:rsidRDefault="19EB4B8A">
      <w:r w:rsidRPr="7F840264">
        <w:rPr>
          <w:rFonts w:eastAsia="Calibri" w:cs="Calibri"/>
          <w:u w:val="single"/>
        </w:rPr>
        <w:t>Schadenshöhe:</w:t>
      </w:r>
    </w:p>
    <w:p w14:paraId="066A41D1" w14:textId="7EEF49E2" w:rsidR="19EB4B8A" w:rsidRDefault="19EB4B8A">
      <w:r w:rsidRPr="19EB4B8A">
        <w:rPr>
          <w:rFonts w:eastAsia="Calibri" w:cs="Calibri"/>
        </w:rPr>
        <w:t>Je nach Verlust grösser oder kleiner</w:t>
      </w:r>
    </w:p>
    <w:p w14:paraId="7726E14A" w14:textId="5C0D487B" w:rsidR="19EB4B8A" w:rsidRDefault="19EB4B8A">
      <w:r w:rsidRPr="7F840264">
        <w:rPr>
          <w:rFonts w:eastAsia="Calibri" w:cs="Calibri"/>
          <w:u w:val="single"/>
        </w:rPr>
        <w:t>Massnahmen:</w:t>
      </w:r>
    </w:p>
    <w:p w14:paraId="4B2B80F1" w14:textId="5B27A959" w:rsidR="19EB4B8A" w:rsidRDefault="19EB4B8A">
      <w:r w:rsidRPr="19EB4B8A">
        <w:rPr>
          <w:rFonts w:eastAsia="Calibri" w:cs="Calibri"/>
        </w:rPr>
        <w:t>Jeden Tag wird ein Backup der Kundendaten durchgeführt. Datenbank ist hinter einer USV, so ist auch bei Stromausfall die Datenbank weiterhin online.</w:t>
      </w:r>
    </w:p>
    <w:p w14:paraId="2CA3E755" w14:textId="64780AD3" w:rsidR="7F840264" w:rsidRDefault="7F840264" w:rsidP="7F840264">
      <w:r w:rsidRPr="7F840264">
        <w:rPr>
          <w:rFonts w:eastAsia="Calibri" w:cs="Calibri"/>
          <w:b/>
          <w:bCs/>
        </w:rPr>
        <w:t>Risiko 2:</w:t>
      </w:r>
    </w:p>
    <w:p w14:paraId="71AF1DE5" w14:textId="25E05545" w:rsidR="7F840264" w:rsidRDefault="00844F35" w:rsidP="7F840264">
      <w:r>
        <w:t>Angriff von aussen auf den Server</w:t>
      </w:r>
    </w:p>
    <w:p w14:paraId="7A997D57" w14:textId="028A95AA" w:rsidR="7F840264" w:rsidRDefault="7F840264" w:rsidP="7F840264">
      <w:pPr>
        <w:rPr>
          <w:rFonts w:eastAsia="Calibri" w:cs="Calibri"/>
          <w:u w:val="single"/>
        </w:rPr>
      </w:pPr>
      <w:r w:rsidRPr="7F840264">
        <w:rPr>
          <w:rFonts w:eastAsia="Calibri" w:cs="Calibri"/>
          <w:u w:val="single"/>
        </w:rPr>
        <w:t>Eintrittswahrscheinlichkeit:</w:t>
      </w:r>
    </w:p>
    <w:p w14:paraId="27260253" w14:textId="766A7456" w:rsidR="7F840264" w:rsidRDefault="00844F35" w:rsidP="7F840264">
      <w:r>
        <w:t>Die Eintrittswahrscheinlichkeit ist klein.</w:t>
      </w:r>
    </w:p>
    <w:p w14:paraId="313121BA" w14:textId="37FFB748" w:rsidR="7F840264" w:rsidRDefault="7F840264" w:rsidP="7F840264">
      <w:pPr>
        <w:rPr>
          <w:rFonts w:eastAsia="Calibri" w:cs="Calibri"/>
          <w:u w:val="single"/>
        </w:rPr>
      </w:pPr>
      <w:r w:rsidRPr="7F840264">
        <w:rPr>
          <w:rFonts w:eastAsia="Calibri" w:cs="Calibri"/>
          <w:u w:val="single"/>
        </w:rPr>
        <w:t>Schadenshöhe:</w:t>
      </w:r>
    </w:p>
    <w:p w14:paraId="4B1B8B6E" w14:textId="41EB76A7" w:rsidR="7F840264" w:rsidRDefault="00844F35" w:rsidP="7F840264">
      <w:r>
        <w:t>Grosser Verlust</w:t>
      </w:r>
    </w:p>
    <w:p w14:paraId="257863C5" w14:textId="63FEADF9" w:rsidR="7F840264" w:rsidRDefault="7F840264" w:rsidP="7F840264">
      <w:pPr>
        <w:rPr>
          <w:rFonts w:eastAsia="Calibri" w:cs="Calibri"/>
          <w:u w:val="single"/>
        </w:rPr>
      </w:pPr>
      <w:r w:rsidRPr="7F840264">
        <w:rPr>
          <w:rFonts w:eastAsia="Calibri" w:cs="Calibri"/>
          <w:u w:val="single"/>
        </w:rPr>
        <w:t>Massnahmen:</w:t>
      </w:r>
    </w:p>
    <w:p w14:paraId="0133C495" w14:textId="7150F006" w:rsidR="00844F35" w:rsidRDefault="00844F35" w:rsidP="7F840264">
      <w:r>
        <w:t>Der Server soll gut geschützt sein und zu jederzeit mit dem aktuellsten Firewall ausgestattet sein.</w:t>
      </w:r>
    </w:p>
    <w:p w14:paraId="30ECA8A2" w14:textId="2F966EB4" w:rsidR="00E864AB" w:rsidRDefault="00E864AB" w:rsidP="00E864AB">
      <w:pPr>
        <w:spacing w:before="56" w:after="113"/>
      </w:pPr>
    </w:p>
    <w:p w14:paraId="238B6D47" w14:textId="559B7BC7" w:rsidR="004A78C2" w:rsidRDefault="00E864AB" w:rsidP="004A78C2">
      <w:pPr>
        <w:pStyle w:val="berschrift1"/>
      </w:pPr>
      <w:bookmarkStart w:id="189" w:name="_Toc161293495"/>
      <w:bookmarkStart w:id="190" w:name="_Toc418769980"/>
      <w:r w:rsidRPr="00DA658C">
        <w:t>Glossar</w:t>
      </w:r>
      <w:bookmarkEnd w:id="189"/>
      <w:bookmarkEnd w:id="190"/>
    </w:p>
    <w:tbl>
      <w:tblPr>
        <w:tblStyle w:val="Gitternetztabelle4Akzent2"/>
        <w:tblW w:w="9067" w:type="dxa"/>
        <w:tblLook w:val="04A0" w:firstRow="1" w:lastRow="0" w:firstColumn="1" w:lastColumn="0" w:noHBand="0" w:noVBand="1"/>
      </w:tblPr>
      <w:tblGrid>
        <w:gridCol w:w="3595"/>
        <w:gridCol w:w="5472"/>
      </w:tblGrid>
      <w:tr w:rsidR="003223B4" w:rsidRPr="00711690" w14:paraId="059334A4"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77635FA" w14:textId="77777777" w:rsidR="003223B4" w:rsidRPr="00711690" w:rsidRDefault="003223B4" w:rsidP="00711690">
            <w:pPr>
              <w:rPr>
                <w:sz w:val="20"/>
              </w:rPr>
            </w:pPr>
            <w:r w:rsidRPr="00711690">
              <w:rPr>
                <w:sz w:val="20"/>
              </w:rPr>
              <w:t>Begriff</w:t>
            </w:r>
          </w:p>
        </w:tc>
        <w:tc>
          <w:tcPr>
            <w:tcW w:w="5472" w:type="dxa"/>
          </w:tcPr>
          <w:p w14:paraId="3D01B540" w14:textId="77777777" w:rsidR="003223B4" w:rsidRPr="00711690" w:rsidRDefault="003223B4" w:rsidP="00711690">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3223B4" w:rsidRPr="00711690" w14:paraId="3E46D505"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B5729A0" w14:textId="77777777" w:rsidR="003223B4" w:rsidRPr="00711690" w:rsidRDefault="003223B4" w:rsidP="00711690">
            <w:pPr>
              <w:rPr>
                <w:sz w:val="20"/>
              </w:rPr>
            </w:pPr>
            <w:r w:rsidRPr="00711690">
              <w:rPr>
                <w:sz w:val="20"/>
              </w:rPr>
              <w:t>Graphical user interface</w:t>
            </w:r>
          </w:p>
        </w:tc>
        <w:tc>
          <w:tcPr>
            <w:tcW w:w="5472" w:type="dxa"/>
          </w:tcPr>
          <w:p w14:paraId="59E4EC37" w14:textId="77777777" w:rsidR="003223B4" w:rsidRPr="00711690" w:rsidRDefault="003223B4" w:rsidP="00711690">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auch grafische Benutzeroberfläche genannt. Dient dazu eine Applikation mittels Symbole oder Steuerelemente bedienbar zu machen um Aktionen einfach mit der Maus und der Tastatur ausführen zu können.</w:t>
            </w:r>
          </w:p>
        </w:tc>
      </w:tr>
      <w:tr w:rsidR="003223B4" w:rsidRPr="00711690" w14:paraId="05E671F3"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E66EEE4" w14:textId="77777777" w:rsidR="003223B4" w:rsidRPr="00711690" w:rsidRDefault="003223B4" w:rsidP="00711690">
            <w:pPr>
              <w:rPr>
                <w:sz w:val="20"/>
              </w:rPr>
            </w:pPr>
            <w:r w:rsidRPr="00711690">
              <w:rPr>
                <w:sz w:val="20"/>
              </w:rPr>
              <w:t>Datenbankmanagementsystem (DBMS)</w:t>
            </w:r>
          </w:p>
        </w:tc>
        <w:tc>
          <w:tcPr>
            <w:tcW w:w="5472" w:type="dxa"/>
          </w:tcPr>
          <w:p w14:paraId="0DE78503"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Ein Datenbankmanagementsystem ist eine Software, welche an erster Stelle, eine Datenbank zur verfügen stellt, die verschiedene Nutzern-Anfragen oder Anfragen von anderen Programmen entgegennehmen und bearbeiten kann.</w:t>
            </w:r>
          </w:p>
        </w:tc>
      </w:tr>
      <w:tr w:rsidR="003223B4" w:rsidRPr="00711690" w14:paraId="623E5A5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4AE310B" w14:textId="77777777" w:rsidR="003223B4" w:rsidRPr="00711690" w:rsidRDefault="003223B4" w:rsidP="00711690">
            <w:pPr>
              <w:rPr>
                <w:sz w:val="20"/>
              </w:rPr>
            </w:pPr>
            <w:r w:rsidRPr="00711690">
              <w:rPr>
                <w:sz w:val="20"/>
              </w:rPr>
              <w:t>Entity-Relationship-Modell (ERM)</w:t>
            </w:r>
          </w:p>
        </w:tc>
        <w:tc>
          <w:tcPr>
            <w:tcW w:w="5472" w:type="dxa"/>
          </w:tcPr>
          <w:p w14:paraId="599C74EC"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etwa Gegenstand-Beziehung-Modell, welches primär für den Entwurf der Datenbank dient, bevor sie per SQL (Structured Query Language) implementiert wird.</w:t>
            </w:r>
          </w:p>
        </w:tc>
      </w:tr>
      <w:tr w:rsidR="003223B4" w:rsidRPr="00711690" w14:paraId="2253DA3B"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0D1DEA26" w14:textId="77777777" w:rsidR="003223B4" w:rsidRPr="00711690" w:rsidRDefault="003223B4" w:rsidP="00711690">
            <w:pPr>
              <w:rPr>
                <w:sz w:val="20"/>
              </w:rPr>
            </w:pPr>
            <w:r w:rsidRPr="00711690">
              <w:rPr>
                <w:sz w:val="20"/>
              </w:rPr>
              <w:t>Mockup</w:t>
            </w:r>
          </w:p>
        </w:tc>
        <w:tc>
          <w:tcPr>
            <w:tcW w:w="5472" w:type="dxa"/>
          </w:tcPr>
          <w:p w14:paraId="4FAC5C0A"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Maquette bekannt. Kann als Instrument bezeichnet werden um Entwürfe oder Vorformen einer Website oder eines App’s zur Konzeption zu erstellen.</w:t>
            </w:r>
          </w:p>
        </w:tc>
      </w:tr>
      <w:tr w:rsidR="003223B4" w:rsidRPr="00711690" w14:paraId="7464672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05E7C0CF" w14:textId="77777777" w:rsidR="003223B4" w:rsidRPr="00711690" w:rsidRDefault="003223B4" w:rsidP="00711690">
            <w:pPr>
              <w:rPr>
                <w:sz w:val="20"/>
                <w:lang w:val="en-GB"/>
              </w:rPr>
            </w:pPr>
            <w:r w:rsidRPr="00711690">
              <w:rPr>
                <w:sz w:val="20"/>
                <w:lang w:val="en-GB"/>
              </w:rPr>
              <w:t>Middleware</w:t>
            </w:r>
          </w:p>
        </w:tc>
        <w:tc>
          <w:tcPr>
            <w:tcW w:w="5472" w:type="dxa"/>
          </w:tcPr>
          <w:p w14:paraId="26DC8198"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Eine Middleware ist eine sogenannte Zwischenanwendung die zwischen zwei verschiedenen Schichten eines Programms vermittelt was somit auch die Komplexität und Infrastruktur gegenüber der Aussenwelt verborgen hält.</w:t>
            </w:r>
          </w:p>
        </w:tc>
      </w:tr>
      <w:tr w:rsidR="003223B4" w:rsidRPr="00711690" w14:paraId="47C48BD9"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4AD53EB2" w14:textId="77777777" w:rsidR="003223B4" w:rsidRPr="00711690" w:rsidRDefault="003223B4" w:rsidP="00711690">
            <w:pPr>
              <w:rPr>
                <w:sz w:val="20"/>
                <w:lang w:val="en-GB"/>
              </w:rPr>
            </w:pPr>
            <w:r w:rsidRPr="00711690">
              <w:rPr>
                <w:sz w:val="20"/>
                <w:lang w:val="en-GB"/>
              </w:rPr>
              <w:t>Coding conventions</w:t>
            </w:r>
          </w:p>
        </w:tc>
        <w:tc>
          <w:tcPr>
            <w:tcW w:w="5472" w:type="dxa"/>
          </w:tcPr>
          <w:p w14:paraId="71D3071B"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dem Begriff Programmierstil bekannt, welcher in der Programmierung vorgibt nach welchen Regeln der Quellcode erstellt werden muss.</w:t>
            </w:r>
          </w:p>
        </w:tc>
      </w:tr>
      <w:tr w:rsidR="003223B4" w:rsidRPr="00711690" w14:paraId="5F99AC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35D32E" w14:textId="77777777" w:rsidR="003223B4" w:rsidRPr="00711690" w:rsidRDefault="003223B4" w:rsidP="00711690">
            <w:pPr>
              <w:rPr>
                <w:sz w:val="20"/>
                <w:lang w:val="en-GB"/>
              </w:rPr>
            </w:pPr>
            <w:r w:rsidRPr="00711690">
              <w:rPr>
                <w:sz w:val="20"/>
                <w:lang w:val="en-GB"/>
              </w:rPr>
              <w:t>Use cases, use case diagram</w:t>
            </w:r>
          </w:p>
        </w:tc>
        <w:tc>
          <w:tcPr>
            <w:tcW w:w="5472" w:type="dxa"/>
          </w:tcPr>
          <w:p w14:paraId="5DF37343"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Das use case diagram ist ein Instrument welches für die Erstellung von verschiedenen Szenarien dient, die einem Stakeholder (Akteur) möglich sind, zur Erreichung eines bestimmten technischen Zieles.</w:t>
            </w:r>
          </w:p>
        </w:tc>
      </w:tr>
      <w:tr w:rsidR="003223B4" w:rsidRPr="00711690" w14:paraId="2EFFE657"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25711393" w14:textId="77777777" w:rsidR="003223B4" w:rsidRPr="00711690" w:rsidRDefault="003223B4" w:rsidP="00711690">
            <w:pPr>
              <w:rPr>
                <w:sz w:val="20"/>
                <w:lang w:val="en-GB"/>
              </w:rPr>
            </w:pPr>
            <w:r w:rsidRPr="00711690">
              <w:rPr>
                <w:sz w:val="20"/>
                <w:lang w:val="en-GB"/>
              </w:rPr>
              <w:t>Unified Modeling Language (UML)</w:t>
            </w:r>
          </w:p>
        </w:tc>
        <w:tc>
          <w:tcPr>
            <w:tcW w:w="5472" w:type="dxa"/>
          </w:tcPr>
          <w:p w14:paraId="7E08B475"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Unified Modeling Language ist eine grafische Modellierungssprache die grundsätzlich zur Visualisierung von Diagrammen benutzt wird.</w:t>
            </w:r>
          </w:p>
        </w:tc>
      </w:tr>
      <w:tr w:rsidR="003223B4" w:rsidRPr="00711690" w14:paraId="0B7F75A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A345892" w14:textId="77777777" w:rsidR="003223B4" w:rsidRPr="00711690" w:rsidRDefault="003223B4" w:rsidP="00711690">
            <w:pPr>
              <w:rPr>
                <w:sz w:val="20"/>
                <w:lang w:val="en-GB"/>
              </w:rPr>
            </w:pPr>
            <w:r w:rsidRPr="00711690">
              <w:rPr>
                <w:sz w:val="20"/>
                <w:lang w:val="en-GB"/>
              </w:rPr>
              <w:t>Framework</w:t>
            </w:r>
          </w:p>
        </w:tc>
        <w:tc>
          <w:tcPr>
            <w:tcW w:w="5472" w:type="dxa"/>
          </w:tcPr>
          <w:p w14:paraId="35369F06"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Unter einem Framework versteht man im Bereich der Software-Engineering ein Rahmenwerk, welches Komponenten und Libraries zur Verfügung stellt womit sie dem Programmierer beim Erstellen einer Applikation unter die Arme greift.</w:t>
            </w:r>
          </w:p>
        </w:tc>
      </w:tr>
      <w:tr w:rsidR="003223B4" w:rsidRPr="00711690" w14:paraId="1C15EE9C"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3D27F82" w14:textId="77777777" w:rsidR="003223B4" w:rsidRPr="00711690" w:rsidRDefault="003223B4" w:rsidP="00711690">
            <w:pPr>
              <w:rPr>
                <w:sz w:val="20"/>
                <w:lang w:val="en-GB"/>
              </w:rPr>
            </w:pPr>
            <w:r w:rsidRPr="00711690">
              <w:rPr>
                <w:sz w:val="20"/>
                <w:lang w:val="en-GB"/>
              </w:rPr>
              <w:t>Java Database Connectivity (JDBC)</w:t>
            </w:r>
          </w:p>
        </w:tc>
        <w:tc>
          <w:tcPr>
            <w:tcW w:w="5472" w:type="dxa"/>
          </w:tcPr>
          <w:p w14:paraId="2D727C43" w14:textId="42F7F055"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Java Database Connectivity ist eine universelle Java Datenbankschnittstelle, die eine Schnittstelle zu Datenbanken verschiedener Hersteller bietet.</w:t>
            </w:r>
          </w:p>
        </w:tc>
      </w:tr>
    </w:tbl>
    <w:p w14:paraId="46B40CE9" w14:textId="06D2FC41" w:rsidR="003223B4" w:rsidRPr="003223B4" w:rsidRDefault="003223B4" w:rsidP="003223B4">
      <w:pPr>
        <w:jc w:val="left"/>
        <w:rPr>
          <w:i/>
          <w:sz w:val="20"/>
          <w:lang w:val="de-CH"/>
        </w:rPr>
      </w:pPr>
      <w:r>
        <w:rPr>
          <w:i/>
          <w:sz w:val="20"/>
          <w:lang w:val="de-CH"/>
        </w:rPr>
        <w:t xml:space="preserve">Die </w:t>
      </w:r>
      <w:r w:rsidRPr="003223B4">
        <w:rPr>
          <w:i/>
          <w:sz w:val="20"/>
          <w:lang w:val="de-CH"/>
        </w:rPr>
        <w:t>Beschreibung</w:t>
      </w:r>
      <w:r>
        <w:rPr>
          <w:i/>
          <w:sz w:val="20"/>
          <w:lang w:val="de-CH"/>
        </w:rPr>
        <w:t xml:space="preserve">en der Begriffe oben sind kurzgefasste, vereinfachte Formen der Beschreibungen die  </w:t>
      </w:r>
      <w:r w:rsidRPr="003223B4">
        <w:rPr>
          <w:i/>
          <w:sz w:val="20"/>
          <w:lang w:val="de-CH"/>
        </w:rPr>
        <w:t>jeweils</w:t>
      </w:r>
      <w:r>
        <w:rPr>
          <w:i/>
          <w:sz w:val="20"/>
          <w:lang w:val="de-CH"/>
        </w:rPr>
        <w:t xml:space="preserve"> unter</w:t>
      </w:r>
      <w:r w:rsidRPr="003223B4">
        <w:rPr>
          <w:i/>
          <w:sz w:val="20"/>
          <w:lang w:val="de-CH"/>
        </w:rPr>
        <w:t xml:space="preserve"> http://www.itwissen.info oder http://de.wikipedia.org</w:t>
      </w:r>
      <w:r>
        <w:rPr>
          <w:i/>
          <w:sz w:val="20"/>
          <w:lang w:val="de-CH"/>
        </w:rPr>
        <w:t xml:space="preserve"> zu finden sind.</w:t>
      </w:r>
    </w:p>
    <w:p w14:paraId="36EBF837" w14:textId="4D58E769" w:rsidR="004A78C2" w:rsidRDefault="00DC10FC" w:rsidP="004A78C2">
      <w:pPr>
        <w:pStyle w:val="berschrift1"/>
        <w:rPr>
          <w:lang w:val="fr-CH"/>
        </w:rPr>
      </w:pPr>
      <w:bookmarkStart w:id="191" w:name="_Toc418769981"/>
      <w:r>
        <w:rPr>
          <w:lang w:val="fr-CH"/>
        </w:rPr>
        <w:t xml:space="preserve">Requirements Dokumentation </w:t>
      </w:r>
      <w:r w:rsidR="004A78C2" w:rsidRPr="004A78C2">
        <w:rPr>
          <w:lang w:val="fr-CH"/>
        </w:rPr>
        <w:t>(2015_FS_INM21_Requirements_MangelManager.xls)</w:t>
      </w:r>
      <w:bookmarkEnd w:id="191"/>
    </w:p>
    <w:p w14:paraId="06A8BFC4" w14:textId="77777777" w:rsidR="00632255" w:rsidRPr="00632255" w:rsidRDefault="00632255" w:rsidP="00632255">
      <w:pPr>
        <w:rPr>
          <w:lang w:val="fr-CH"/>
        </w:rPr>
      </w:pPr>
    </w:p>
    <w:tbl>
      <w:tblPr>
        <w:tblStyle w:val="Gitternetztabelle4Akzent2"/>
        <w:tblW w:w="0" w:type="auto"/>
        <w:tblLook w:val="04A0" w:firstRow="1" w:lastRow="0" w:firstColumn="1" w:lastColumn="0" w:noHBand="0" w:noVBand="1"/>
      </w:tblPr>
      <w:tblGrid>
        <w:gridCol w:w="988"/>
        <w:gridCol w:w="8068"/>
      </w:tblGrid>
      <w:tr w:rsidR="00632255" w14:paraId="42E4D1A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AF80F5" w14:textId="77777777" w:rsidR="00632255" w:rsidRDefault="00632255" w:rsidP="00A871CD">
            <w:pPr>
              <w:spacing w:before="0"/>
              <w:jc w:val="left"/>
              <w:rPr>
                <w:lang w:val="fr-CH"/>
              </w:rPr>
            </w:pPr>
            <w:r>
              <w:rPr>
                <w:lang w:val="fr-CH"/>
              </w:rPr>
              <w:t>Nr.</w:t>
            </w:r>
          </w:p>
        </w:tc>
        <w:tc>
          <w:tcPr>
            <w:tcW w:w="8068" w:type="dxa"/>
          </w:tcPr>
          <w:p w14:paraId="23F32BD2" w14:textId="77777777" w:rsidR="00632255" w:rsidRDefault="00632255" w:rsidP="00A871CD">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00632255" w:rsidRPr="00964A7F" w14:paraId="6207241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C06FA" w14:textId="77777777" w:rsidR="00632255" w:rsidRDefault="00632255" w:rsidP="00A871CD">
            <w:pPr>
              <w:spacing w:before="0"/>
              <w:jc w:val="left"/>
              <w:rPr>
                <w:lang w:val="fr-CH"/>
              </w:rPr>
            </w:pPr>
            <w:r>
              <w:rPr>
                <w:lang w:val="fr-CH"/>
              </w:rPr>
              <w:t>1</w:t>
            </w:r>
          </w:p>
        </w:tc>
        <w:tc>
          <w:tcPr>
            <w:tcW w:w="8068" w:type="dxa"/>
          </w:tcPr>
          <w:p w14:paraId="02B482B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00632255" w:rsidRPr="00964A7F" w14:paraId="5FA59BE4"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47001AAA" w14:textId="77777777" w:rsidR="00632255" w:rsidRPr="00964A7F" w:rsidRDefault="00632255" w:rsidP="00A871CD">
            <w:pPr>
              <w:spacing w:before="0"/>
              <w:jc w:val="left"/>
              <w:rPr>
                <w:lang w:val="de-CH"/>
              </w:rPr>
            </w:pPr>
            <w:r>
              <w:rPr>
                <w:lang w:val="de-CH"/>
              </w:rPr>
              <w:t>2</w:t>
            </w:r>
          </w:p>
        </w:tc>
        <w:tc>
          <w:tcPr>
            <w:tcW w:w="8068" w:type="dxa"/>
          </w:tcPr>
          <w:p w14:paraId="6A0BBEDA"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00632255" w:rsidRPr="00964A7F" w14:paraId="7385788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5A6CD7" w14:textId="77777777" w:rsidR="00632255" w:rsidRPr="00964A7F" w:rsidRDefault="00632255" w:rsidP="00A871CD">
            <w:pPr>
              <w:spacing w:before="0"/>
              <w:jc w:val="left"/>
              <w:rPr>
                <w:lang w:val="de-CH"/>
              </w:rPr>
            </w:pPr>
            <w:r>
              <w:rPr>
                <w:lang w:val="de-CH"/>
              </w:rPr>
              <w:t>3</w:t>
            </w:r>
          </w:p>
        </w:tc>
        <w:tc>
          <w:tcPr>
            <w:tcW w:w="8068" w:type="dxa"/>
          </w:tcPr>
          <w:p w14:paraId="7B0E6D5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00632255" w:rsidRPr="00964A7F" w14:paraId="0DC0B90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26E79E2" w14:textId="77777777" w:rsidR="00632255" w:rsidRPr="00964A7F" w:rsidRDefault="00632255" w:rsidP="00A871CD">
            <w:pPr>
              <w:spacing w:before="0"/>
              <w:jc w:val="left"/>
              <w:rPr>
                <w:lang w:val="de-CH"/>
              </w:rPr>
            </w:pPr>
            <w:r>
              <w:rPr>
                <w:lang w:val="de-CH"/>
              </w:rPr>
              <w:t>4</w:t>
            </w:r>
          </w:p>
        </w:tc>
        <w:tc>
          <w:tcPr>
            <w:tcW w:w="8068" w:type="dxa"/>
          </w:tcPr>
          <w:p w14:paraId="4346CA03" w14:textId="7DE901FE"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r w:rsidR="00711690">
              <w:rPr>
                <w:lang w:val="de-CH"/>
              </w:rPr>
              <w:t>.</w:t>
            </w:r>
            <w:r w:rsidRPr="00964A7F">
              <w:rPr>
                <w:lang w:val="de-CH"/>
              </w:rPr>
              <w:t>)</w:t>
            </w:r>
          </w:p>
        </w:tc>
      </w:tr>
      <w:tr w:rsidR="00632255" w:rsidRPr="00964A7F" w14:paraId="3702E19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87C0AD" w14:textId="77777777" w:rsidR="00632255" w:rsidRPr="00964A7F" w:rsidRDefault="00632255" w:rsidP="00A871CD">
            <w:pPr>
              <w:spacing w:before="0"/>
              <w:jc w:val="left"/>
              <w:rPr>
                <w:lang w:val="de-CH"/>
              </w:rPr>
            </w:pPr>
            <w:r>
              <w:rPr>
                <w:lang w:val="de-CH"/>
              </w:rPr>
              <w:t>5</w:t>
            </w:r>
          </w:p>
        </w:tc>
        <w:tc>
          <w:tcPr>
            <w:tcW w:w="8068" w:type="dxa"/>
          </w:tcPr>
          <w:p w14:paraId="33F772FB"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00632255" w:rsidRPr="00964A7F" w14:paraId="035CD258"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49673D2" w14:textId="77777777" w:rsidR="00632255" w:rsidRPr="00964A7F" w:rsidRDefault="00632255" w:rsidP="00A871CD">
            <w:pPr>
              <w:spacing w:before="0"/>
              <w:jc w:val="left"/>
              <w:rPr>
                <w:lang w:val="de-CH"/>
              </w:rPr>
            </w:pPr>
            <w:r>
              <w:rPr>
                <w:lang w:val="de-CH"/>
              </w:rPr>
              <w:t>6</w:t>
            </w:r>
          </w:p>
        </w:tc>
        <w:tc>
          <w:tcPr>
            <w:tcW w:w="8068" w:type="dxa"/>
          </w:tcPr>
          <w:p w14:paraId="1AE5F7B6"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00632255" w:rsidRPr="00964A7F" w14:paraId="6AB3E3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FE298D" w14:textId="77777777" w:rsidR="00632255" w:rsidRPr="00964A7F" w:rsidRDefault="00632255" w:rsidP="00A871CD">
            <w:pPr>
              <w:spacing w:before="0"/>
              <w:jc w:val="left"/>
              <w:rPr>
                <w:lang w:val="de-CH"/>
              </w:rPr>
            </w:pPr>
            <w:r>
              <w:rPr>
                <w:lang w:val="de-CH"/>
              </w:rPr>
              <w:t>7</w:t>
            </w:r>
          </w:p>
        </w:tc>
        <w:tc>
          <w:tcPr>
            <w:tcW w:w="8068" w:type="dxa"/>
          </w:tcPr>
          <w:p w14:paraId="238CC6D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00632255" w:rsidRPr="00964A7F" w14:paraId="24C2286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21AE449" w14:textId="77777777" w:rsidR="00632255" w:rsidRPr="00964A7F" w:rsidRDefault="00632255" w:rsidP="00A871CD">
            <w:pPr>
              <w:spacing w:before="0"/>
              <w:jc w:val="left"/>
              <w:rPr>
                <w:lang w:val="de-CH"/>
              </w:rPr>
            </w:pPr>
            <w:r>
              <w:rPr>
                <w:lang w:val="de-CH"/>
              </w:rPr>
              <w:t>8</w:t>
            </w:r>
          </w:p>
        </w:tc>
        <w:tc>
          <w:tcPr>
            <w:tcW w:w="8068" w:type="dxa"/>
          </w:tcPr>
          <w:p w14:paraId="2CB48795"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00632255" w:rsidRPr="00964A7F" w14:paraId="0600DB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951059" w14:textId="77777777" w:rsidR="00632255" w:rsidRPr="00964A7F" w:rsidRDefault="00632255" w:rsidP="00A871CD">
            <w:pPr>
              <w:spacing w:before="0"/>
              <w:jc w:val="left"/>
              <w:rPr>
                <w:lang w:val="de-CH"/>
              </w:rPr>
            </w:pPr>
            <w:r>
              <w:rPr>
                <w:lang w:val="de-CH"/>
              </w:rPr>
              <w:t>9</w:t>
            </w:r>
          </w:p>
        </w:tc>
        <w:tc>
          <w:tcPr>
            <w:tcW w:w="8068" w:type="dxa"/>
          </w:tcPr>
          <w:p w14:paraId="3CA0F5C2"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00632255" w:rsidRPr="00964A7F" w14:paraId="09023655"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9F6AC9E" w14:textId="77777777" w:rsidR="00632255" w:rsidRPr="00964A7F" w:rsidRDefault="00632255" w:rsidP="00A871CD">
            <w:pPr>
              <w:spacing w:before="0"/>
              <w:jc w:val="left"/>
              <w:rPr>
                <w:lang w:val="de-CH"/>
              </w:rPr>
            </w:pPr>
            <w:r>
              <w:rPr>
                <w:lang w:val="de-CH"/>
              </w:rPr>
              <w:t>10</w:t>
            </w:r>
          </w:p>
        </w:tc>
        <w:tc>
          <w:tcPr>
            <w:tcW w:w="8068" w:type="dxa"/>
          </w:tcPr>
          <w:p w14:paraId="37491047" w14:textId="3391623D"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Alle </w:t>
            </w:r>
            <w:r w:rsidR="00711690" w:rsidRPr="00964A7F">
              <w:rPr>
                <w:lang w:val="de-CH"/>
              </w:rPr>
              <w:t>involvierten</w:t>
            </w:r>
            <w:r w:rsidRPr="00964A7F">
              <w:rPr>
                <w:lang w:val="de-CH"/>
              </w:rPr>
              <w:t xml:space="preserve"> Subunternehmen sind ersichtlich</w:t>
            </w:r>
          </w:p>
        </w:tc>
      </w:tr>
      <w:tr w:rsidR="00632255" w:rsidRPr="00964A7F" w14:paraId="62AFE0B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B19BF" w14:textId="77777777" w:rsidR="00632255" w:rsidRPr="00964A7F" w:rsidRDefault="00632255" w:rsidP="00A871CD">
            <w:pPr>
              <w:spacing w:before="0"/>
              <w:jc w:val="left"/>
              <w:rPr>
                <w:lang w:val="de-CH"/>
              </w:rPr>
            </w:pPr>
            <w:r>
              <w:rPr>
                <w:lang w:val="de-CH"/>
              </w:rPr>
              <w:t>11</w:t>
            </w:r>
          </w:p>
        </w:tc>
        <w:tc>
          <w:tcPr>
            <w:tcW w:w="8068" w:type="dxa"/>
          </w:tcPr>
          <w:p w14:paraId="3A477713"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00632255" w:rsidRPr="00964A7F" w14:paraId="5314CD0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4C3A34" w14:textId="77777777" w:rsidR="00632255" w:rsidRPr="00964A7F" w:rsidRDefault="00632255" w:rsidP="00A871CD">
            <w:pPr>
              <w:spacing w:before="0"/>
              <w:jc w:val="left"/>
              <w:rPr>
                <w:lang w:val="de-CH"/>
              </w:rPr>
            </w:pPr>
            <w:r>
              <w:rPr>
                <w:lang w:val="de-CH"/>
              </w:rPr>
              <w:t>12</w:t>
            </w:r>
          </w:p>
        </w:tc>
        <w:tc>
          <w:tcPr>
            <w:tcW w:w="8068" w:type="dxa"/>
          </w:tcPr>
          <w:p w14:paraId="57618414"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00632255" w:rsidRPr="00964A7F" w14:paraId="03C704E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0A769C" w14:textId="77777777" w:rsidR="00632255" w:rsidRPr="00964A7F" w:rsidRDefault="00632255" w:rsidP="00A871CD">
            <w:pPr>
              <w:spacing w:before="0"/>
              <w:jc w:val="left"/>
              <w:rPr>
                <w:lang w:val="de-CH"/>
              </w:rPr>
            </w:pPr>
            <w:r>
              <w:rPr>
                <w:lang w:val="de-CH"/>
              </w:rPr>
              <w:t>13</w:t>
            </w:r>
          </w:p>
        </w:tc>
        <w:tc>
          <w:tcPr>
            <w:tcW w:w="8068" w:type="dxa"/>
          </w:tcPr>
          <w:p w14:paraId="0C751C3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00632255" w:rsidRPr="00964A7F" w14:paraId="47733F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4C760" w14:textId="77777777" w:rsidR="00632255" w:rsidRPr="00964A7F" w:rsidRDefault="00632255" w:rsidP="00A871CD">
            <w:pPr>
              <w:spacing w:before="0"/>
              <w:jc w:val="left"/>
              <w:rPr>
                <w:lang w:val="de-CH"/>
              </w:rPr>
            </w:pPr>
            <w:r>
              <w:rPr>
                <w:lang w:val="de-CH"/>
              </w:rPr>
              <w:t>14</w:t>
            </w:r>
          </w:p>
        </w:tc>
        <w:tc>
          <w:tcPr>
            <w:tcW w:w="8068" w:type="dxa"/>
          </w:tcPr>
          <w:p w14:paraId="09316819" w14:textId="77777777" w:rsidR="00632255" w:rsidRPr="00964A7F" w:rsidRDefault="00632255" w:rsidP="00A871CD">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00632255" w:rsidRPr="00964A7F" w14:paraId="1C9BB66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0A8B3" w14:textId="77777777" w:rsidR="00632255" w:rsidRPr="00964A7F" w:rsidRDefault="00632255" w:rsidP="00A871CD">
            <w:pPr>
              <w:spacing w:before="0"/>
              <w:jc w:val="left"/>
              <w:rPr>
                <w:lang w:val="de-CH"/>
              </w:rPr>
            </w:pPr>
            <w:r>
              <w:rPr>
                <w:lang w:val="de-CH"/>
              </w:rPr>
              <w:t>15</w:t>
            </w:r>
          </w:p>
        </w:tc>
        <w:tc>
          <w:tcPr>
            <w:tcW w:w="8068" w:type="dxa"/>
          </w:tcPr>
          <w:p w14:paraId="3634A49C"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00632255" w:rsidRPr="00964A7F" w14:paraId="528ABADE"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CB0B2E8" w14:textId="77777777" w:rsidR="00632255" w:rsidRPr="00964A7F" w:rsidRDefault="00632255" w:rsidP="00A871CD">
            <w:pPr>
              <w:spacing w:before="0"/>
              <w:jc w:val="left"/>
              <w:rPr>
                <w:lang w:val="de-CH"/>
              </w:rPr>
            </w:pPr>
            <w:r>
              <w:rPr>
                <w:lang w:val="de-CH"/>
              </w:rPr>
              <w:t>16</w:t>
            </w:r>
          </w:p>
        </w:tc>
        <w:tc>
          <w:tcPr>
            <w:tcW w:w="8068" w:type="dxa"/>
          </w:tcPr>
          <w:p w14:paraId="41CC37F0" w14:textId="77777777" w:rsidR="00632255" w:rsidRPr="00964A7F" w:rsidRDefault="00632255" w:rsidP="00A871CD">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00632255" w:rsidRPr="00964A7F" w14:paraId="6CC9F14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2FB7D5" w14:textId="77777777" w:rsidR="00632255" w:rsidRPr="00964A7F" w:rsidRDefault="00632255" w:rsidP="00A871CD">
            <w:pPr>
              <w:spacing w:before="0"/>
              <w:jc w:val="left"/>
              <w:rPr>
                <w:lang w:val="de-CH"/>
              </w:rPr>
            </w:pPr>
            <w:r>
              <w:rPr>
                <w:lang w:val="de-CH"/>
              </w:rPr>
              <w:t>17</w:t>
            </w:r>
          </w:p>
        </w:tc>
        <w:tc>
          <w:tcPr>
            <w:tcW w:w="8068" w:type="dxa"/>
          </w:tcPr>
          <w:p w14:paraId="54AC3068" w14:textId="77777777" w:rsidR="00632255" w:rsidRPr="00964A7F" w:rsidRDefault="00632255" w:rsidP="00A871CD">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00632255" w:rsidRPr="00964A7F" w14:paraId="7B3F814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A3B09EA" w14:textId="77777777" w:rsidR="00632255" w:rsidRPr="00964A7F" w:rsidRDefault="00632255" w:rsidP="00A871CD">
            <w:pPr>
              <w:spacing w:before="0"/>
              <w:jc w:val="left"/>
              <w:rPr>
                <w:lang w:val="de-CH"/>
              </w:rPr>
            </w:pPr>
            <w:r>
              <w:rPr>
                <w:lang w:val="de-CH"/>
              </w:rPr>
              <w:t>18</w:t>
            </w:r>
          </w:p>
        </w:tc>
        <w:tc>
          <w:tcPr>
            <w:tcW w:w="8068" w:type="dxa"/>
          </w:tcPr>
          <w:p w14:paraId="65F8220F"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00632255" w:rsidRPr="00964A7F" w14:paraId="373BC1D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50375F" w14:textId="77777777" w:rsidR="00632255" w:rsidRPr="00964A7F" w:rsidRDefault="00632255" w:rsidP="00A871CD">
            <w:pPr>
              <w:spacing w:before="0"/>
              <w:jc w:val="left"/>
              <w:rPr>
                <w:lang w:val="de-CH"/>
              </w:rPr>
            </w:pPr>
            <w:r>
              <w:rPr>
                <w:lang w:val="de-CH"/>
              </w:rPr>
              <w:t>19</w:t>
            </w:r>
          </w:p>
        </w:tc>
        <w:tc>
          <w:tcPr>
            <w:tcW w:w="8068" w:type="dxa"/>
          </w:tcPr>
          <w:p w14:paraId="76690D9A" w14:textId="347CF82F"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Subunternehmenssoftware wird Online zum Download zur </w:t>
            </w:r>
            <w:r w:rsidR="00711690" w:rsidRPr="00964A7F">
              <w:rPr>
                <w:lang w:val="de-CH"/>
              </w:rPr>
              <w:t>Verfügung</w:t>
            </w:r>
            <w:r w:rsidRPr="00964A7F">
              <w:rPr>
                <w:lang w:val="de-CH"/>
              </w:rPr>
              <w:t xml:space="preserve"> gestellt</w:t>
            </w:r>
          </w:p>
        </w:tc>
      </w:tr>
      <w:tr w:rsidR="00632255" w:rsidRPr="00964A7F" w14:paraId="0EEC9E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A87F002" w14:textId="77777777" w:rsidR="00632255" w:rsidRPr="00964A7F" w:rsidRDefault="00632255" w:rsidP="00A871CD">
            <w:pPr>
              <w:spacing w:before="0"/>
              <w:jc w:val="left"/>
              <w:rPr>
                <w:lang w:val="de-CH"/>
              </w:rPr>
            </w:pPr>
            <w:r>
              <w:rPr>
                <w:lang w:val="de-CH"/>
              </w:rPr>
              <w:t>20</w:t>
            </w:r>
          </w:p>
        </w:tc>
        <w:tc>
          <w:tcPr>
            <w:tcW w:w="8068" w:type="dxa"/>
          </w:tcPr>
          <w:p w14:paraId="1C0F3839"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00632255" w:rsidRPr="00964A7F" w14:paraId="6AD999A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920C01" w14:textId="77777777" w:rsidR="00632255" w:rsidRPr="00964A7F" w:rsidRDefault="00632255" w:rsidP="00A871CD">
            <w:pPr>
              <w:spacing w:before="0"/>
              <w:jc w:val="left"/>
              <w:rPr>
                <w:lang w:val="de-CH"/>
              </w:rPr>
            </w:pPr>
            <w:r>
              <w:rPr>
                <w:lang w:val="de-CH"/>
              </w:rPr>
              <w:t>21</w:t>
            </w:r>
          </w:p>
        </w:tc>
        <w:tc>
          <w:tcPr>
            <w:tcW w:w="8068" w:type="dxa"/>
          </w:tcPr>
          <w:p w14:paraId="4BE35250" w14:textId="77777777" w:rsidR="00632255" w:rsidRPr="00964A7F" w:rsidRDefault="00632255" w:rsidP="00A871CD">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00632255" w:rsidRPr="00964A7F" w14:paraId="249F5451"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8E7BC23" w14:textId="77777777" w:rsidR="00632255" w:rsidRPr="00964A7F" w:rsidRDefault="00632255" w:rsidP="00A871CD">
            <w:pPr>
              <w:spacing w:before="0"/>
              <w:jc w:val="left"/>
              <w:rPr>
                <w:lang w:val="de-CH"/>
              </w:rPr>
            </w:pPr>
            <w:r>
              <w:rPr>
                <w:lang w:val="de-CH"/>
              </w:rPr>
              <w:t>22</w:t>
            </w:r>
          </w:p>
        </w:tc>
        <w:tc>
          <w:tcPr>
            <w:tcW w:w="8068" w:type="dxa"/>
          </w:tcPr>
          <w:p w14:paraId="2D294DED"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00632255" w:rsidRPr="00964A7F" w14:paraId="7D96773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726B64" w14:textId="77777777" w:rsidR="00632255" w:rsidRPr="00964A7F" w:rsidRDefault="00632255" w:rsidP="00A871CD">
            <w:pPr>
              <w:spacing w:before="0"/>
              <w:jc w:val="left"/>
              <w:rPr>
                <w:lang w:val="de-CH"/>
              </w:rPr>
            </w:pPr>
            <w:r>
              <w:rPr>
                <w:lang w:val="de-CH"/>
              </w:rPr>
              <w:t>23</w:t>
            </w:r>
          </w:p>
        </w:tc>
        <w:tc>
          <w:tcPr>
            <w:tcW w:w="8068" w:type="dxa"/>
          </w:tcPr>
          <w:p w14:paraId="338E8524"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00632255" w:rsidRPr="00964A7F" w14:paraId="4CDF404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6766B9" w14:textId="77777777" w:rsidR="00632255" w:rsidRPr="00964A7F" w:rsidRDefault="00632255" w:rsidP="00A871CD">
            <w:pPr>
              <w:spacing w:before="0"/>
              <w:jc w:val="left"/>
              <w:rPr>
                <w:lang w:val="de-CH"/>
              </w:rPr>
            </w:pPr>
            <w:r>
              <w:rPr>
                <w:lang w:val="de-CH"/>
              </w:rPr>
              <w:t>24</w:t>
            </w:r>
          </w:p>
        </w:tc>
        <w:tc>
          <w:tcPr>
            <w:tcW w:w="8068" w:type="dxa"/>
          </w:tcPr>
          <w:p w14:paraId="69DC8B77"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00632255" w:rsidRPr="00964A7F" w14:paraId="24CD533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B1BAC9" w14:textId="77777777" w:rsidR="00632255" w:rsidRPr="00964A7F" w:rsidRDefault="00632255" w:rsidP="00A871CD">
            <w:pPr>
              <w:spacing w:before="0"/>
              <w:jc w:val="left"/>
              <w:rPr>
                <w:lang w:val="de-CH"/>
              </w:rPr>
            </w:pPr>
            <w:r>
              <w:rPr>
                <w:lang w:val="de-CH"/>
              </w:rPr>
              <w:t>25</w:t>
            </w:r>
          </w:p>
        </w:tc>
        <w:tc>
          <w:tcPr>
            <w:tcW w:w="8068" w:type="dxa"/>
          </w:tcPr>
          <w:p w14:paraId="5C578670" w14:textId="518CCCBA" w:rsidR="00632255" w:rsidRPr="00964A7F" w:rsidRDefault="00632255" w:rsidP="00A871CD">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 xml:space="preserve">r durch </w:t>
            </w:r>
            <w:r w:rsidR="00711690">
              <w:rPr>
                <w:lang w:val="de-CH"/>
              </w:rPr>
              <w:t>mindestens eine Ansprechperson</w:t>
            </w:r>
            <w:r w:rsidRPr="00964A7F">
              <w:rPr>
                <w:lang w:val="de-CH"/>
              </w:rPr>
              <w:t xml:space="preserve"> des SU betreut werden</w:t>
            </w:r>
            <w:r>
              <w:rPr>
                <w:lang w:val="de-CH"/>
              </w:rPr>
              <w:t>.</w:t>
            </w:r>
          </w:p>
        </w:tc>
      </w:tr>
      <w:tr w:rsidR="00632255" w:rsidRPr="00964A7F" w14:paraId="1F198D9D"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3FE980E" w14:textId="77777777" w:rsidR="00632255" w:rsidRPr="00964A7F" w:rsidRDefault="00632255" w:rsidP="00A871CD">
            <w:pPr>
              <w:spacing w:before="0"/>
              <w:jc w:val="left"/>
              <w:rPr>
                <w:lang w:val="de-CH"/>
              </w:rPr>
            </w:pPr>
            <w:r>
              <w:rPr>
                <w:lang w:val="de-CH"/>
              </w:rPr>
              <w:t>26</w:t>
            </w:r>
          </w:p>
        </w:tc>
        <w:tc>
          <w:tcPr>
            <w:tcW w:w="8068" w:type="dxa"/>
          </w:tcPr>
          <w:p w14:paraId="091C55F0" w14:textId="77777777" w:rsidR="00632255" w:rsidRPr="00964A7F" w:rsidRDefault="00632255" w:rsidP="00A871CD">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00632255" w:rsidRPr="00964A7F" w14:paraId="51A7EB3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A8711" w14:textId="77777777" w:rsidR="00632255" w:rsidRPr="00964A7F" w:rsidRDefault="00632255" w:rsidP="00A871CD">
            <w:pPr>
              <w:spacing w:before="0"/>
              <w:jc w:val="left"/>
              <w:rPr>
                <w:lang w:val="de-CH"/>
              </w:rPr>
            </w:pPr>
            <w:r>
              <w:rPr>
                <w:lang w:val="de-CH"/>
              </w:rPr>
              <w:t>27</w:t>
            </w:r>
          </w:p>
        </w:tc>
        <w:tc>
          <w:tcPr>
            <w:tcW w:w="8068" w:type="dxa"/>
          </w:tcPr>
          <w:p w14:paraId="55FC7882"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00632255" w:rsidRPr="00964A7F" w14:paraId="7E394FD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1F69A15" w14:textId="77777777" w:rsidR="00632255" w:rsidRPr="00964A7F" w:rsidRDefault="00632255" w:rsidP="00A871CD">
            <w:pPr>
              <w:spacing w:before="0"/>
              <w:jc w:val="left"/>
              <w:rPr>
                <w:lang w:val="de-CH"/>
              </w:rPr>
            </w:pPr>
            <w:r>
              <w:rPr>
                <w:lang w:val="de-CH"/>
              </w:rPr>
              <w:t>28</w:t>
            </w:r>
          </w:p>
        </w:tc>
        <w:tc>
          <w:tcPr>
            <w:tcW w:w="8068" w:type="dxa"/>
          </w:tcPr>
          <w:p w14:paraId="5C81E4F4" w14:textId="4BCD56AC" w:rsidR="00632255" w:rsidRPr="00964A7F" w:rsidRDefault="00711690"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w:t>
            </w:r>
            <w:r w:rsidR="00632255" w:rsidRPr="00FD490A">
              <w:rPr>
                <w:lang w:val="de-CH"/>
              </w:rPr>
              <w:t xml:space="preserve"> eines SU dürfen nur eigene Projekte einsehen und bearbeiten</w:t>
            </w:r>
          </w:p>
        </w:tc>
      </w:tr>
      <w:tr w:rsidR="00632255" w:rsidRPr="00964A7F" w14:paraId="46AAFAD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B9A859" w14:textId="77777777" w:rsidR="00632255" w:rsidRPr="00964A7F" w:rsidRDefault="00632255" w:rsidP="00A871CD">
            <w:pPr>
              <w:spacing w:before="0"/>
              <w:jc w:val="left"/>
              <w:rPr>
                <w:lang w:val="de-CH"/>
              </w:rPr>
            </w:pPr>
            <w:r>
              <w:rPr>
                <w:lang w:val="de-CH"/>
              </w:rPr>
              <w:t>29</w:t>
            </w:r>
          </w:p>
        </w:tc>
        <w:tc>
          <w:tcPr>
            <w:tcW w:w="8068" w:type="dxa"/>
          </w:tcPr>
          <w:p w14:paraId="287C613C" w14:textId="77777777" w:rsidR="00632255" w:rsidRPr="00964A7F" w:rsidRDefault="00632255" w:rsidP="00A871CD">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00632255" w:rsidRPr="00964A7F" w14:paraId="1771350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866AF60" w14:textId="77777777" w:rsidR="00632255" w:rsidRPr="00964A7F" w:rsidRDefault="00632255" w:rsidP="00A871CD">
            <w:pPr>
              <w:spacing w:before="0"/>
              <w:jc w:val="left"/>
              <w:rPr>
                <w:lang w:val="de-CH"/>
              </w:rPr>
            </w:pPr>
            <w:r>
              <w:rPr>
                <w:lang w:val="de-CH"/>
              </w:rPr>
              <w:t>30</w:t>
            </w:r>
          </w:p>
        </w:tc>
        <w:tc>
          <w:tcPr>
            <w:tcW w:w="8068" w:type="dxa"/>
          </w:tcPr>
          <w:p w14:paraId="0662CD78"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00632255" w:rsidRPr="00964A7F" w14:paraId="4C19472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C55D6" w14:textId="77777777" w:rsidR="00632255" w:rsidRPr="00964A7F" w:rsidRDefault="00632255" w:rsidP="00A871CD">
            <w:pPr>
              <w:spacing w:before="0"/>
              <w:jc w:val="left"/>
              <w:rPr>
                <w:lang w:val="de-CH"/>
              </w:rPr>
            </w:pPr>
            <w:r>
              <w:rPr>
                <w:lang w:val="de-CH"/>
              </w:rPr>
              <w:t>31</w:t>
            </w:r>
          </w:p>
        </w:tc>
        <w:tc>
          <w:tcPr>
            <w:tcW w:w="8068" w:type="dxa"/>
          </w:tcPr>
          <w:p w14:paraId="0D45DC18"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00632255" w:rsidRPr="00964A7F" w14:paraId="43670D22"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0CC8DFA" w14:textId="77777777" w:rsidR="00632255" w:rsidRPr="00964A7F" w:rsidRDefault="00632255" w:rsidP="00A871CD">
            <w:pPr>
              <w:spacing w:before="0"/>
              <w:jc w:val="left"/>
              <w:rPr>
                <w:lang w:val="de-CH"/>
              </w:rPr>
            </w:pPr>
            <w:r>
              <w:rPr>
                <w:lang w:val="de-CH"/>
              </w:rPr>
              <w:t>32</w:t>
            </w:r>
          </w:p>
        </w:tc>
        <w:tc>
          <w:tcPr>
            <w:tcW w:w="8068" w:type="dxa"/>
          </w:tcPr>
          <w:p w14:paraId="426F504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00632255" w:rsidRPr="00FD490A" w14:paraId="32378D4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6F9AC8" w14:textId="77777777" w:rsidR="00632255" w:rsidRPr="00964A7F" w:rsidRDefault="00632255" w:rsidP="00A871CD">
            <w:pPr>
              <w:spacing w:before="0"/>
              <w:jc w:val="left"/>
              <w:rPr>
                <w:lang w:val="de-CH"/>
              </w:rPr>
            </w:pPr>
            <w:r>
              <w:rPr>
                <w:lang w:val="de-CH"/>
              </w:rPr>
              <w:t>33</w:t>
            </w:r>
          </w:p>
        </w:tc>
        <w:tc>
          <w:tcPr>
            <w:tcW w:w="8068" w:type="dxa"/>
          </w:tcPr>
          <w:p w14:paraId="4B91C4CB" w14:textId="31F27BE5"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 xml:space="preserve">n stehen dem Bauleiter sofort zur </w:t>
            </w:r>
            <w:r w:rsidR="00711690" w:rsidRPr="009F7F17">
              <w:rPr>
                <w:lang w:val="de-CH"/>
              </w:rPr>
              <w:t>Verfügung</w:t>
            </w:r>
          </w:p>
        </w:tc>
      </w:tr>
      <w:tr w:rsidR="00632255" w:rsidRPr="00FD490A" w14:paraId="4A4830D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8343F27" w14:textId="77777777" w:rsidR="00632255" w:rsidRPr="00964A7F" w:rsidRDefault="00632255" w:rsidP="00A871CD">
            <w:pPr>
              <w:spacing w:before="0"/>
              <w:jc w:val="left"/>
              <w:rPr>
                <w:lang w:val="de-CH"/>
              </w:rPr>
            </w:pPr>
            <w:r>
              <w:rPr>
                <w:lang w:val="de-CH"/>
              </w:rPr>
              <w:t>34</w:t>
            </w:r>
          </w:p>
        </w:tc>
        <w:tc>
          <w:tcPr>
            <w:tcW w:w="8068" w:type="dxa"/>
          </w:tcPr>
          <w:p w14:paraId="27678AE5" w14:textId="77777777" w:rsidR="00632255" w:rsidRPr="00FD490A"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00632255" w:rsidRPr="00FD490A" w14:paraId="4B47308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872E34" w14:textId="77777777" w:rsidR="00632255" w:rsidRPr="00964A7F" w:rsidRDefault="00632255" w:rsidP="00A871CD">
            <w:pPr>
              <w:spacing w:before="0"/>
              <w:jc w:val="left"/>
              <w:rPr>
                <w:lang w:val="de-CH"/>
              </w:rPr>
            </w:pPr>
            <w:r>
              <w:rPr>
                <w:lang w:val="de-CH"/>
              </w:rPr>
              <w:t>35</w:t>
            </w:r>
          </w:p>
        </w:tc>
        <w:tc>
          <w:tcPr>
            <w:tcW w:w="8068" w:type="dxa"/>
          </w:tcPr>
          <w:p w14:paraId="33046944"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00632255" w:rsidRPr="00FD490A" w14:paraId="4A26D3F3"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D177E" w14:textId="77777777" w:rsidR="00632255" w:rsidRPr="00964A7F" w:rsidRDefault="00632255" w:rsidP="00A871CD">
            <w:pPr>
              <w:spacing w:before="0"/>
              <w:jc w:val="left"/>
              <w:rPr>
                <w:lang w:val="de-CH"/>
              </w:rPr>
            </w:pPr>
            <w:r>
              <w:rPr>
                <w:lang w:val="de-CH"/>
              </w:rPr>
              <w:t>36</w:t>
            </w:r>
          </w:p>
        </w:tc>
        <w:tc>
          <w:tcPr>
            <w:tcW w:w="8068" w:type="dxa"/>
          </w:tcPr>
          <w:p w14:paraId="481AE097" w14:textId="77777777" w:rsidR="00632255" w:rsidRPr="00FD490A"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00632255" w:rsidRPr="009F7F17" w14:paraId="13AC5ED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9DFBFA" w14:textId="77777777" w:rsidR="00632255" w:rsidRPr="00964A7F" w:rsidRDefault="00632255" w:rsidP="00A871CD">
            <w:pPr>
              <w:spacing w:before="0"/>
              <w:jc w:val="left"/>
              <w:rPr>
                <w:lang w:val="de-CH"/>
              </w:rPr>
            </w:pPr>
            <w:r>
              <w:rPr>
                <w:lang w:val="de-CH"/>
              </w:rPr>
              <w:t>37</w:t>
            </w:r>
          </w:p>
        </w:tc>
        <w:tc>
          <w:tcPr>
            <w:tcW w:w="8068" w:type="dxa"/>
          </w:tcPr>
          <w:p w14:paraId="1DD87279" w14:textId="77777777" w:rsidR="00632255" w:rsidRPr="009F7F17" w:rsidRDefault="00632255" w:rsidP="00A871CD">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00632255" w:rsidRPr="009F7F17" w14:paraId="2C7D75B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56BEC0CF" w14:textId="77777777" w:rsidR="00632255" w:rsidRPr="00964A7F" w:rsidRDefault="00632255" w:rsidP="00A871CD">
            <w:pPr>
              <w:spacing w:before="0"/>
              <w:jc w:val="left"/>
              <w:rPr>
                <w:lang w:val="de-CH"/>
              </w:rPr>
            </w:pPr>
            <w:r>
              <w:rPr>
                <w:lang w:val="de-CH"/>
              </w:rPr>
              <w:t>38</w:t>
            </w:r>
          </w:p>
        </w:tc>
        <w:tc>
          <w:tcPr>
            <w:tcW w:w="8068" w:type="dxa"/>
          </w:tcPr>
          <w:p w14:paraId="6EF79E36"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00632255" w:rsidRPr="009F7F17" w14:paraId="551754B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1A4100" w14:textId="77777777" w:rsidR="00632255" w:rsidRPr="00964A7F" w:rsidRDefault="00632255" w:rsidP="00A871CD">
            <w:pPr>
              <w:spacing w:before="0"/>
              <w:jc w:val="left"/>
              <w:rPr>
                <w:lang w:val="de-CH"/>
              </w:rPr>
            </w:pPr>
            <w:r>
              <w:rPr>
                <w:lang w:val="de-CH"/>
              </w:rPr>
              <w:t>39</w:t>
            </w:r>
          </w:p>
        </w:tc>
        <w:tc>
          <w:tcPr>
            <w:tcW w:w="8068" w:type="dxa"/>
          </w:tcPr>
          <w:p w14:paraId="5E3C946F"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00632255" w:rsidRPr="009F7F17" w14:paraId="0C0E240F"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B18F97E" w14:textId="77777777" w:rsidR="00632255" w:rsidRPr="00964A7F" w:rsidRDefault="00632255" w:rsidP="00A871CD">
            <w:pPr>
              <w:spacing w:before="0"/>
              <w:jc w:val="left"/>
              <w:rPr>
                <w:lang w:val="de-CH"/>
              </w:rPr>
            </w:pPr>
            <w:r>
              <w:rPr>
                <w:lang w:val="de-CH"/>
              </w:rPr>
              <w:t>40</w:t>
            </w:r>
          </w:p>
        </w:tc>
        <w:tc>
          <w:tcPr>
            <w:tcW w:w="8068" w:type="dxa"/>
          </w:tcPr>
          <w:p w14:paraId="082845E5"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00632255" w:rsidRPr="009F7F17" w14:paraId="6C8E66D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9F9F7" w14:textId="77777777" w:rsidR="00632255" w:rsidRPr="00964A7F" w:rsidRDefault="00632255" w:rsidP="00A871CD">
            <w:pPr>
              <w:spacing w:before="0"/>
              <w:jc w:val="left"/>
              <w:rPr>
                <w:lang w:val="de-CH"/>
              </w:rPr>
            </w:pPr>
            <w:r>
              <w:rPr>
                <w:lang w:val="de-CH"/>
              </w:rPr>
              <w:t>41</w:t>
            </w:r>
          </w:p>
        </w:tc>
        <w:tc>
          <w:tcPr>
            <w:tcW w:w="8068" w:type="dxa"/>
          </w:tcPr>
          <w:p w14:paraId="69473A24" w14:textId="6DFF5AB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w:t>
            </w:r>
            <w:r w:rsidR="00711690">
              <w:rPr>
                <w:lang w:val="de-CH"/>
              </w:rPr>
              <w:t>u</w:t>
            </w:r>
            <w:r w:rsidRPr="009F7F17">
              <w:rPr>
                <w:lang w:val="de-CH"/>
              </w:rPr>
              <w:t>ser für GU-BO wird initial erstellt</w:t>
            </w:r>
          </w:p>
        </w:tc>
      </w:tr>
      <w:tr w:rsidR="00632255" w:rsidRPr="009F7F17" w14:paraId="2038137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E0D5327" w14:textId="77777777" w:rsidR="00632255" w:rsidRPr="00964A7F" w:rsidRDefault="00632255" w:rsidP="00A871CD">
            <w:pPr>
              <w:spacing w:before="0"/>
              <w:jc w:val="left"/>
              <w:rPr>
                <w:lang w:val="de-CH"/>
              </w:rPr>
            </w:pPr>
            <w:r>
              <w:rPr>
                <w:lang w:val="de-CH"/>
              </w:rPr>
              <w:t>42</w:t>
            </w:r>
          </w:p>
        </w:tc>
        <w:tc>
          <w:tcPr>
            <w:tcW w:w="8068" w:type="dxa"/>
          </w:tcPr>
          <w:p w14:paraId="503BC66D" w14:textId="295D4E45" w:rsidR="00632255" w:rsidRPr="009F7F17" w:rsidRDefault="00711690"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Adminu</w:t>
            </w:r>
            <w:r w:rsidR="00632255" w:rsidRPr="009F7F17">
              <w:rPr>
                <w:lang w:val="de-CH"/>
              </w:rPr>
              <w:t>ser für SU-BO wird bei Erfassung von SU im GU-BO erstellt</w:t>
            </w:r>
          </w:p>
        </w:tc>
      </w:tr>
    </w:tbl>
    <w:p w14:paraId="554C1AD9" w14:textId="63AEC91A" w:rsidR="004A78C2" w:rsidRPr="00632255" w:rsidRDefault="0030449E" w:rsidP="0030449E">
      <w:pPr>
        <w:spacing w:before="0"/>
        <w:jc w:val="left"/>
        <w:rPr>
          <w:lang w:val="de-CH"/>
        </w:rPr>
      </w:pPr>
      <w:r w:rsidRPr="00632255">
        <w:rPr>
          <w:lang w:val="de-CH"/>
        </w:rPr>
        <w:br w:type="page"/>
      </w:r>
    </w:p>
    <w:p w14:paraId="47624B5D" w14:textId="7F8E847D" w:rsidR="004A78C2" w:rsidRDefault="004A78C2" w:rsidP="004A78C2">
      <w:pPr>
        <w:pStyle w:val="berschrift1"/>
        <w:rPr>
          <w:lang w:val="fr-CH"/>
        </w:rPr>
      </w:pPr>
      <w:bookmarkStart w:id="192" w:name="_Toc418769982"/>
      <w:r w:rsidRPr="004A78C2">
        <w:rPr>
          <w:lang w:val="fr-CH"/>
        </w:rPr>
        <w:t>UseCase Dokumentation</w:t>
      </w:r>
      <w:bookmarkEnd w:id="192"/>
    </w:p>
    <w:p w14:paraId="6CD1E5CB" w14:textId="5A4C66BC" w:rsidR="00226296" w:rsidRDefault="00226296" w:rsidP="00226296">
      <w:pPr>
        <w:pStyle w:val="berschrift2"/>
        <w:rPr>
          <w:lang w:val="fr-CH"/>
        </w:rPr>
      </w:pPr>
      <w:bookmarkStart w:id="193" w:name="_Toc418769983"/>
      <w:r>
        <w:rPr>
          <w:lang w:val="fr-CH"/>
        </w:rPr>
        <w:t>UseCase001</w:t>
      </w:r>
      <w:bookmarkEnd w:id="193"/>
    </w:p>
    <w:p w14:paraId="0624D182" w14:textId="2E93A689" w:rsidR="00433C6F" w:rsidRPr="00433C6F" w:rsidRDefault="00433C6F" w:rsidP="00433C6F">
      <w:pPr>
        <w:pStyle w:val="berschrift3"/>
        <w:rPr>
          <w:lang w:val="fr-CH"/>
        </w:rPr>
      </w:pPr>
      <w:r>
        <w:rPr>
          <w:lang w:val="fr-CH"/>
        </w:rPr>
        <w:t>UseCase001 Beschreibung</w:t>
      </w:r>
    </w:p>
    <w:p w14:paraId="0DFA236E" w14:textId="77777777" w:rsidR="00226296" w:rsidRPr="00226296" w:rsidRDefault="00226296" w:rsidP="00226296">
      <w:pPr>
        <w:rPr>
          <w:lang w:val="fr-CH"/>
        </w:rPr>
      </w:pPr>
    </w:p>
    <w:tbl>
      <w:tblPr>
        <w:tblStyle w:val="Gitternetztabelle4Akzent2"/>
        <w:tblW w:w="9096" w:type="dxa"/>
        <w:tblLook w:val="04A0" w:firstRow="1" w:lastRow="0" w:firstColumn="1" w:lastColumn="0" w:noHBand="0" w:noVBand="1"/>
      </w:tblPr>
      <w:tblGrid>
        <w:gridCol w:w="2729"/>
        <w:gridCol w:w="6367"/>
      </w:tblGrid>
      <w:tr w:rsidR="0030449E" w14:paraId="58858668"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367"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30449E" w14:paraId="5F615A5D"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367" w:type="dxa"/>
          </w:tcPr>
          <w:p w14:paraId="3F23E6FD" w14:textId="6EF6AD98"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Der </w:t>
            </w:r>
            <w:r w:rsidR="00711690" w:rsidRPr="00DC10FC">
              <w:rPr>
                <w:rFonts w:cs="Arial"/>
                <w:sz w:val="20"/>
                <w:szCs w:val="20"/>
              </w:rPr>
              <w:t>BackOffice</w:t>
            </w:r>
            <w:r w:rsidRPr="00DC10FC">
              <w:rPr>
                <w:rFonts w:cs="Arial"/>
                <w:sz w:val="20"/>
                <w:szCs w:val="20"/>
              </w:rPr>
              <w:t>-Mitarbeiter der Subunternehmen kann Ansprechpersonen in der Datenbank sowohl erfassen, löschen, ändern, lesen und einem Projekt zuweisen.</w:t>
            </w:r>
          </w:p>
        </w:tc>
      </w:tr>
      <w:tr w:rsidR="0030449E" w14:paraId="1779DBAC"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367" w:type="dxa"/>
          </w:tcPr>
          <w:p w14:paraId="5A7A0E0C"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367" w:type="dxa"/>
          </w:tcPr>
          <w:p w14:paraId="78EDB1FE"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367" w:type="dxa"/>
          </w:tcPr>
          <w:p w14:paraId="24B468ED" w14:textId="5447535E"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Die SU-Ansprechperson ist mit ID, Namen, Vornamen, Rolle, Direkt-Telefon und </w:t>
            </w:r>
            <w:r w:rsidR="00711690" w:rsidRPr="00DC10FC">
              <w:rPr>
                <w:rFonts w:cs="Arial"/>
                <w:sz w:val="20"/>
                <w:szCs w:val="20"/>
              </w:rPr>
              <w:t>Login Daten</w:t>
            </w:r>
            <w:r w:rsidRPr="00DC10FC">
              <w:rPr>
                <w:rFonts w:cs="Arial"/>
                <w:sz w:val="20"/>
                <w:szCs w:val="20"/>
              </w:rPr>
              <w:t xml:space="preserve">  im Mängelmanager erfasst</w:t>
            </w:r>
          </w:p>
        </w:tc>
      </w:tr>
      <w:tr w:rsidR="0030449E" w14:paraId="5859F94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367" w:type="dxa"/>
          </w:tcPr>
          <w:p w14:paraId="7B892B95"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367" w:type="dxa"/>
          </w:tcPr>
          <w:p w14:paraId="5A45C8B7"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42E83B9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989D823" w14:textId="293290F1" w:rsidR="0030449E" w:rsidRPr="00DC10FC" w:rsidRDefault="00711690"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Mitarbeiter bereits im System ist</w:t>
            </w:r>
          </w:p>
          <w:p w14:paraId="583587B6" w14:textId="16133DF2" w:rsidR="0030449E" w:rsidRPr="00DC10FC" w:rsidRDefault="00711690"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erfasst den Mitarbeiter mit ID, Namen, Vornamen, Rolle, Direkt-Telefon und </w:t>
            </w:r>
            <w:r w:rsidRPr="00DC10FC">
              <w:rPr>
                <w:rFonts w:ascii="Arial" w:hAnsi="Arial" w:cs="Arial"/>
                <w:sz w:val="20"/>
                <w:szCs w:val="20"/>
              </w:rPr>
              <w:t>Login Daten</w:t>
            </w:r>
            <w:r w:rsidR="0030449E" w:rsidRPr="00DC10FC">
              <w:rPr>
                <w:rFonts w:ascii="Arial" w:hAnsi="Arial" w:cs="Arial"/>
                <w:sz w:val="20"/>
                <w:szCs w:val="20"/>
              </w:rPr>
              <w:t xml:space="preserve"> im Mangelmanager</w:t>
            </w:r>
          </w:p>
          <w:p w14:paraId="18A43885"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104FC689"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DA0D8AA" w14:textId="35886E20" w:rsidR="0030449E" w:rsidRPr="00DC10FC" w:rsidRDefault="00711690"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3EA4C048" w14:textId="3FB2C98C" w:rsidR="0030449E" w:rsidRPr="00DC10FC" w:rsidRDefault="00711690"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deaktiviert SU-Mitarbeiter inkl. Login. Der SU-Mitarbeiter wird nicht aus der Datenbank gelöscht</w:t>
            </w:r>
          </w:p>
        </w:tc>
      </w:tr>
      <w:tr w:rsidR="0030449E" w14:paraId="578C6EF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681D56C6" w14:textId="3E2ABC54"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SU-Mitarbeiter Information ändern. </w:t>
            </w:r>
            <w:r w:rsidR="00711690">
              <w:rPr>
                <w:rFonts w:cs="Arial"/>
                <w:sz w:val="20"/>
                <w:szCs w:val="20"/>
              </w:rPr>
              <w:t>z.</w:t>
            </w:r>
            <w:r w:rsidRPr="00DC10FC">
              <w:rPr>
                <w:rFonts w:cs="Arial"/>
                <w:sz w:val="20"/>
                <w:szCs w:val="20"/>
              </w:rPr>
              <w:t>B</w:t>
            </w:r>
            <w:r w:rsidR="00711690">
              <w:rPr>
                <w:rFonts w:cs="Arial"/>
                <w:sz w:val="20"/>
                <w:szCs w:val="20"/>
              </w:rPr>
              <w:t>.</w:t>
            </w:r>
            <w:r w:rsidRPr="00DC10FC">
              <w:rPr>
                <w:rFonts w:cs="Arial"/>
                <w:sz w:val="20"/>
                <w:szCs w:val="20"/>
              </w:rPr>
              <w:t xml:space="preserve"> Telefonnummer wird geändert.</w:t>
            </w:r>
          </w:p>
        </w:tc>
      </w:tr>
      <w:tr w:rsidR="0030449E" w14:paraId="799E765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4FDD5C2D" w14:textId="4ED5956D" w:rsidR="0030449E" w:rsidRPr="00DC10FC" w:rsidRDefault="00711690"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7A25FA98"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05420B">
        <w:trPr>
          <w:trHeight w:val="254"/>
        </w:trPr>
        <w:tc>
          <w:tcPr>
            <w:cnfStyle w:val="001000000000" w:firstRow="0" w:lastRow="0" w:firstColumn="1" w:lastColumn="0" w:oddVBand="0" w:evenVBand="0" w:oddHBand="0" w:evenHBand="0" w:firstRowFirstColumn="0" w:firstRowLastColumn="0" w:lastRowFirstColumn="0" w:lastRowLastColumn="0"/>
            <w:tcW w:w="909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5995CEE3"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266E8A22" w14:textId="59158EF4" w:rsidR="0030449E" w:rsidRPr="00DC10FC" w:rsidRDefault="00711690"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öffnet in der Projektverwaltung ein ausgewähltes Projekt.</w:t>
            </w:r>
          </w:p>
          <w:p w14:paraId="79B5FEF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14:paraId="5603F21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6ECD9CC7" w:rsidR="00433C6F" w:rsidRDefault="00433C6F" w:rsidP="00433C6F">
      <w:pPr>
        <w:pStyle w:val="berschrift3"/>
      </w:pPr>
      <w:r>
        <w:t xml:space="preserve">UseCase001 </w:t>
      </w:r>
      <w:r w:rsidR="0008115B">
        <w:t>Visualisierung</w:t>
      </w:r>
    </w:p>
    <w:p w14:paraId="19EF5CAF" w14:textId="1A1E8A01" w:rsidR="004A78C2" w:rsidRDefault="00982615" w:rsidP="004A78C2">
      <w:r>
        <w:pict w14:anchorId="5F8882E1">
          <v:shape id="_x0000_i1028" type="#_x0000_t75" style="width:7in;height:312pt">
            <v:imagedata r:id="rId20" o:title="UseCase001"/>
          </v:shape>
        </w:pict>
      </w:r>
    </w:p>
    <w:p w14:paraId="59D3913B" w14:textId="790DF422" w:rsidR="00433C6F" w:rsidRDefault="00433C6F" w:rsidP="00433C6F">
      <w:pPr>
        <w:pStyle w:val="berschrift3"/>
      </w:pPr>
      <w:r>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982615" w:rsidP="00433C6F">
      <w:r>
        <w:pict w14:anchorId="16D6AF63">
          <v:shape id="_x0000_i1029" type="#_x0000_t75" style="width:249.6pt;height:405.6pt;mso-position-horizontal-relative:text;mso-position-vertical-relative:text" wrapcoords="-65 0 -65 21560 21600 21560 21600 0 -65 0">
            <v:imagedata r:id="rId22"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berschrift2"/>
      </w:pPr>
      <w:bookmarkStart w:id="194" w:name="_Toc418769984"/>
      <w:r>
        <w:t>UseCase002</w:t>
      </w:r>
      <w:bookmarkEnd w:id="194"/>
    </w:p>
    <w:p w14:paraId="0E3A403F" w14:textId="6BBF5E37" w:rsidR="00433C6F" w:rsidRPr="00433C6F" w:rsidRDefault="00433C6F" w:rsidP="00433C6F">
      <w:pPr>
        <w:pStyle w:val="berschrift3"/>
      </w:pPr>
      <w:r>
        <w:t>UseCase002 Beschreibung</w:t>
      </w:r>
    </w:p>
    <w:tbl>
      <w:tblPr>
        <w:tblStyle w:val="Gitternetztabelle4Akzent2"/>
        <w:tblW w:w="0" w:type="auto"/>
        <w:tblLook w:val="04A0" w:firstRow="1" w:lastRow="0" w:firstColumn="1" w:lastColumn="0" w:noHBand="0" w:noVBand="1"/>
      </w:tblPr>
      <w:tblGrid>
        <w:gridCol w:w="2689"/>
        <w:gridCol w:w="6333"/>
        <w:gridCol w:w="34"/>
      </w:tblGrid>
      <w:tr w:rsidR="00DC10FC" w:rsidRPr="00C776D9" w14:paraId="70A674F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367"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DC10FC" w:rsidRPr="00C776D9" w14:paraId="7755D21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367" w:type="dxa"/>
            <w:gridSpan w:val="2"/>
          </w:tcPr>
          <w:p w14:paraId="5888133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367" w:type="dxa"/>
            <w:gridSpan w:val="2"/>
          </w:tcPr>
          <w:p w14:paraId="13F3B91C"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367" w:type="dxa"/>
            <w:gridSpan w:val="2"/>
          </w:tcPr>
          <w:p w14:paraId="30A95E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367" w:type="dxa"/>
            <w:gridSpan w:val="2"/>
          </w:tcPr>
          <w:p w14:paraId="3994115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367" w:type="dxa"/>
            <w:gridSpan w:val="2"/>
          </w:tcPr>
          <w:p w14:paraId="40E08F98"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367" w:type="dxa"/>
            <w:gridSpan w:val="2"/>
          </w:tcPr>
          <w:p w14:paraId="656165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2DB5555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4F3424E7"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4815016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0883948E"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19F7BC63"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2A8862C1"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6D6EF8C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23904ACC"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34C47623"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06972AE"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58614537"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66DA8698"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76B690C5"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048C9EDA" w:rsidR="00DC10FC" w:rsidRDefault="00433C6F" w:rsidP="00433C6F">
      <w:pPr>
        <w:pStyle w:val="berschrift3"/>
      </w:pPr>
      <w:r>
        <w:t xml:space="preserve">UseCase002 </w:t>
      </w:r>
      <w:r w:rsidR="0008115B">
        <w:t>Visualisierung</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berschrift3"/>
      </w:pPr>
      <w:r>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berschrift2"/>
      </w:pPr>
      <w:bookmarkStart w:id="195" w:name="_Toc418769985"/>
      <w:r>
        <w:t>UseCase003</w:t>
      </w:r>
      <w:bookmarkEnd w:id="195"/>
    </w:p>
    <w:p w14:paraId="27CC333B" w14:textId="5FD61FD8" w:rsidR="00433C6F" w:rsidRPr="00433C6F" w:rsidRDefault="00433C6F" w:rsidP="00694E46">
      <w:pPr>
        <w:pStyle w:val="berschrift3"/>
      </w:pPr>
      <w:r>
        <w:t>UseCase003 Beschreibung</w:t>
      </w:r>
    </w:p>
    <w:tbl>
      <w:tblPr>
        <w:tblStyle w:val="Gitternetztabelle4Akzent2"/>
        <w:tblW w:w="9096" w:type="dxa"/>
        <w:tblLook w:val="04A0" w:firstRow="1" w:lastRow="0" w:firstColumn="1" w:lastColumn="0" w:noHBand="0" w:noVBand="1"/>
      </w:tblPr>
      <w:tblGrid>
        <w:gridCol w:w="2729"/>
        <w:gridCol w:w="6367"/>
      </w:tblGrid>
      <w:tr w:rsidR="00DC10FC" w:rsidRPr="00256CC7" w14:paraId="622BA829"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6367"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DC10FC" w:rsidRPr="00256CC7" w14:paraId="53CA49FE"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FDF1785" w14:textId="77777777" w:rsidR="00DC10FC" w:rsidRPr="00256CC7" w:rsidRDefault="00DC10FC" w:rsidP="00226296">
            <w:pPr>
              <w:rPr>
                <w:rFonts w:cs="Arial"/>
                <w:sz w:val="20"/>
                <w:szCs w:val="20"/>
              </w:rPr>
            </w:pPr>
            <w:r w:rsidRPr="00256CC7">
              <w:rPr>
                <w:rFonts w:cs="Arial"/>
                <w:sz w:val="20"/>
                <w:szCs w:val="20"/>
              </w:rPr>
              <w:t>Ziel</w:t>
            </w:r>
          </w:p>
        </w:tc>
        <w:tc>
          <w:tcPr>
            <w:tcW w:w="6367" w:type="dxa"/>
          </w:tcPr>
          <w:p w14:paraId="6C960EFF"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2856AC5" w14:textId="77777777" w:rsidR="00DC10FC" w:rsidRPr="00256CC7" w:rsidRDefault="00DC10FC" w:rsidP="00226296">
            <w:pPr>
              <w:rPr>
                <w:rFonts w:cs="Arial"/>
                <w:sz w:val="20"/>
                <w:szCs w:val="20"/>
              </w:rPr>
            </w:pPr>
            <w:r w:rsidRPr="00256CC7">
              <w:rPr>
                <w:rFonts w:cs="Arial"/>
                <w:sz w:val="20"/>
                <w:szCs w:val="20"/>
              </w:rPr>
              <w:t>Kategorie</w:t>
            </w:r>
          </w:p>
        </w:tc>
        <w:tc>
          <w:tcPr>
            <w:tcW w:w="6367" w:type="dxa"/>
          </w:tcPr>
          <w:p w14:paraId="235DC4B6"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6367" w:type="dxa"/>
          </w:tcPr>
          <w:p w14:paraId="18A7E4F9"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6367" w:type="dxa"/>
          </w:tcPr>
          <w:p w14:paraId="3E1F105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6367" w:type="dxa"/>
          </w:tcPr>
          <w:p w14:paraId="73B88A93"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6367" w:type="dxa"/>
          </w:tcPr>
          <w:p w14:paraId="165165E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6367" w:type="dxa"/>
          </w:tcPr>
          <w:p w14:paraId="77565F3B"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6367" w:type="dxa"/>
          </w:tcPr>
          <w:p w14:paraId="4AD41951"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6367" w:type="dxa"/>
          </w:tcPr>
          <w:p w14:paraId="3CE5F688"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DC10FC" w:rsidRPr="00256CC7" w14:paraId="3523F374"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6367" w:type="dxa"/>
          </w:tcPr>
          <w:p w14:paraId="278BB177"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7D6CD797" w:rsidR="00DC10FC" w:rsidRDefault="00433C6F" w:rsidP="00433C6F">
      <w:pPr>
        <w:pStyle w:val="berschrift3"/>
      </w:pPr>
      <w:r>
        <w:t xml:space="preserve">UseCase003 </w:t>
      </w:r>
      <w:r w:rsidR="0008115B">
        <w:t>Visualisierung</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berschrift3"/>
      </w:pPr>
      <w:r>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berschrift2"/>
      </w:pPr>
      <w:bookmarkStart w:id="196" w:name="_Toc418769986"/>
      <w:r>
        <w:t>UseCase004</w:t>
      </w:r>
      <w:bookmarkEnd w:id="196"/>
    </w:p>
    <w:p w14:paraId="41E0244D" w14:textId="4EDD78A3" w:rsidR="00694E46" w:rsidRPr="00694E46" w:rsidRDefault="00694E46" w:rsidP="00694E46">
      <w:pPr>
        <w:pStyle w:val="berschrift3"/>
      </w:pPr>
      <w:r>
        <w:t>UseCase004 Beschreibung</w:t>
      </w:r>
    </w:p>
    <w:tbl>
      <w:tblPr>
        <w:tblStyle w:val="Gitternetztabelle4Akzent2"/>
        <w:tblW w:w="0" w:type="auto"/>
        <w:tblLook w:val="04A0" w:firstRow="1" w:lastRow="0" w:firstColumn="1" w:lastColumn="0" w:noHBand="0" w:noVBand="1"/>
      </w:tblPr>
      <w:tblGrid>
        <w:gridCol w:w="2689"/>
        <w:gridCol w:w="6367"/>
      </w:tblGrid>
      <w:tr w:rsidR="00DC10FC" w:rsidRPr="00DC10FC" w14:paraId="0F191574"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367"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DC10FC" w:rsidRPr="00DC10FC" w14:paraId="57BDF45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367" w:type="dxa"/>
          </w:tcPr>
          <w:p w14:paraId="76DB57A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367" w:type="dxa"/>
          </w:tcPr>
          <w:p w14:paraId="73612D0E"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367" w:type="dxa"/>
          </w:tcPr>
          <w:p w14:paraId="45C80074"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367" w:type="dxa"/>
          </w:tcPr>
          <w:p w14:paraId="29979A65"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367" w:type="dxa"/>
          </w:tcPr>
          <w:p w14:paraId="19D4F0E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375E8D" w14:paraId="1801495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367" w:type="dxa"/>
          </w:tcPr>
          <w:p w14:paraId="44B9691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770D463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626F4928"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5A86F51B"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70F7A31"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093C3EB8"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28B055D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7FBC8B7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0DE4CC9"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4D56467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474DC35A"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14:paraId="78FB5B21"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14:paraId="5DE403A9"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FD08B27"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0E77308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2982B13D" w:rsidR="005B5930" w:rsidRDefault="00694E46" w:rsidP="00694E46">
      <w:pPr>
        <w:pStyle w:val="berschrift3"/>
      </w:pPr>
      <w:r>
        <w:t xml:space="preserve">UseCase004 </w:t>
      </w:r>
      <w:r w:rsidR="0008115B">
        <w:t>Visualisierung</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berschrift3"/>
      </w:pPr>
      <w:r>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berschrift2"/>
      </w:pPr>
      <w:bookmarkStart w:id="197" w:name="_Toc418769987"/>
      <w:r>
        <w:t>UseCase005</w:t>
      </w:r>
      <w:bookmarkEnd w:id="197"/>
    </w:p>
    <w:p w14:paraId="3FF7738F" w14:textId="13191B3B" w:rsidR="00694E46" w:rsidRPr="00694E46" w:rsidRDefault="00694E46" w:rsidP="00694E46">
      <w:pPr>
        <w:pStyle w:val="berschrift3"/>
      </w:pPr>
      <w:r>
        <w:t>UseCase005 Beschreibung</w:t>
      </w:r>
    </w:p>
    <w:tbl>
      <w:tblPr>
        <w:tblStyle w:val="Gitternetztabelle4Akzent2"/>
        <w:tblW w:w="9096" w:type="dxa"/>
        <w:tblLook w:val="0020" w:firstRow="1" w:lastRow="0" w:firstColumn="0" w:lastColumn="0" w:noHBand="0" w:noVBand="0"/>
      </w:tblPr>
      <w:tblGrid>
        <w:gridCol w:w="2729"/>
        <w:gridCol w:w="6367"/>
      </w:tblGrid>
      <w:tr w:rsidR="00BA484E" w:rsidRPr="00D93842" w14:paraId="39E0E39D" w14:textId="77777777" w:rsidTr="0005420B">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2D94738F" w14:textId="77777777" w:rsidR="005B5930" w:rsidRPr="00D93842" w:rsidRDefault="005B5930" w:rsidP="00266AA2">
            <w:pPr>
              <w:rPr>
                <w:sz w:val="20"/>
                <w:szCs w:val="20"/>
              </w:rPr>
            </w:pPr>
            <w:r w:rsidRPr="00D93842">
              <w:rPr>
                <w:sz w:val="20"/>
                <w:szCs w:val="20"/>
              </w:rPr>
              <w:t>UseCase005</w:t>
            </w:r>
          </w:p>
        </w:tc>
        <w:tc>
          <w:tcPr>
            <w:tcW w:w="6367" w:type="dxa"/>
          </w:tcPr>
          <w:p w14:paraId="3321FC82" w14:textId="77777777" w:rsidR="005B5930" w:rsidRPr="00D93842" w:rsidRDefault="005B5930" w:rsidP="00266AA2">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00BA484E" w:rsidRPr="00D93842" w14:paraId="648C8FD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0388D674" w14:textId="77777777" w:rsidR="005B5930" w:rsidRPr="00D93842" w:rsidRDefault="005B5930" w:rsidP="00266AA2">
            <w:pPr>
              <w:rPr>
                <w:rFonts w:eastAsia="Calibri"/>
                <w:b/>
                <w:sz w:val="20"/>
                <w:szCs w:val="20"/>
              </w:rPr>
            </w:pPr>
            <w:r w:rsidRPr="00D93842">
              <w:rPr>
                <w:rFonts w:eastAsia="Calibri"/>
                <w:b/>
                <w:sz w:val="20"/>
                <w:szCs w:val="20"/>
              </w:rPr>
              <w:t>Ziel</w:t>
            </w:r>
          </w:p>
        </w:tc>
        <w:tc>
          <w:tcPr>
            <w:tcW w:w="6367" w:type="dxa"/>
          </w:tcPr>
          <w:p w14:paraId="3397E081"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006A07DE" w:rsidRPr="00D93842" w14:paraId="5C3D582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7F767F1E" w14:textId="77777777" w:rsidR="005B5930" w:rsidRPr="00D93842" w:rsidRDefault="005B5930" w:rsidP="00266AA2">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14:paraId="7FF7B08F"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006A07DE" w:rsidRPr="00D93842" w14:paraId="6980E40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386BDA43" w14:textId="77777777" w:rsidR="005B5930" w:rsidRPr="00D93842" w:rsidRDefault="005B5930" w:rsidP="00266AA2">
            <w:pPr>
              <w:rPr>
                <w:rFonts w:eastAsia="Calibri"/>
                <w:b/>
                <w:sz w:val="20"/>
                <w:szCs w:val="20"/>
              </w:rPr>
            </w:pPr>
            <w:r w:rsidRPr="00D93842">
              <w:rPr>
                <w:rFonts w:eastAsia="Calibri"/>
                <w:b/>
                <w:sz w:val="20"/>
                <w:szCs w:val="20"/>
              </w:rPr>
              <w:t>Vorbedingungen</w:t>
            </w:r>
          </w:p>
        </w:tc>
        <w:tc>
          <w:tcPr>
            <w:tcW w:w="6367" w:type="dxa"/>
          </w:tcPr>
          <w:p w14:paraId="1CA10D1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006A07DE" w:rsidRPr="00D93842" w14:paraId="5A7E209A"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0B8E039" w14:textId="77777777" w:rsidR="005B5930" w:rsidRPr="00D93842" w:rsidRDefault="005B5930" w:rsidP="00266AA2">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14:paraId="1F7EB1F7"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006A07DE" w:rsidRPr="00D93842" w14:paraId="6396757B"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33B5A5EA" w14:textId="77777777" w:rsidR="005B5930" w:rsidRPr="00D93842" w:rsidRDefault="005B5930" w:rsidP="00266AA2">
            <w:pPr>
              <w:rPr>
                <w:rFonts w:eastAsia="Calibri"/>
                <w:b/>
                <w:sz w:val="20"/>
                <w:szCs w:val="20"/>
              </w:rPr>
            </w:pPr>
            <w:r w:rsidRPr="00D93842">
              <w:rPr>
                <w:rFonts w:eastAsia="Calibri"/>
                <w:b/>
                <w:sz w:val="20"/>
                <w:szCs w:val="20"/>
              </w:rPr>
              <w:t>Nachbedingungen Fehlschlag</w:t>
            </w:r>
          </w:p>
        </w:tc>
        <w:tc>
          <w:tcPr>
            <w:tcW w:w="6367" w:type="dxa"/>
          </w:tcPr>
          <w:p w14:paraId="5AAAC00C"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00D93842" w:rsidRPr="00D93842" w14:paraId="08CDFBF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E25E9D2" w14:textId="77777777" w:rsidR="005B5930" w:rsidRPr="00D93842" w:rsidRDefault="005B5930" w:rsidP="00266AA2">
            <w:pPr>
              <w:rPr>
                <w:rFonts w:eastAsia="Calibri"/>
                <w:b/>
                <w:sz w:val="20"/>
                <w:szCs w:val="20"/>
              </w:rPr>
            </w:pPr>
            <w:r w:rsidRPr="00D93842">
              <w:rPr>
                <w:rFonts w:eastAsia="Calibri"/>
                <w:b/>
                <w:sz w:val="20"/>
                <w:szCs w:val="20"/>
              </w:rPr>
              <w:t>Akteure</w:t>
            </w:r>
          </w:p>
        </w:tc>
        <w:tc>
          <w:tcPr>
            <w:tcW w:w="6367" w:type="dxa"/>
            <w:shd w:val="clear" w:color="auto" w:fill="FFFFFF" w:themeFill="background1"/>
          </w:tcPr>
          <w:p w14:paraId="2F87D39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005B5930" w:rsidRPr="00D93842" w14:paraId="1DCD572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147E29C" w14:textId="77777777" w:rsidR="005B5930" w:rsidRPr="00D93842" w:rsidRDefault="005B5930" w:rsidP="00266AA2">
            <w:pPr>
              <w:rPr>
                <w:rFonts w:eastAsia="Calibri"/>
                <w:b/>
                <w:sz w:val="20"/>
                <w:szCs w:val="20"/>
              </w:rPr>
            </w:pPr>
            <w:r w:rsidRPr="00D93842">
              <w:rPr>
                <w:rFonts w:eastAsia="Calibri"/>
                <w:b/>
                <w:sz w:val="20"/>
                <w:szCs w:val="20"/>
              </w:rPr>
              <w:t>Szenario 1</w:t>
            </w:r>
          </w:p>
        </w:tc>
      </w:tr>
      <w:tr w:rsidR="00D93842" w:rsidRPr="00D93842" w14:paraId="149E31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99492B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03CE18E8"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006A07DE" w:rsidRPr="00D93842" w14:paraId="3B7C554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13D47491"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8888C02" w14:textId="73C81842"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14:paraId="096FFE73"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14:paraId="28812D76"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14:paraId="7EB9DDBB"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8951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2BE078DC" w14:textId="77777777" w:rsidR="005B5930" w:rsidRPr="00D93842" w:rsidRDefault="005B5930" w:rsidP="00266AA2">
            <w:pPr>
              <w:rPr>
                <w:rFonts w:eastAsia="Calibri"/>
                <w:b/>
                <w:sz w:val="20"/>
                <w:szCs w:val="20"/>
              </w:rPr>
            </w:pPr>
            <w:r w:rsidRPr="00D93842">
              <w:rPr>
                <w:rFonts w:eastAsia="Calibri"/>
                <w:b/>
                <w:sz w:val="20"/>
                <w:szCs w:val="20"/>
              </w:rPr>
              <w:t>Szenario 2</w:t>
            </w:r>
          </w:p>
        </w:tc>
      </w:tr>
      <w:tr w:rsidR="006A07DE" w:rsidRPr="00D93842" w14:paraId="1DBB32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77FF39C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15594BBC"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00D93842" w:rsidRPr="00D93842" w14:paraId="06A0CDFD"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3183C1FA"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26B56FE9"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14:paraId="1992FA30"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14:paraId="3694D449"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B46DA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20B11BD" w14:textId="77777777" w:rsidR="005B5930" w:rsidRPr="00D93842" w:rsidRDefault="005B5930" w:rsidP="00266AA2">
            <w:pPr>
              <w:rPr>
                <w:rFonts w:eastAsia="Calibri"/>
                <w:b/>
                <w:sz w:val="20"/>
                <w:szCs w:val="20"/>
              </w:rPr>
            </w:pPr>
            <w:r w:rsidRPr="00D93842">
              <w:rPr>
                <w:rFonts w:eastAsia="Calibri"/>
                <w:b/>
                <w:sz w:val="20"/>
                <w:szCs w:val="20"/>
              </w:rPr>
              <w:t>Szenario 3</w:t>
            </w:r>
          </w:p>
        </w:tc>
      </w:tr>
      <w:tr w:rsidR="00D93842" w:rsidRPr="00D93842" w14:paraId="4C4F41CB"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DDF9261"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34FF96F7"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006A07DE" w:rsidRPr="00D93842" w14:paraId="5E1467F5"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179BEE34"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40DF21E"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14:paraId="360E4FB3"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005B5930" w:rsidRPr="00D93842" w14:paraId="20F1645F"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4FE50B5A" w14:textId="77777777" w:rsidR="005B5930" w:rsidRPr="00D93842" w:rsidRDefault="005B5930" w:rsidP="00266AA2">
            <w:pPr>
              <w:rPr>
                <w:rFonts w:eastAsia="Calibri"/>
                <w:b/>
                <w:sz w:val="20"/>
                <w:szCs w:val="20"/>
              </w:rPr>
            </w:pPr>
            <w:r w:rsidRPr="00D93842">
              <w:rPr>
                <w:rFonts w:eastAsia="Calibri"/>
                <w:b/>
                <w:sz w:val="20"/>
                <w:szCs w:val="20"/>
              </w:rPr>
              <w:t>Szenario 4</w:t>
            </w:r>
          </w:p>
        </w:tc>
      </w:tr>
      <w:tr w:rsidR="006A07DE" w:rsidRPr="00D93842" w14:paraId="7EA7F76C"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7A460D5"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2823C0CB"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00D93842" w:rsidRPr="00D93842" w14:paraId="74C44AC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CCBD59C"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02CE806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14:paraId="4720311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14:paraId="3907A150"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005B5930" w:rsidRPr="00D93842" w14:paraId="04B6819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2974E65F" w14:textId="77777777" w:rsidR="005B5930" w:rsidRPr="00D93842" w:rsidRDefault="005B5930" w:rsidP="00266AA2">
            <w:pPr>
              <w:rPr>
                <w:rFonts w:eastAsia="Calibri"/>
                <w:b/>
                <w:sz w:val="20"/>
                <w:szCs w:val="20"/>
              </w:rPr>
            </w:pPr>
            <w:r w:rsidRPr="00D93842">
              <w:rPr>
                <w:rFonts w:eastAsia="Calibri"/>
                <w:b/>
                <w:sz w:val="20"/>
                <w:szCs w:val="20"/>
              </w:rPr>
              <w:t>Szenario 5</w:t>
            </w:r>
          </w:p>
        </w:tc>
      </w:tr>
      <w:tr w:rsidR="00D93842" w:rsidRPr="00D93842" w14:paraId="52016346"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8961E5F"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62181C45"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006A07DE" w:rsidRPr="00D93842" w14:paraId="4BDD680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1A4A56F7"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30F6EFB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14:paraId="0C57ED5F"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14:paraId="607D8ED5" w14:textId="7C4566C3"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00D93842" w:rsidRPr="00D93842" w14:paraId="2DBDE21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7ECCEE8" w14:textId="77777777" w:rsidR="005B5930" w:rsidRPr="00D93842" w:rsidRDefault="005B5930" w:rsidP="00266AA2">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14:paraId="22CA3F26"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Fehlermeldung bei:</w:t>
            </w:r>
          </w:p>
          <w:p w14:paraId="43E5565E"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14:paraId="502F2B8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14:paraId="3CA538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14:paraId="2982CB21"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14:paraId="19B772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006A07DE" w:rsidRPr="00D93842" w14:paraId="537ABBB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896B450" w14:textId="77777777" w:rsidR="005B5930" w:rsidRPr="00D93842" w:rsidRDefault="005B5930" w:rsidP="00266AA2">
            <w:pPr>
              <w:rPr>
                <w:rFonts w:eastAsia="Calibri"/>
                <w:b/>
                <w:sz w:val="20"/>
                <w:szCs w:val="20"/>
              </w:rPr>
            </w:pPr>
            <w:r w:rsidRPr="00D93842">
              <w:rPr>
                <w:rFonts w:eastAsia="Calibri"/>
                <w:b/>
                <w:sz w:val="20"/>
                <w:szCs w:val="20"/>
              </w:rPr>
              <w:t>Alternativen</w:t>
            </w:r>
          </w:p>
        </w:tc>
        <w:tc>
          <w:tcPr>
            <w:tcW w:w="6367" w:type="dxa"/>
          </w:tcPr>
          <w:p w14:paraId="789050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14:paraId="473D830F" w14:textId="57812242" w:rsidR="005B5930" w:rsidRDefault="00694E46" w:rsidP="005B2BEE">
      <w:pPr>
        <w:pStyle w:val="berschrift3"/>
      </w:pPr>
      <w:r>
        <w:t xml:space="preserve">UseCase005 </w:t>
      </w:r>
      <w:r w:rsidR="0008115B">
        <w:t>Visualisierung</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berschrift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berschrift2"/>
      </w:pPr>
      <w:bookmarkStart w:id="198" w:name="_Toc418769988"/>
      <w:r>
        <w:t>UseCase006</w:t>
      </w:r>
      <w:bookmarkEnd w:id="198"/>
    </w:p>
    <w:p w14:paraId="62346BE3" w14:textId="101BC21A" w:rsidR="00694E46" w:rsidRPr="00694E46" w:rsidRDefault="00694E46" w:rsidP="00694E46">
      <w:pPr>
        <w:pStyle w:val="berschrift3"/>
      </w:pPr>
      <w:r>
        <w:t>UseCase006 Beschreibung</w:t>
      </w:r>
    </w:p>
    <w:tbl>
      <w:tblPr>
        <w:tblStyle w:val="Gitternetztabelle4Akzent2"/>
        <w:tblW w:w="9107" w:type="dxa"/>
        <w:tblLook w:val="04A0" w:firstRow="1" w:lastRow="0" w:firstColumn="1" w:lastColumn="0" w:noHBand="0" w:noVBand="1"/>
      </w:tblPr>
      <w:tblGrid>
        <w:gridCol w:w="2729"/>
        <w:gridCol w:w="6367"/>
        <w:gridCol w:w="11"/>
      </w:tblGrid>
      <w:tr w:rsidR="00FD26DA" w:rsidRPr="00DA2470" w14:paraId="62FD36EA"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6378" w:type="dxa"/>
            <w:gridSpan w:val="2"/>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FD26DA" w:rsidRPr="00DA2470" w14:paraId="46A0FA0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6367" w:type="dxa"/>
          </w:tcPr>
          <w:p w14:paraId="0D746DB2" w14:textId="5DEE98E2"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00FD26DA" w:rsidRPr="00DA2470" w14:paraId="2A35FBBD"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6367" w:type="dxa"/>
          </w:tcPr>
          <w:p w14:paraId="6350B4D3"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6367" w:type="dxa"/>
          </w:tcPr>
          <w:p w14:paraId="569C2E36"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6367" w:type="dxa"/>
          </w:tcPr>
          <w:p w14:paraId="25E96D6C"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6367" w:type="dxa"/>
          </w:tcPr>
          <w:p w14:paraId="15E1972D"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517008" w14:paraId="319CE9A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6367" w:type="dxa"/>
          </w:tcPr>
          <w:p w14:paraId="3418AC76" w14:textId="0A32A143"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w:t>
            </w:r>
            <w:r w:rsidR="00711690">
              <w:rPr>
                <w:rFonts w:cs="Arial"/>
                <w:sz w:val="20"/>
                <w:szCs w:val="20"/>
                <w:lang w:val="fr-CH"/>
              </w:rPr>
              <w:t>Ansprechperson</w:t>
            </w:r>
          </w:p>
        </w:tc>
      </w:tr>
      <w:tr w:rsidR="00FD26DA" w:rsidRPr="00DA2470" w14:paraId="307DA1F0"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41568D75"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6367" w:type="dxa"/>
          </w:tcPr>
          <w:p w14:paraId="2AFFE35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71A2B4F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50B0653D"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6367" w:type="dxa"/>
          </w:tcPr>
          <w:p w14:paraId="188322A0"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02D2344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34F053F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423D69D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6367" w:type="dxa"/>
          </w:tcPr>
          <w:p w14:paraId="68B4164A" w14:textId="77777777" w:rsidR="00FD26DA" w:rsidRPr="00DA2470" w:rsidRDefault="00FD26DA" w:rsidP="00226296">
            <w:pPr>
              <w:ind w:left="360"/>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E6A1706" w:rsidR="00101A30" w:rsidRDefault="00101A30" w:rsidP="00101A30">
      <w:pPr>
        <w:pStyle w:val="berschrift3"/>
      </w:pPr>
      <w:r>
        <w:t xml:space="preserve">UseCase006 </w:t>
      </w:r>
      <w:r w:rsidR="0008115B">
        <w:t>Visualisierung</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berschrift3"/>
      </w:pPr>
      <w:r w:rsidRPr="00163331">
        <w:t>UseCase006 Aktivitätsdiagramm</w:t>
      </w:r>
    </w:p>
    <w:p w14:paraId="444D94B8" w14:textId="5915AF0C" w:rsidR="00163331" w:rsidRDefault="00101A30" w:rsidP="00163331">
      <w:pPr>
        <w:spacing w:before="0"/>
        <w:jc w:val="left"/>
        <w:rPr>
          <w:rStyle w:val="berschrift2Zchn"/>
        </w:rPr>
      </w:pPr>
      <w:bookmarkStart w:id="199" w:name="_Toc418769989"/>
      <w:r w:rsidRPr="00101A30">
        <w:rPr>
          <w:rStyle w:val="berschrift2Zchn"/>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199"/>
    </w:p>
    <w:p w14:paraId="7F6B6F9D" w14:textId="6F4F2777" w:rsidR="00163331" w:rsidRDefault="00163331" w:rsidP="00163331">
      <w:pPr>
        <w:spacing w:before="0"/>
        <w:jc w:val="left"/>
        <w:rPr>
          <w:rStyle w:val="berschrift2Zchn"/>
        </w:rPr>
      </w:pPr>
      <w:r>
        <w:rPr>
          <w:rStyle w:val="berschrift2Zchn"/>
        </w:rPr>
        <w:br w:type="page"/>
      </w:r>
    </w:p>
    <w:p w14:paraId="02A2DE51" w14:textId="18FDB0ED" w:rsidR="00FD26DA" w:rsidRDefault="00163331" w:rsidP="00163331">
      <w:pPr>
        <w:pStyle w:val="berschrift2"/>
      </w:pPr>
      <w:bookmarkStart w:id="200" w:name="_Toc418769990"/>
      <w:r w:rsidRPr="00163331">
        <w:t>UseCase007</w:t>
      </w:r>
      <w:bookmarkEnd w:id="200"/>
    </w:p>
    <w:p w14:paraId="781646E4" w14:textId="09AA8DF2" w:rsidR="00163331" w:rsidRPr="00163331" w:rsidRDefault="00163331" w:rsidP="00163331">
      <w:pPr>
        <w:pStyle w:val="berschrift3"/>
      </w:pPr>
      <w:r>
        <w:t>UseCase007 Beschreibung</w:t>
      </w:r>
    </w:p>
    <w:tbl>
      <w:tblPr>
        <w:tblStyle w:val="Gitternetztabelle4Akzent2"/>
        <w:tblW w:w="9107" w:type="dxa"/>
        <w:tblLook w:val="04A0" w:firstRow="1" w:lastRow="0" w:firstColumn="1" w:lastColumn="0" w:noHBand="0" w:noVBand="1"/>
      </w:tblPr>
      <w:tblGrid>
        <w:gridCol w:w="2729"/>
        <w:gridCol w:w="6367"/>
        <w:gridCol w:w="11"/>
      </w:tblGrid>
      <w:tr w:rsidR="00FD26DA" w:rsidRPr="00266AA2" w14:paraId="3620A16E"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EAA3453" w14:textId="77777777" w:rsidR="00FD26DA" w:rsidRPr="00266AA2" w:rsidRDefault="00FD26DA" w:rsidP="00226296">
            <w:pPr>
              <w:rPr>
                <w:sz w:val="20"/>
              </w:rPr>
            </w:pPr>
            <w:r w:rsidRPr="00266AA2">
              <w:rPr>
                <w:sz w:val="20"/>
              </w:rPr>
              <w:t>UseCase007</w:t>
            </w:r>
          </w:p>
        </w:tc>
        <w:tc>
          <w:tcPr>
            <w:tcW w:w="6378" w:type="dxa"/>
            <w:gridSpan w:val="2"/>
          </w:tcPr>
          <w:p w14:paraId="02A60529" w14:textId="77777777" w:rsidR="00FD26DA" w:rsidRPr="00266AA2" w:rsidRDefault="00FD26DA" w:rsidP="00226296">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00FD26DA" w:rsidRPr="00266AA2" w14:paraId="1C490543"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1CDDC0E6" w14:textId="77777777" w:rsidR="00FD26DA" w:rsidRPr="00266AA2" w:rsidRDefault="00FD26DA" w:rsidP="00226296">
            <w:pPr>
              <w:rPr>
                <w:sz w:val="20"/>
              </w:rPr>
            </w:pPr>
            <w:r w:rsidRPr="00266AA2">
              <w:rPr>
                <w:sz w:val="20"/>
              </w:rPr>
              <w:t>Ziel</w:t>
            </w:r>
          </w:p>
        </w:tc>
        <w:tc>
          <w:tcPr>
            <w:tcW w:w="6367" w:type="dxa"/>
          </w:tcPr>
          <w:p w14:paraId="023DEA0F"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00FD26DA" w:rsidRPr="00266AA2" w14:paraId="30B8F0BB"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85B9D94" w14:textId="77777777" w:rsidR="00FD26DA" w:rsidRPr="00266AA2" w:rsidRDefault="00FD26DA" w:rsidP="00226296">
            <w:pPr>
              <w:rPr>
                <w:sz w:val="20"/>
              </w:rPr>
            </w:pPr>
            <w:r w:rsidRPr="00266AA2">
              <w:rPr>
                <w:sz w:val="20"/>
              </w:rPr>
              <w:t>Kategorie</w:t>
            </w:r>
          </w:p>
        </w:tc>
        <w:tc>
          <w:tcPr>
            <w:tcW w:w="6367" w:type="dxa"/>
          </w:tcPr>
          <w:p w14:paraId="2DB91720"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13A26B5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1F80210" w14:textId="77777777" w:rsidR="00FD26DA" w:rsidRPr="00266AA2" w:rsidRDefault="00FD26DA" w:rsidP="00226296">
            <w:pPr>
              <w:rPr>
                <w:sz w:val="20"/>
              </w:rPr>
            </w:pPr>
            <w:r w:rsidRPr="00266AA2">
              <w:rPr>
                <w:sz w:val="20"/>
              </w:rPr>
              <w:t>Vorbedingungen Erfolg</w:t>
            </w:r>
          </w:p>
        </w:tc>
        <w:tc>
          <w:tcPr>
            <w:tcW w:w="6367" w:type="dxa"/>
          </w:tcPr>
          <w:p w14:paraId="6273E844"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Es müssen offene Mängel vorhanden sein.</w:t>
            </w:r>
          </w:p>
        </w:tc>
      </w:tr>
      <w:tr w:rsidR="00FD26DA" w:rsidRPr="00266AA2" w14:paraId="5912236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8FCE55C" w14:textId="77777777" w:rsidR="00FD26DA" w:rsidRPr="00266AA2" w:rsidRDefault="00FD26DA" w:rsidP="00226296">
            <w:pPr>
              <w:rPr>
                <w:sz w:val="20"/>
              </w:rPr>
            </w:pPr>
            <w:r w:rsidRPr="00266AA2">
              <w:rPr>
                <w:sz w:val="20"/>
              </w:rPr>
              <w:t>Nachbedingungen Fehlschlag</w:t>
            </w:r>
          </w:p>
        </w:tc>
        <w:tc>
          <w:tcPr>
            <w:tcW w:w="6367" w:type="dxa"/>
          </w:tcPr>
          <w:p w14:paraId="78F7E4D1"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PDF mit Mängel wird generiert.</w:t>
            </w:r>
          </w:p>
        </w:tc>
      </w:tr>
      <w:tr w:rsidR="00FD26DA" w:rsidRPr="00266AA2" w14:paraId="320FE4D6"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E61664" w14:textId="77777777" w:rsidR="00FD26DA" w:rsidRPr="00266AA2" w:rsidRDefault="00FD26DA" w:rsidP="00226296">
            <w:pPr>
              <w:rPr>
                <w:sz w:val="20"/>
              </w:rPr>
            </w:pPr>
            <w:r w:rsidRPr="00266AA2">
              <w:rPr>
                <w:sz w:val="20"/>
              </w:rPr>
              <w:t>Akteure</w:t>
            </w:r>
          </w:p>
        </w:tc>
        <w:tc>
          <w:tcPr>
            <w:tcW w:w="6367" w:type="dxa"/>
          </w:tcPr>
          <w:p w14:paraId="40F5D597"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66AA2">
              <w:rPr>
                <w:rFonts w:cs="Arial"/>
                <w:sz w:val="20"/>
                <w:szCs w:val="20"/>
              </w:rPr>
              <w:t>SU-Admin, SU-Ansprechperson</w:t>
            </w:r>
          </w:p>
        </w:tc>
      </w:tr>
      <w:tr w:rsidR="00FD26DA" w:rsidRPr="00266AA2" w14:paraId="3233CED1"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6CABD8F" w14:textId="77777777" w:rsidR="00FD26DA" w:rsidRPr="00266AA2" w:rsidRDefault="00FD26DA" w:rsidP="00226296">
            <w:pPr>
              <w:rPr>
                <w:sz w:val="20"/>
              </w:rPr>
            </w:pPr>
            <w:r w:rsidRPr="00266AA2">
              <w:rPr>
                <w:sz w:val="20"/>
              </w:rPr>
              <w:t>Auslösendes Ereignis</w:t>
            </w:r>
          </w:p>
        </w:tc>
        <w:tc>
          <w:tcPr>
            <w:tcW w:w="6367" w:type="dxa"/>
          </w:tcPr>
          <w:p w14:paraId="4AD6EC4B"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SU-Ansprechperson möchte eine Liste mit allen offenen Mängeln ausdrucken.</w:t>
            </w:r>
          </w:p>
        </w:tc>
      </w:tr>
      <w:tr w:rsidR="00FD26DA" w:rsidRPr="00266AA2" w14:paraId="5689A2B4"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891EC0A" w14:textId="77777777" w:rsidR="00FD26DA" w:rsidRPr="00266AA2" w:rsidRDefault="00FD26DA" w:rsidP="00226296">
            <w:pPr>
              <w:rPr>
                <w:sz w:val="20"/>
              </w:rPr>
            </w:pPr>
            <w:r w:rsidRPr="00266AA2">
              <w:rPr>
                <w:sz w:val="20"/>
              </w:rPr>
              <w:t>Beschreibung</w:t>
            </w:r>
          </w:p>
        </w:tc>
        <w:tc>
          <w:tcPr>
            <w:tcW w:w="6367" w:type="dxa"/>
          </w:tcPr>
          <w:p w14:paraId="6118F361" w14:textId="77777777" w:rsidR="00FD26DA" w:rsidRPr="00266AA2"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Die Ansprechperson öffnet ein ausgewähltes Projekt.</w:t>
            </w:r>
          </w:p>
          <w:p w14:paraId="153DAF7A" w14:textId="77777777" w:rsidR="00FD26DA" w:rsidRPr="00266AA2"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Durch die Filterfunktion kann die Ansprechperson die gewünschten Mängel anzeigen lassen.</w:t>
            </w:r>
          </w:p>
          <w:p w14:paraId="7A81899F" w14:textId="77777777" w:rsidR="00FD26DA" w:rsidRPr="00266AA2"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00FD26DA" w:rsidRPr="00266AA2" w14:paraId="48FA54AD"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933BCA9" w14:textId="77777777" w:rsidR="00FD26DA" w:rsidRPr="00266AA2" w:rsidRDefault="00FD26DA" w:rsidP="00226296">
            <w:pPr>
              <w:rPr>
                <w:sz w:val="20"/>
              </w:rPr>
            </w:pPr>
            <w:r w:rsidRPr="00266AA2">
              <w:rPr>
                <w:sz w:val="20"/>
              </w:rPr>
              <w:t>Erweiterung</w:t>
            </w:r>
          </w:p>
        </w:tc>
        <w:tc>
          <w:tcPr>
            <w:tcW w:w="6367" w:type="dxa"/>
          </w:tcPr>
          <w:p w14:paraId="50D9A777"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1a Auswählbar ob ein PDF geöffnet oder direkt gedruckt werden soll.</w:t>
            </w:r>
          </w:p>
        </w:tc>
      </w:tr>
    </w:tbl>
    <w:p w14:paraId="24424DAA" w14:textId="777FD8BA" w:rsidR="00FD26DA" w:rsidRDefault="00163331" w:rsidP="00163331">
      <w:pPr>
        <w:pStyle w:val="berschrift3"/>
        <w:rPr>
          <w:noProof/>
          <w:lang w:val="de-CH" w:eastAsia="de-CH"/>
        </w:rPr>
      </w:pPr>
      <w:r>
        <w:rPr>
          <w:noProof/>
          <w:lang w:val="de-CH" w:eastAsia="de-CH"/>
        </w:rPr>
        <w:t xml:space="preserve">UseCase007 </w:t>
      </w:r>
      <w:r w:rsidR="0008115B">
        <w:rPr>
          <w:noProof/>
          <w:lang w:val="de-CH" w:eastAsia="de-CH"/>
        </w:rPr>
        <w:t>Visualisierung</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berschrift3"/>
        <w:rPr>
          <w:lang w:val="de-CH" w:eastAsia="de-CH"/>
        </w:rPr>
      </w:pPr>
      <w:r>
        <w:rPr>
          <w:lang w:val="de-CH" w:eastAsia="de-CH"/>
        </w:rPr>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berschrift2"/>
      </w:pPr>
      <w:bookmarkStart w:id="201" w:name="_Toc418769991"/>
      <w:r>
        <w:t>UseCase008</w:t>
      </w:r>
      <w:bookmarkEnd w:id="201"/>
    </w:p>
    <w:p w14:paraId="1EF89579" w14:textId="7F375DB4" w:rsidR="000D632C" w:rsidRPr="000D632C" w:rsidRDefault="000D632C" w:rsidP="000D632C">
      <w:pPr>
        <w:pStyle w:val="berschrift3"/>
      </w:pPr>
      <w:r>
        <w:t>UseCase008 Beschreibung</w:t>
      </w:r>
    </w:p>
    <w:tbl>
      <w:tblPr>
        <w:tblStyle w:val="Gitternetztabelle4Akzent2"/>
        <w:tblW w:w="9107" w:type="dxa"/>
        <w:tblLook w:val="04A0" w:firstRow="1" w:lastRow="0" w:firstColumn="1" w:lastColumn="0" w:noHBand="0" w:noVBand="1"/>
      </w:tblPr>
      <w:tblGrid>
        <w:gridCol w:w="2729"/>
        <w:gridCol w:w="6378"/>
      </w:tblGrid>
      <w:tr w:rsidR="00FD26DA" w:rsidRPr="00266AA2" w14:paraId="1410857C"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EFA700" w14:textId="77777777" w:rsidR="00FD26DA" w:rsidRPr="00266AA2" w:rsidRDefault="00FD26DA" w:rsidP="00266AA2">
            <w:pPr>
              <w:rPr>
                <w:sz w:val="20"/>
              </w:rPr>
            </w:pPr>
            <w:r w:rsidRPr="00266AA2">
              <w:rPr>
                <w:sz w:val="20"/>
              </w:rPr>
              <w:t>UseCase008</w:t>
            </w:r>
          </w:p>
        </w:tc>
        <w:tc>
          <w:tcPr>
            <w:tcW w:w="6378" w:type="dxa"/>
          </w:tcPr>
          <w:p w14:paraId="25E66DD7" w14:textId="77777777" w:rsidR="00FD26DA" w:rsidRPr="00266AA2" w:rsidRDefault="00FD26DA" w:rsidP="00266AA2">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00FD26DA" w:rsidRPr="00266AA2" w14:paraId="0C76FCF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8DD983F" w14:textId="77777777" w:rsidR="00FD26DA" w:rsidRPr="00266AA2" w:rsidRDefault="00FD26DA" w:rsidP="00266AA2">
            <w:pPr>
              <w:rPr>
                <w:sz w:val="20"/>
              </w:rPr>
            </w:pPr>
            <w:r w:rsidRPr="00266AA2">
              <w:rPr>
                <w:sz w:val="20"/>
              </w:rPr>
              <w:t>Ziel</w:t>
            </w:r>
          </w:p>
        </w:tc>
        <w:tc>
          <w:tcPr>
            <w:tcW w:w="6378" w:type="dxa"/>
          </w:tcPr>
          <w:p w14:paraId="48269D8D"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UIs müssen die Mängeldaten nach diversen Kriterien filtern können</w:t>
            </w:r>
          </w:p>
        </w:tc>
      </w:tr>
      <w:tr w:rsidR="00FD26DA" w:rsidRPr="00266AA2" w14:paraId="6F8B0CA6"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BD297C5" w14:textId="77777777" w:rsidR="00FD26DA" w:rsidRPr="00266AA2" w:rsidRDefault="00FD26DA" w:rsidP="00266AA2">
            <w:pPr>
              <w:rPr>
                <w:sz w:val="20"/>
              </w:rPr>
            </w:pPr>
            <w:r w:rsidRPr="00266AA2">
              <w:rPr>
                <w:sz w:val="20"/>
              </w:rPr>
              <w:t>Kategorie</w:t>
            </w:r>
          </w:p>
        </w:tc>
        <w:tc>
          <w:tcPr>
            <w:tcW w:w="6378" w:type="dxa"/>
          </w:tcPr>
          <w:p w14:paraId="691541D2"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465C1F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47123B5" w14:textId="77777777" w:rsidR="00FD26DA" w:rsidRPr="00266AA2" w:rsidRDefault="00FD26DA" w:rsidP="00266AA2">
            <w:pPr>
              <w:rPr>
                <w:sz w:val="20"/>
              </w:rPr>
            </w:pPr>
            <w:r w:rsidRPr="00266AA2">
              <w:rPr>
                <w:sz w:val="20"/>
              </w:rPr>
              <w:t xml:space="preserve">Vorbedingungen </w:t>
            </w:r>
          </w:p>
        </w:tc>
        <w:tc>
          <w:tcPr>
            <w:tcW w:w="6378" w:type="dxa"/>
          </w:tcPr>
          <w:p w14:paraId="4373A3B5"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Es müssen Daten vorhanden sein.</w:t>
            </w:r>
          </w:p>
        </w:tc>
      </w:tr>
      <w:tr w:rsidR="00FD26DA" w:rsidRPr="00266AA2" w14:paraId="3FC11DE4"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57234706" w14:textId="77777777" w:rsidR="00FD26DA" w:rsidRPr="00266AA2" w:rsidRDefault="00FD26DA" w:rsidP="00266AA2">
            <w:pPr>
              <w:rPr>
                <w:sz w:val="20"/>
              </w:rPr>
            </w:pPr>
            <w:r w:rsidRPr="00266AA2">
              <w:rPr>
                <w:sz w:val="20"/>
              </w:rPr>
              <w:t>Nachbedingungen Erfolg</w:t>
            </w:r>
          </w:p>
        </w:tc>
        <w:tc>
          <w:tcPr>
            <w:tcW w:w="6378" w:type="dxa"/>
            <w:hideMark/>
          </w:tcPr>
          <w:p w14:paraId="7F688BB1"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werden korrekt nach dem gewählten Kriterium gefiltert.</w:t>
            </w:r>
          </w:p>
          <w:p w14:paraId="68C3EF52"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p>
        </w:tc>
      </w:tr>
      <w:tr w:rsidR="00FD26DA" w:rsidRPr="00266AA2" w14:paraId="6886FF1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6EA48C64" w14:textId="77777777" w:rsidR="00FD26DA" w:rsidRPr="00266AA2" w:rsidRDefault="00FD26DA" w:rsidP="00266AA2">
            <w:pPr>
              <w:rPr>
                <w:sz w:val="20"/>
              </w:rPr>
            </w:pPr>
            <w:r w:rsidRPr="00266AA2">
              <w:rPr>
                <w:sz w:val="20"/>
              </w:rPr>
              <w:t>Nachbedingungen Fehlschlag</w:t>
            </w:r>
          </w:p>
        </w:tc>
        <w:tc>
          <w:tcPr>
            <w:tcW w:w="6378" w:type="dxa"/>
            <w:hideMark/>
          </w:tcPr>
          <w:p w14:paraId="39AACCFE" w14:textId="4FCCFEC1"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00FD26DA" w:rsidRPr="00266AA2" w14:paraId="0D788F1C"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1DF4245E" w14:textId="77777777" w:rsidR="00FD26DA" w:rsidRPr="00266AA2" w:rsidRDefault="00FD26DA" w:rsidP="00266AA2">
            <w:pPr>
              <w:rPr>
                <w:sz w:val="20"/>
              </w:rPr>
            </w:pPr>
            <w:r w:rsidRPr="00266AA2">
              <w:rPr>
                <w:sz w:val="20"/>
              </w:rPr>
              <w:t>Akteure</w:t>
            </w:r>
          </w:p>
        </w:tc>
        <w:tc>
          <w:tcPr>
            <w:tcW w:w="6378" w:type="dxa"/>
            <w:hideMark/>
          </w:tcPr>
          <w:p w14:paraId="3A23E0EC"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GU-Bauleiter, SU-Admin, SU-Ansprechperson</w:t>
            </w:r>
          </w:p>
        </w:tc>
      </w:tr>
      <w:tr w:rsidR="00FD26DA" w:rsidRPr="00266AA2" w14:paraId="2D6CA28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6516E2B0" w14:textId="77777777" w:rsidR="00FD26DA" w:rsidRPr="00266AA2" w:rsidRDefault="00FD26DA" w:rsidP="00266AA2">
            <w:pPr>
              <w:rPr>
                <w:sz w:val="20"/>
              </w:rPr>
            </w:pPr>
            <w:r w:rsidRPr="00266AA2">
              <w:rPr>
                <w:sz w:val="20"/>
              </w:rPr>
              <w:t>Auslösendes Ereignis</w:t>
            </w:r>
          </w:p>
        </w:tc>
        <w:tc>
          <w:tcPr>
            <w:tcW w:w="6378" w:type="dxa"/>
            <w:hideMark/>
          </w:tcPr>
          <w:p w14:paraId="3A0358A6"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Mängeldaten müssen nach irgendeinem Kriterium gefiltert angezeigt werden.</w:t>
            </w:r>
          </w:p>
        </w:tc>
      </w:tr>
      <w:tr w:rsidR="00FD26DA" w:rsidRPr="00266AA2" w14:paraId="06F77427"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3BA52203" w14:textId="77777777" w:rsidR="00FD26DA" w:rsidRPr="00266AA2" w:rsidRDefault="00FD26DA" w:rsidP="00266AA2">
            <w:pPr>
              <w:rPr>
                <w:sz w:val="20"/>
              </w:rPr>
            </w:pPr>
            <w:r w:rsidRPr="00266AA2">
              <w:rPr>
                <w:sz w:val="20"/>
              </w:rPr>
              <w:t>Beschreibung</w:t>
            </w:r>
          </w:p>
        </w:tc>
        <w:tc>
          <w:tcPr>
            <w:tcW w:w="6378" w:type="dxa"/>
            <w:hideMark/>
          </w:tcPr>
          <w:p w14:paraId="4916B3AB" w14:textId="68859EE1"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14:paraId="3D37843F" w14:textId="655576F0" w:rsidR="00FD26DA" w:rsidRDefault="000D632C" w:rsidP="000D632C">
      <w:pPr>
        <w:pStyle w:val="berschrift3"/>
      </w:pPr>
      <w:r>
        <w:t xml:space="preserve">UseCase008 </w:t>
      </w:r>
      <w:r w:rsidR="0008115B">
        <w:t>Visualisierung</w:t>
      </w:r>
    </w:p>
    <w:p w14:paraId="293A9AED" w14:textId="77777777" w:rsidR="000D632C" w:rsidRPr="000D632C" w:rsidRDefault="000D632C" w:rsidP="000D632C"/>
    <w:p w14:paraId="04A6A440" w14:textId="494E0C95" w:rsidR="000D632C" w:rsidRDefault="000D632C" w:rsidP="000D632C">
      <w:pPr>
        <w:pStyle w:val="berschrift3"/>
      </w:pPr>
      <w:r>
        <w:t>UseCase008 Aktivitätsdiagramm</w:t>
      </w:r>
    </w:p>
    <w:p w14:paraId="37E89FA3" w14:textId="77777777" w:rsidR="000D632C" w:rsidRPr="000D632C" w:rsidRDefault="000D632C" w:rsidP="000D632C"/>
    <w:p w14:paraId="0EC364BE" w14:textId="30F0D10E" w:rsidR="004A78C2" w:rsidRPr="004A78C2" w:rsidRDefault="004A78C2" w:rsidP="004A78C2">
      <w:pPr>
        <w:pStyle w:val="berschrift1"/>
        <w:rPr>
          <w:lang w:val="fr-CH"/>
        </w:rPr>
      </w:pPr>
      <w:bookmarkStart w:id="202" w:name="_Toc418769992"/>
      <w:r w:rsidRPr="004A78C2">
        <w:rPr>
          <w:lang w:val="fr-CH"/>
        </w:rPr>
        <w:t>Klassendiagramme</w:t>
      </w:r>
      <w:bookmarkEnd w:id="202"/>
    </w:p>
    <w:p w14:paraId="545D8C87" w14:textId="77777777" w:rsidR="004A78C2" w:rsidRPr="004A78C2" w:rsidRDefault="004A78C2" w:rsidP="004A78C2">
      <w:pPr>
        <w:rPr>
          <w:lang w:val="fr-CH"/>
        </w:rPr>
      </w:pPr>
    </w:p>
    <w:p w14:paraId="23E4FD66" w14:textId="3C47D813" w:rsidR="004A78C2" w:rsidRPr="004A78C2" w:rsidRDefault="004A78C2" w:rsidP="004A78C2">
      <w:pPr>
        <w:pStyle w:val="berschrift1"/>
        <w:rPr>
          <w:lang w:val="fr-CH"/>
        </w:rPr>
      </w:pPr>
      <w:bookmarkStart w:id="203" w:name="_Toc418769993"/>
      <w:r w:rsidRPr="004A78C2">
        <w:rPr>
          <w:lang w:val="fr-CH"/>
        </w:rPr>
        <w:t>Deyploment-Infos</w:t>
      </w:r>
      <w:bookmarkEnd w:id="203"/>
    </w:p>
    <w:p w14:paraId="368674DD" w14:textId="252CB546" w:rsidR="004A78C2" w:rsidRPr="00E849C9" w:rsidRDefault="00E849C9" w:rsidP="00257C00">
      <w:pPr>
        <w:pStyle w:val="Listenabsatz"/>
        <w:numPr>
          <w:ilvl w:val="0"/>
          <w:numId w:val="41"/>
        </w:numPr>
        <w:rPr>
          <w:lang w:val="fr-CH"/>
        </w:rPr>
      </w:pPr>
      <w:r>
        <w:t>Starten Sie die Datei „RMI-Server.jar</w:t>
      </w:r>
      <w:r w:rsidR="00993723">
        <w:t>“ auf dem Server.</w:t>
      </w:r>
    </w:p>
    <w:p w14:paraId="2C4C6DF7" w14:textId="0337F720" w:rsidR="00993723" w:rsidRPr="00993723" w:rsidRDefault="00E849C9" w:rsidP="00993723">
      <w:pPr>
        <w:pStyle w:val="Listenabsatz"/>
        <w:numPr>
          <w:ilvl w:val="0"/>
          <w:numId w:val="41"/>
        </w:numPr>
        <w:rPr>
          <w:lang w:val="fr-CH"/>
        </w:rPr>
      </w:pPr>
      <w:r w:rsidRPr="009344FA">
        <w:t>Kopieren</w:t>
      </w:r>
      <w:r>
        <w:rPr>
          <w:lang w:val="fr-CH"/>
        </w:rPr>
        <w:t xml:space="preserve"> Sie </w:t>
      </w:r>
      <w:r w:rsidR="00993723">
        <w:rPr>
          <w:lang w:val="fr-CH"/>
        </w:rPr>
        <w:t xml:space="preserve">die </w:t>
      </w:r>
      <w:r w:rsidR="00993723">
        <w:t>„</w:t>
      </w:r>
      <w:r w:rsidR="00993723">
        <w:rPr>
          <w:lang w:val="fr-CH"/>
        </w:rPr>
        <w:t xml:space="preserve">Datei </w:t>
      </w:r>
      <w:r w:rsidRPr="00993723">
        <w:t>MangelManager.war</w:t>
      </w:r>
      <w:r w:rsidR="00993723">
        <w:t>“ in das we</w:t>
      </w:r>
      <w:bookmarkStart w:id="204" w:name="_GoBack"/>
      <w:bookmarkEnd w:id="204"/>
      <w:r w:rsidR="00993723">
        <w:t xml:space="preserve">bapps Verzeichnis der Tomcat </w:t>
      </w:r>
      <w:r w:rsidR="009344FA">
        <w:t>Installation</w:t>
      </w:r>
      <w:r w:rsidR="00993723">
        <w:t>.</w:t>
      </w:r>
    </w:p>
    <w:p w14:paraId="5DDC50F3" w14:textId="7F25816E" w:rsidR="00993723" w:rsidRPr="00993723" w:rsidRDefault="00982615" w:rsidP="00993723">
      <w:pPr>
        <w:pStyle w:val="Listenabsatz"/>
        <w:numPr>
          <w:ilvl w:val="0"/>
          <w:numId w:val="41"/>
        </w:numPr>
        <w:rPr>
          <w:lang w:val="fr-CH"/>
        </w:rPr>
      </w:pPr>
      <w:r>
        <w:t>Stellen Sie s</w:t>
      </w:r>
      <w:r w:rsidR="00993723">
        <w:t>icher</w:t>
      </w:r>
      <w:r w:rsidR="00E062CD">
        <w:t>,</w:t>
      </w:r>
      <w:r w:rsidR="00993723">
        <w:t xml:space="preserve"> da</w:t>
      </w:r>
      <w:r w:rsidR="00E062CD">
        <w:t>s</w:t>
      </w:r>
      <w:r w:rsidR="00993723">
        <w:t>s Ihr Tomcat lib-Verzeichnis die JAX-WS library enthält.</w:t>
      </w:r>
      <w:r w:rsidR="00993723">
        <w:tab/>
      </w:r>
    </w:p>
    <w:p w14:paraId="2BAB1CE1" w14:textId="323208A9" w:rsidR="00993723" w:rsidRPr="00993723" w:rsidRDefault="00993723" w:rsidP="00993723">
      <w:pPr>
        <w:pStyle w:val="Listenabsatz"/>
        <w:numPr>
          <w:ilvl w:val="0"/>
          <w:numId w:val="41"/>
        </w:numPr>
        <w:rPr>
          <w:lang w:val="fr-CH"/>
        </w:rPr>
      </w:pPr>
      <w:r>
        <w:t>Starten Sie die Datei „startup.bat“ im Tomcat Verzeichnis</w:t>
      </w:r>
      <w:r w:rsidR="00E062CD">
        <w:t>.</w:t>
      </w:r>
    </w:p>
    <w:p w14:paraId="03552B66" w14:textId="79FC3BBE" w:rsidR="00993723" w:rsidRPr="00993723" w:rsidRDefault="00993723" w:rsidP="00993723">
      <w:pPr>
        <w:pStyle w:val="Listenabsatz"/>
        <w:numPr>
          <w:ilvl w:val="0"/>
          <w:numId w:val="41"/>
        </w:numPr>
        <w:rPr>
          <w:lang w:val="fr-CH"/>
        </w:rPr>
      </w:pPr>
      <w:r>
        <w:t xml:space="preserve">Je nachdem ob Sie intern </w:t>
      </w:r>
      <w:r w:rsidR="00E062CD">
        <w:t xml:space="preserve">oder extern </w:t>
      </w:r>
      <w:r>
        <w:t xml:space="preserve">auf den Mangel-Manager zugreifen möchten öffnen Sie im ersteren Fall </w:t>
      </w:r>
      <w:r w:rsidR="00E062CD">
        <w:t>die Datei „Client-Inter.jar“ und im letzteren Fall die Datei „Client-Extern.jar“.</w:t>
      </w:r>
    </w:p>
    <w:p w14:paraId="5F3E10E2" w14:textId="7682C914" w:rsidR="004A78C2" w:rsidRPr="004A78C2" w:rsidRDefault="004A78C2" w:rsidP="004A78C2">
      <w:pPr>
        <w:pStyle w:val="berschrift1"/>
        <w:rPr>
          <w:lang w:val="fr-CH"/>
        </w:rPr>
      </w:pPr>
      <w:bookmarkStart w:id="205" w:name="_Toc418769994"/>
      <w:r w:rsidRPr="004A78C2">
        <w:rPr>
          <w:lang w:val="fr-CH"/>
        </w:rPr>
        <w:t>TDD und JUnit</w:t>
      </w:r>
      <w:bookmarkEnd w:id="205"/>
    </w:p>
    <w:p w14:paraId="4CEE268D" w14:textId="6C8D5674" w:rsidR="6C8D5674" w:rsidRDefault="6C8D5674">
      <w:r>
        <w:br w:type="page"/>
      </w:r>
    </w:p>
    <w:p w14:paraId="0A08374B" w14:textId="77777777" w:rsidR="004A78C2" w:rsidRPr="004A78C2" w:rsidRDefault="004A78C2" w:rsidP="004A78C2">
      <w:pPr>
        <w:rPr>
          <w:lang w:val="fr-CH"/>
        </w:rPr>
      </w:pPr>
    </w:p>
    <w:p w14:paraId="783DFC5A" w14:textId="0EDF41A7" w:rsidR="004A78C2" w:rsidRPr="004A78C2" w:rsidRDefault="004A78C2" w:rsidP="004A78C2">
      <w:pPr>
        <w:pStyle w:val="berschrift1"/>
        <w:rPr>
          <w:lang w:val="fr-CH"/>
        </w:rPr>
      </w:pPr>
      <w:bookmarkStart w:id="206" w:name="_Toc418769995"/>
      <w:r w:rsidRPr="004A78C2">
        <w:rPr>
          <w:lang w:val="fr-CH"/>
        </w:rPr>
        <w:t>Funktionale Test’s</w:t>
      </w:r>
      <w:bookmarkEnd w:id="206"/>
    </w:p>
    <w:tbl>
      <w:tblPr>
        <w:tblStyle w:val="Gitternetztabelle4Akzent2"/>
        <w:tblW w:w="0" w:type="auto"/>
        <w:tblLook w:val="04A0" w:firstRow="1" w:lastRow="0" w:firstColumn="1" w:lastColumn="0" w:noHBand="0" w:noVBand="1"/>
      </w:tblPr>
      <w:tblGrid>
        <w:gridCol w:w="1155"/>
        <w:gridCol w:w="2820"/>
        <w:gridCol w:w="3165"/>
        <w:gridCol w:w="1875"/>
      </w:tblGrid>
      <w:tr w:rsidR="6C8D5674" w:rsidRPr="00DB717E" w14:paraId="126650D1" w14:textId="77777777" w:rsidTr="4CB8E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711BBF91" w14:textId="788D7568" w:rsidR="6C8D5674" w:rsidRPr="00DB717E" w:rsidRDefault="6C8D5674" w:rsidP="6C8D5674">
            <w:pPr>
              <w:rPr>
                <w:sz w:val="20"/>
              </w:rPr>
            </w:pPr>
            <w:r w:rsidRPr="00DB717E">
              <w:rPr>
                <w:sz w:val="20"/>
              </w:rPr>
              <w:t>Test ID</w:t>
            </w:r>
          </w:p>
        </w:tc>
        <w:tc>
          <w:tcPr>
            <w:tcW w:w="2820" w:type="dxa"/>
          </w:tcPr>
          <w:p w14:paraId="21A641E5" w14:textId="17620886" w:rsidR="6C8D5674" w:rsidRPr="00DB717E" w:rsidRDefault="6C8D5674" w:rsidP="6C8D5674">
            <w:pPr>
              <w:cnfStyle w:val="100000000000" w:firstRow="1" w:lastRow="0" w:firstColumn="0" w:lastColumn="0" w:oddVBand="0" w:evenVBand="0" w:oddHBand="0" w:evenHBand="0" w:firstRowFirstColumn="0" w:firstRowLastColumn="0" w:lastRowFirstColumn="0" w:lastRowLastColumn="0"/>
              <w:rPr>
                <w:sz w:val="20"/>
              </w:rPr>
            </w:pPr>
            <w:r w:rsidRPr="00DB717E">
              <w:rPr>
                <w:sz w:val="20"/>
              </w:rPr>
              <w:t>Beschreibung</w:t>
            </w:r>
          </w:p>
        </w:tc>
        <w:tc>
          <w:tcPr>
            <w:tcW w:w="3165" w:type="dxa"/>
          </w:tcPr>
          <w:p w14:paraId="5A7D88F7" w14:textId="3B9E477A" w:rsidR="6C8D5674" w:rsidRPr="00DB717E" w:rsidRDefault="6C8D5674" w:rsidP="6C8D5674">
            <w:pPr>
              <w:cnfStyle w:val="100000000000" w:firstRow="1" w:lastRow="0" w:firstColumn="0" w:lastColumn="0" w:oddVBand="0" w:evenVBand="0" w:oddHBand="0" w:evenHBand="0" w:firstRowFirstColumn="0" w:firstRowLastColumn="0" w:lastRowFirstColumn="0" w:lastRowLastColumn="0"/>
              <w:rPr>
                <w:sz w:val="20"/>
              </w:rPr>
            </w:pPr>
            <w:r w:rsidRPr="00DB717E">
              <w:rPr>
                <w:sz w:val="20"/>
              </w:rPr>
              <w:t>Resultat</w:t>
            </w:r>
          </w:p>
        </w:tc>
        <w:tc>
          <w:tcPr>
            <w:tcW w:w="1875" w:type="dxa"/>
          </w:tcPr>
          <w:p w14:paraId="4F59C82E" w14:textId="10B01B51" w:rsidR="6C8D5674" w:rsidRPr="00DB717E" w:rsidRDefault="6C8D5674" w:rsidP="6C8D5674">
            <w:pPr>
              <w:cnfStyle w:val="100000000000" w:firstRow="1" w:lastRow="0" w:firstColumn="0" w:lastColumn="0" w:oddVBand="0" w:evenVBand="0" w:oddHBand="0" w:evenHBand="0" w:firstRowFirstColumn="0" w:firstRowLastColumn="0" w:lastRowFirstColumn="0" w:lastRowLastColumn="0"/>
              <w:rPr>
                <w:sz w:val="20"/>
              </w:rPr>
            </w:pPr>
            <w:r w:rsidRPr="00DB717E">
              <w:rPr>
                <w:sz w:val="20"/>
              </w:rPr>
              <w:t>Massnahmen</w:t>
            </w:r>
          </w:p>
        </w:tc>
      </w:tr>
      <w:tr w:rsidR="6C8D5674" w:rsidRPr="00DB717E" w14:paraId="6C4A6B07"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A5A7FED" w14:textId="4CB8E50D" w:rsidR="6C8D5674" w:rsidRPr="00DB717E" w:rsidRDefault="4CB8E50D" w:rsidP="4CB8E50D">
            <w:pPr>
              <w:jc w:val="left"/>
              <w:rPr>
                <w:sz w:val="20"/>
              </w:rPr>
            </w:pPr>
            <w:r w:rsidRPr="00DB717E">
              <w:rPr>
                <w:sz w:val="20"/>
              </w:rPr>
              <w:t>1</w:t>
            </w:r>
          </w:p>
        </w:tc>
        <w:tc>
          <w:tcPr>
            <w:tcW w:w="2820" w:type="dxa"/>
          </w:tcPr>
          <w:p w14:paraId="6480A8B7" w14:textId="2AF47FB6" w:rsidR="6C8D5674"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Logininformationen wurden nicht korrekt angegeben.</w:t>
            </w:r>
          </w:p>
        </w:tc>
        <w:tc>
          <w:tcPr>
            <w:tcW w:w="3165" w:type="dxa"/>
          </w:tcPr>
          <w:p w14:paraId="5DDDB36D" w14:textId="29916588" w:rsidR="6C8D5674"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Fehlermeldung und erneuter Loginversuch.</w:t>
            </w:r>
          </w:p>
        </w:tc>
        <w:tc>
          <w:tcPr>
            <w:tcW w:w="1875" w:type="dxa"/>
          </w:tcPr>
          <w:p w14:paraId="01D37EAD" w14:textId="2163F29C" w:rsidR="6C8D5674" w:rsidRPr="00DB717E" w:rsidRDefault="6C8D5674" w:rsidP="4CB8E50D">
            <w:pPr>
              <w:jc w:val="left"/>
              <w:cnfStyle w:val="000000100000" w:firstRow="0" w:lastRow="0" w:firstColumn="0" w:lastColumn="0" w:oddVBand="0" w:evenVBand="0" w:oddHBand="1" w:evenHBand="0" w:firstRowFirstColumn="0" w:firstRowLastColumn="0" w:lastRowFirstColumn="0" w:lastRowLastColumn="0"/>
              <w:rPr>
                <w:sz w:val="20"/>
              </w:rPr>
            </w:pPr>
          </w:p>
        </w:tc>
      </w:tr>
      <w:tr w:rsidR="6C8D5674" w:rsidRPr="00DB717E" w14:paraId="48DB8375"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147D61F7" w14:textId="50CE8281" w:rsidR="6C8D5674" w:rsidRPr="00DB717E" w:rsidRDefault="4CB8E50D" w:rsidP="4CB8E50D">
            <w:pPr>
              <w:jc w:val="left"/>
              <w:rPr>
                <w:sz w:val="20"/>
              </w:rPr>
            </w:pPr>
            <w:r w:rsidRPr="00DB717E">
              <w:rPr>
                <w:sz w:val="20"/>
              </w:rPr>
              <w:t>2</w:t>
            </w:r>
          </w:p>
        </w:tc>
        <w:tc>
          <w:tcPr>
            <w:tcW w:w="2820" w:type="dxa"/>
          </w:tcPr>
          <w:p w14:paraId="7C36E5C4" w14:textId="4C993EC0" w:rsidR="6C8D5674"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Ein Mangel wurde erfasst.</w:t>
            </w:r>
          </w:p>
        </w:tc>
        <w:tc>
          <w:tcPr>
            <w:tcW w:w="3165" w:type="dxa"/>
          </w:tcPr>
          <w:p w14:paraId="4C0DB4A7" w14:textId="0801F8F3" w:rsidR="6C8D5674"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Der Mangel wird für das jeweilige Projekt angezeigt und der Bauleiter kann diese korrekt einsehen.</w:t>
            </w:r>
          </w:p>
        </w:tc>
        <w:tc>
          <w:tcPr>
            <w:tcW w:w="1875" w:type="dxa"/>
          </w:tcPr>
          <w:p w14:paraId="00F941E7" w14:textId="55BCBDF8" w:rsidR="6C8D5674" w:rsidRPr="00DB717E" w:rsidRDefault="6C8D5674" w:rsidP="4CB8E50D">
            <w:pPr>
              <w:jc w:val="left"/>
              <w:cnfStyle w:val="000000000000" w:firstRow="0" w:lastRow="0" w:firstColumn="0" w:lastColumn="0" w:oddVBand="0" w:evenVBand="0" w:oddHBand="0" w:evenHBand="0" w:firstRowFirstColumn="0" w:firstRowLastColumn="0" w:lastRowFirstColumn="0" w:lastRowLastColumn="0"/>
              <w:rPr>
                <w:sz w:val="20"/>
              </w:rPr>
            </w:pPr>
          </w:p>
        </w:tc>
      </w:tr>
      <w:tr w:rsidR="4CB8E50D" w:rsidRPr="00DB717E" w14:paraId="2291D49C"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6DDE01F" w14:textId="66A3DC7E" w:rsidR="4CB8E50D" w:rsidRPr="00DB717E" w:rsidRDefault="4CB8E50D" w:rsidP="4CB8E50D">
            <w:pPr>
              <w:jc w:val="left"/>
              <w:rPr>
                <w:sz w:val="20"/>
              </w:rPr>
            </w:pPr>
            <w:r w:rsidRPr="00DB717E">
              <w:rPr>
                <w:sz w:val="20"/>
              </w:rPr>
              <w:t>3</w:t>
            </w:r>
          </w:p>
        </w:tc>
        <w:tc>
          <w:tcPr>
            <w:tcW w:w="2820" w:type="dxa"/>
          </w:tcPr>
          <w:p w14:paraId="691A6092" w14:textId="23F5D7FB"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Ein Mangel wurde abgearbeitet.</w:t>
            </w:r>
          </w:p>
        </w:tc>
        <w:tc>
          <w:tcPr>
            <w:tcW w:w="3165" w:type="dxa"/>
          </w:tcPr>
          <w:p w14:paraId="06A44F04" w14:textId="4035B3D6"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Der Bauleiter kann den Mangel als erledigt kennzeichnen.</w:t>
            </w:r>
          </w:p>
        </w:tc>
        <w:tc>
          <w:tcPr>
            <w:tcW w:w="1875" w:type="dxa"/>
          </w:tcPr>
          <w:p w14:paraId="6B81E25B" w14:textId="65922119"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p>
        </w:tc>
      </w:tr>
      <w:tr w:rsidR="4CB8E50D" w:rsidRPr="00DB717E" w14:paraId="6A9C1971"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16FB5A4B" w14:textId="1E925B1C" w:rsidR="4CB8E50D" w:rsidRPr="00DB717E" w:rsidRDefault="4CB8E50D" w:rsidP="4CB8E50D">
            <w:pPr>
              <w:jc w:val="left"/>
              <w:rPr>
                <w:sz w:val="20"/>
              </w:rPr>
            </w:pPr>
            <w:r w:rsidRPr="00DB717E">
              <w:rPr>
                <w:sz w:val="20"/>
              </w:rPr>
              <w:t>4</w:t>
            </w:r>
          </w:p>
        </w:tc>
        <w:tc>
          <w:tcPr>
            <w:tcW w:w="2820" w:type="dxa"/>
          </w:tcPr>
          <w:p w14:paraId="234DADD4" w14:textId="7D2334D9" w:rsidR="4CB8E50D"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Ein neues Projekt wird hinzugefügt</w:t>
            </w:r>
          </w:p>
        </w:tc>
        <w:tc>
          <w:tcPr>
            <w:tcW w:w="3165" w:type="dxa"/>
          </w:tcPr>
          <w:p w14:paraId="68644D07" w14:textId="69108CAA" w:rsidR="4CB8E50D"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Jeder kann das neue Projekt begutachten, der Bauleiter aber mit erhöhter Berechtigung.</w:t>
            </w:r>
          </w:p>
        </w:tc>
        <w:tc>
          <w:tcPr>
            <w:tcW w:w="1875" w:type="dxa"/>
          </w:tcPr>
          <w:p w14:paraId="62FF776A" w14:textId="67C3B1B0" w:rsidR="4CB8E50D"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p>
        </w:tc>
      </w:tr>
      <w:tr w:rsidR="4CB8E50D" w:rsidRPr="00DB717E" w14:paraId="57CAF995"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372F4B5E" w14:textId="24C0D0E6" w:rsidR="4CB8E50D" w:rsidRPr="00DB717E" w:rsidRDefault="4CB8E50D" w:rsidP="4CB8E50D">
            <w:pPr>
              <w:jc w:val="left"/>
              <w:rPr>
                <w:sz w:val="20"/>
              </w:rPr>
            </w:pPr>
            <w:r w:rsidRPr="00DB717E">
              <w:rPr>
                <w:sz w:val="20"/>
              </w:rPr>
              <w:t>5</w:t>
            </w:r>
          </w:p>
        </w:tc>
        <w:tc>
          <w:tcPr>
            <w:tcW w:w="2820" w:type="dxa"/>
          </w:tcPr>
          <w:p w14:paraId="3B6CC98B" w14:textId="3A07D63D"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Dem Projekt wird ein Subunternehmen zugeteilt</w:t>
            </w:r>
          </w:p>
        </w:tc>
        <w:tc>
          <w:tcPr>
            <w:tcW w:w="3165" w:type="dxa"/>
          </w:tcPr>
          <w:p w14:paraId="76A07D59" w14:textId="55258992"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 xml:space="preserve">Das Subunternehmen und zusätzlich die </w:t>
            </w:r>
            <w:r w:rsidR="00711690">
              <w:rPr>
                <w:sz w:val="20"/>
              </w:rPr>
              <w:t>Ansprechperson</w:t>
            </w:r>
            <w:r w:rsidRPr="00DB717E">
              <w:rPr>
                <w:sz w:val="20"/>
              </w:rPr>
              <w:t xml:space="preserve"> wird hinzugefügt.</w:t>
            </w:r>
          </w:p>
        </w:tc>
        <w:tc>
          <w:tcPr>
            <w:tcW w:w="1875" w:type="dxa"/>
          </w:tcPr>
          <w:p w14:paraId="63D8B79F" w14:textId="708E451E"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p>
        </w:tc>
      </w:tr>
      <w:tr w:rsidR="4CB8E50D" w:rsidRPr="00DB717E" w14:paraId="4185E56E"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32D85C2A" w14:textId="17984232" w:rsidR="4CB8E50D" w:rsidRPr="00DB717E" w:rsidRDefault="4CB8E50D" w:rsidP="4CB8E50D">
            <w:pPr>
              <w:rPr>
                <w:sz w:val="20"/>
              </w:rPr>
            </w:pPr>
            <w:r w:rsidRPr="00DB717E">
              <w:rPr>
                <w:sz w:val="20"/>
              </w:rPr>
              <w:t>6</w:t>
            </w:r>
          </w:p>
        </w:tc>
        <w:tc>
          <w:tcPr>
            <w:tcW w:w="2820" w:type="dxa"/>
          </w:tcPr>
          <w:p w14:paraId="7D27AB02" w14:textId="57066048"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r w:rsidRPr="00DB717E">
              <w:rPr>
                <w:sz w:val="20"/>
              </w:rPr>
              <w:t>Ein Mitarbeiter kann die Mängel nicht bearbeiten</w:t>
            </w:r>
          </w:p>
        </w:tc>
        <w:tc>
          <w:tcPr>
            <w:tcW w:w="3165" w:type="dxa"/>
          </w:tcPr>
          <w:p w14:paraId="0A317E55" w14:textId="65518FB6"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r w:rsidRPr="00DB717E">
              <w:rPr>
                <w:sz w:val="20"/>
              </w:rPr>
              <w:t>Nur der Bauleiter hat die Berechtigung die Mängel zu bearbeiten oder als erledigt zu kennzeichnen</w:t>
            </w:r>
          </w:p>
        </w:tc>
        <w:tc>
          <w:tcPr>
            <w:tcW w:w="1875" w:type="dxa"/>
          </w:tcPr>
          <w:p w14:paraId="71839365" w14:textId="03F186D5"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r>
      <w:tr w:rsidR="4CB8E50D" w:rsidRPr="00DB717E" w14:paraId="335A888A"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4CF50D3" w14:textId="7BA0A81A" w:rsidR="4CB8E50D" w:rsidRPr="00DB717E" w:rsidRDefault="4CB8E50D" w:rsidP="4CB8E50D">
            <w:pPr>
              <w:rPr>
                <w:sz w:val="20"/>
              </w:rPr>
            </w:pPr>
            <w:r w:rsidRPr="00DB717E">
              <w:rPr>
                <w:sz w:val="20"/>
              </w:rPr>
              <w:t>7</w:t>
            </w:r>
          </w:p>
        </w:tc>
        <w:tc>
          <w:tcPr>
            <w:tcW w:w="2820" w:type="dxa"/>
          </w:tcPr>
          <w:p w14:paraId="41B52AEB" w14:textId="1A698B19" w:rsidR="4CB8E50D" w:rsidRPr="00DB717E" w:rsidRDefault="4CB8E50D" w:rsidP="4CB8E50D">
            <w:pPr>
              <w:cnfStyle w:val="000000100000" w:firstRow="0" w:lastRow="0" w:firstColumn="0" w:lastColumn="0" w:oddVBand="0" w:evenVBand="0" w:oddHBand="1" w:evenHBand="0" w:firstRowFirstColumn="0" w:firstRowLastColumn="0" w:lastRowFirstColumn="0" w:lastRowLastColumn="0"/>
              <w:rPr>
                <w:sz w:val="20"/>
              </w:rPr>
            </w:pPr>
          </w:p>
        </w:tc>
        <w:tc>
          <w:tcPr>
            <w:tcW w:w="3165" w:type="dxa"/>
          </w:tcPr>
          <w:p w14:paraId="6C2B7647" w14:textId="309F393D" w:rsidR="4CB8E50D" w:rsidRPr="00DB717E" w:rsidRDefault="4CB8E50D" w:rsidP="4CB8E50D">
            <w:pPr>
              <w:cnfStyle w:val="000000100000" w:firstRow="0" w:lastRow="0" w:firstColumn="0" w:lastColumn="0" w:oddVBand="0" w:evenVBand="0" w:oddHBand="1" w:evenHBand="0" w:firstRowFirstColumn="0" w:firstRowLastColumn="0" w:lastRowFirstColumn="0" w:lastRowLastColumn="0"/>
              <w:rPr>
                <w:sz w:val="20"/>
              </w:rPr>
            </w:pPr>
          </w:p>
        </w:tc>
        <w:tc>
          <w:tcPr>
            <w:tcW w:w="1875" w:type="dxa"/>
          </w:tcPr>
          <w:p w14:paraId="61183242" w14:textId="735A5860" w:rsidR="4CB8E50D" w:rsidRPr="00DB717E" w:rsidRDefault="4CB8E50D" w:rsidP="4CB8E50D">
            <w:pPr>
              <w:cnfStyle w:val="000000100000" w:firstRow="0" w:lastRow="0" w:firstColumn="0" w:lastColumn="0" w:oddVBand="0" w:evenVBand="0" w:oddHBand="1" w:evenHBand="0" w:firstRowFirstColumn="0" w:firstRowLastColumn="0" w:lastRowFirstColumn="0" w:lastRowLastColumn="0"/>
              <w:rPr>
                <w:sz w:val="20"/>
              </w:rPr>
            </w:pPr>
          </w:p>
        </w:tc>
      </w:tr>
      <w:tr w:rsidR="4CB8E50D" w:rsidRPr="00DB717E" w14:paraId="1C27F12E"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680B439C" w14:textId="0F55BE21" w:rsidR="4CB8E50D" w:rsidRPr="00DB717E" w:rsidRDefault="4CB8E50D" w:rsidP="4CB8E50D">
            <w:pPr>
              <w:rPr>
                <w:sz w:val="20"/>
              </w:rPr>
            </w:pPr>
            <w:r w:rsidRPr="00DB717E">
              <w:rPr>
                <w:sz w:val="20"/>
              </w:rPr>
              <w:t>8</w:t>
            </w:r>
          </w:p>
        </w:tc>
        <w:tc>
          <w:tcPr>
            <w:tcW w:w="2820" w:type="dxa"/>
          </w:tcPr>
          <w:p w14:paraId="4D99550B" w14:textId="79A792E2"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c>
          <w:tcPr>
            <w:tcW w:w="3165" w:type="dxa"/>
          </w:tcPr>
          <w:p w14:paraId="55681B83" w14:textId="0EB01FC1"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c>
          <w:tcPr>
            <w:tcW w:w="1875" w:type="dxa"/>
          </w:tcPr>
          <w:p w14:paraId="6F98C487" w14:textId="18C28E35"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r>
    </w:tbl>
    <w:p w14:paraId="67865A03" w14:textId="45434629" w:rsidR="004A78C2" w:rsidRDefault="004A78C2" w:rsidP="004A78C2"/>
    <w:p w14:paraId="46231C03" w14:textId="5D9037F4" w:rsidR="004A78C2" w:rsidRPr="004A78C2" w:rsidRDefault="004A78C2" w:rsidP="004A78C2">
      <w:pPr>
        <w:pStyle w:val="berschrift1"/>
        <w:rPr>
          <w:lang w:val="fr-CH"/>
        </w:rPr>
      </w:pPr>
      <w:bookmarkStart w:id="207" w:name="_Toc418769996"/>
      <w:r w:rsidRPr="004A78C2">
        <w:rPr>
          <w:lang w:val="fr-CH"/>
        </w:rPr>
        <w:t>DB – Dokumentation</w:t>
      </w:r>
      <w:bookmarkEnd w:id="207"/>
    </w:p>
    <w:p w14:paraId="5AC521EB" w14:textId="77777777" w:rsidR="004A78C2" w:rsidRPr="004A78C2" w:rsidRDefault="004A78C2" w:rsidP="004A78C2">
      <w:pPr>
        <w:rPr>
          <w:lang w:val="fr-CH"/>
        </w:rPr>
      </w:pPr>
    </w:p>
    <w:p w14:paraId="57B3207E" w14:textId="5EF36CF4" w:rsidR="004A78C2" w:rsidRPr="004A78C2" w:rsidRDefault="004A78C2" w:rsidP="004A78C2">
      <w:pPr>
        <w:pStyle w:val="berschrift1"/>
        <w:rPr>
          <w:lang w:val="de-CH"/>
        </w:rPr>
      </w:pPr>
      <w:bookmarkStart w:id="208" w:name="_Toc418769997"/>
      <w:r w:rsidRPr="004A78C2">
        <w:rPr>
          <w:lang w:val="de-CH"/>
        </w:rPr>
        <w:t>Beiträge pro Projektmitglied (2015_FS_INM21_Individuelles_Portfolio_Name_Vorname.xlsx)</w:t>
      </w:r>
      <w:bookmarkEnd w:id="208"/>
    </w:p>
    <w:p w14:paraId="7D0538E2" w14:textId="77777777" w:rsidR="004A78C2" w:rsidRPr="004A78C2" w:rsidRDefault="004A78C2" w:rsidP="004A78C2">
      <w:pPr>
        <w:rPr>
          <w:lang w:val="de-CH"/>
        </w:rPr>
      </w:pPr>
    </w:p>
    <w:p w14:paraId="4C642DD6" w14:textId="2AAB580B" w:rsidR="004A78C2" w:rsidRPr="004A78C2" w:rsidRDefault="004A78C2" w:rsidP="004A78C2">
      <w:pPr>
        <w:pStyle w:val="berschrift1"/>
        <w:rPr>
          <w:lang w:val="de-CH"/>
        </w:rPr>
      </w:pPr>
      <w:bookmarkStart w:id="209" w:name="_Toc418769998"/>
      <w:r w:rsidRPr="004A78C2">
        <w:rPr>
          <w:lang w:val="de-CH"/>
        </w:rPr>
        <w:t>Source-Code von selber beschriebenem Code</w:t>
      </w:r>
      <w:bookmarkEnd w:id="209"/>
    </w:p>
    <w:p w14:paraId="3D45D5AA" w14:textId="77777777" w:rsidR="004A78C2" w:rsidRPr="004A78C2" w:rsidRDefault="004A78C2" w:rsidP="004A78C2">
      <w:pPr>
        <w:rPr>
          <w:lang w:val="de-CH"/>
        </w:rPr>
      </w:pPr>
    </w:p>
    <w:p w14:paraId="3B22C216" w14:textId="6B6EAE89" w:rsidR="004A78C2" w:rsidRPr="004A78C2" w:rsidRDefault="004A78C2" w:rsidP="004A78C2">
      <w:pPr>
        <w:pStyle w:val="berschrift1"/>
        <w:rPr>
          <w:lang w:val="de-CH"/>
        </w:rPr>
      </w:pPr>
      <w:bookmarkStart w:id="210" w:name="_Toc418769999"/>
      <w:r w:rsidRPr="004A78C2">
        <w:rPr>
          <w:lang w:val="de-CH"/>
        </w:rPr>
        <w:t>Weitere Dokumentationen</w:t>
      </w:r>
      <w:bookmarkEnd w:id="210"/>
    </w:p>
    <w:p w14:paraId="29F0A561" w14:textId="77777777" w:rsidR="004A78C2" w:rsidRPr="004A78C2" w:rsidRDefault="004A78C2" w:rsidP="004A78C2">
      <w:pPr>
        <w:rPr>
          <w:lang w:val="de-CH"/>
        </w:rPr>
      </w:pPr>
    </w:p>
    <w:sectPr w:rsidR="004A78C2" w:rsidRPr="004A78C2" w:rsidSect="00286C99">
      <w:headerReference w:type="default" r:id="rId41"/>
      <w:footerReference w:type="default" r:id="rId42"/>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Gernot Starke" w:date="2012-01-14T10:02:00Z" w:initials="GS">
    <w:p w14:paraId="415E438F" w14:textId="53A37EE5" w:rsidR="00711690" w:rsidRDefault="00711690">
      <w:pPr>
        <w:pStyle w:val="Kommentartext"/>
      </w:pPr>
      <w:r>
        <w:rPr>
          <w:rStyle w:val="Kommentarzeichen"/>
        </w:rPr>
        <w:annotationRef/>
      </w:r>
      <w:r>
        <w:t>Verschoben aus Kapitel 8</w:t>
      </w:r>
    </w:p>
  </w:comment>
  <w:comment w:id="127" w:author="Gernot Starke" w:date="2012-01-14T10:01:00Z" w:initials="GS">
    <w:p w14:paraId="2F6DB798" w14:textId="07FAF38E" w:rsidR="00711690" w:rsidRDefault="00711690">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4B5E9" w14:textId="77777777" w:rsidR="00711690" w:rsidRDefault="00711690">
      <w:r>
        <w:separator/>
      </w:r>
    </w:p>
  </w:endnote>
  <w:endnote w:type="continuationSeparator" w:id="0">
    <w:p w14:paraId="7C8BE858" w14:textId="77777777" w:rsidR="00711690" w:rsidRDefault="00711690">
      <w:r>
        <w:continuationSeparator/>
      </w:r>
    </w:p>
  </w:endnote>
  <w:endnote w:type="continuationNotice" w:id="1">
    <w:p w14:paraId="7F45EADA" w14:textId="77777777" w:rsidR="00711690" w:rsidRDefault="0071169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711690" w:rsidRPr="002510E7" w:rsidRDefault="00711690" w:rsidP="00286C99">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711690" w:rsidRPr="002510E7" w:rsidRDefault="00711690" w:rsidP="00286C99">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2FE2F" w14:textId="77777777" w:rsidR="00711690" w:rsidRDefault="00711690">
      <w:r>
        <w:separator/>
      </w:r>
    </w:p>
  </w:footnote>
  <w:footnote w:type="continuationSeparator" w:id="0">
    <w:p w14:paraId="110C173C" w14:textId="77777777" w:rsidR="00711690" w:rsidRDefault="00711690">
      <w:r>
        <w:continuationSeparator/>
      </w:r>
    </w:p>
  </w:footnote>
  <w:footnote w:type="continuationNotice" w:id="1">
    <w:p w14:paraId="21A97743" w14:textId="77777777" w:rsidR="00711690" w:rsidRDefault="00711690">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711690" w:rsidRDefault="00711690" w:rsidP="00286C99">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9344FA">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344FA">
      <w:rPr>
        <w:rStyle w:val="Seitenzahl"/>
        <w:noProof/>
      </w:rPr>
      <w:t>55</w:t>
    </w:r>
    <w:r>
      <w:rPr>
        <w:rStyle w:val="Seitenzahl"/>
      </w:rPr>
      <w:fldChar w:fldCharType="end"/>
    </w:r>
  </w:p>
  <w:p w14:paraId="0B6542F7" w14:textId="77777777" w:rsidR="00711690" w:rsidRDefault="00711690"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711690" w:rsidRDefault="00711690" w:rsidP="00286C99">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9344FA">
      <w:rPr>
        <w:rStyle w:val="Seitenzahl"/>
        <w:noProof/>
      </w:rPr>
      <w:t>54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344FA">
      <w:rPr>
        <w:rStyle w:val="Seitenzahl"/>
        <w:noProof/>
      </w:rPr>
      <w:t>55</w:t>
    </w:r>
    <w:r>
      <w:rPr>
        <w:rStyle w:val="Seitenzahl"/>
      </w:rPr>
      <w:fldChar w:fldCharType="end"/>
    </w:r>
  </w:p>
  <w:p w14:paraId="5F5BBDD4" w14:textId="77777777" w:rsidR="00711690" w:rsidRDefault="00711690"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8C3996"/>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374A8428"/>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CEE3646"/>
    <w:multiLevelType w:val="hybridMultilevel"/>
    <w:tmpl w:val="7876D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B1B0D0C"/>
    <w:multiLevelType w:val="hybridMultilevel"/>
    <w:tmpl w:val="611CC7E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6">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35"/>
  </w:num>
  <w:num w:numId="17">
    <w:abstractNumId w:val="32"/>
  </w:num>
  <w:num w:numId="18">
    <w:abstractNumId w:val="37"/>
  </w:num>
  <w:num w:numId="19">
    <w:abstractNumId w:val="23"/>
  </w:num>
  <w:num w:numId="20">
    <w:abstractNumId w:val="19"/>
  </w:num>
  <w:num w:numId="21">
    <w:abstractNumId w:val="16"/>
  </w:num>
  <w:num w:numId="22">
    <w:abstractNumId w:val="29"/>
  </w:num>
  <w:num w:numId="23">
    <w:abstractNumId w:val="17"/>
  </w:num>
  <w:num w:numId="24">
    <w:abstractNumId w:val="33"/>
  </w:num>
  <w:num w:numId="25">
    <w:abstractNumId w:val="20"/>
  </w:num>
  <w:num w:numId="26">
    <w:abstractNumId w:val="25"/>
  </w:num>
  <w:num w:numId="27">
    <w:abstractNumId w:val="34"/>
  </w:num>
  <w:num w:numId="28">
    <w:abstractNumId w:val="28"/>
  </w:num>
  <w:num w:numId="29">
    <w:abstractNumId w:val="18"/>
  </w:num>
  <w:num w:numId="30">
    <w:abstractNumId w:val="31"/>
  </w:num>
  <w:num w:numId="31">
    <w:abstractNumId w:val="24"/>
  </w:num>
  <w:num w:numId="32">
    <w:abstractNumId w:val="14"/>
  </w:num>
  <w:num w:numId="33">
    <w:abstractNumId w:val="38"/>
  </w:num>
  <w:num w:numId="34">
    <w:abstractNumId w:val="11"/>
  </w:num>
  <w:num w:numId="35">
    <w:abstractNumId w:val="30"/>
  </w:num>
  <w:num w:numId="36">
    <w:abstractNumId w:val="27"/>
  </w:num>
  <w:num w:numId="37">
    <w:abstractNumId w:val="36"/>
  </w:num>
  <w:num w:numId="38">
    <w:abstractNumId w:val="13"/>
  </w:num>
  <w:num w:numId="39">
    <w:abstractNumId w:val="15"/>
  </w:num>
  <w:num w:numId="40">
    <w:abstractNumId w:val="21"/>
  </w:num>
  <w:num w:numId="41">
    <w:abstractNumId w:val="26"/>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40B24"/>
    <w:rsid w:val="0005420B"/>
    <w:rsid w:val="00054321"/>
    <w:rsid w:val="00070AF2"/>
    <w:rsid w:val="0007401C"/>
    <w:rsid w:val="0008115B"/>
    <w:rsid w:val="0009434B"/>
    <w:rsid w:val="000970B6"/>
    <w:rsid w:val="000A6FE9"/>
    <w:rsid w:val="000D19EB"/>
    <w:rsid w:val="000D632C"/>
    <w:rsid w:val="000E6054"/>
    <w:rsid w:val="00101A30"/>
    <w:rsid w:val="00112EDC"/>
    <w:rsid w:val="001406B4"/>
    <w:rsid w:val="001447BE"/>
    <w:rsid w:val="00160864"/>
    <w:rsid w:val="00163331"/>
    <w:rsid w:val="001833CE"/>
    <w:rsid w:val="001870D9"/>
    <w:rsid w:val="00200ED8"/>
    <w:rsid w:val="002060DC"/>
    <w:rsid w:val="00213360"/>
    <w:rsid w:val="00226296"/>
    <w:rsid w:val="00257C00"/>
    <w:rsid w:val="00266AA2"/>
    <w:rsid w:val="00286C99"/>
    <w:rsid w:val="002A6098"/>
    <w:rsid w:val="002A701F"/>
    <w:rsid w:val="002C4164"/>
    <w:rsid w:val="002C4CA7"/>
    <w:rsid w:val="002C57CF"/>
    <w:rsid w:val="002E3E63"/>
    <w:rsid w:val="002E5269"/>
    <w:rsid w:val="002E5798"/>
    <w:rsid w:val="002F1B31"/>
    <w:rsid w:val="002F6A03"/>
    <w:rsid w:val="00302CC2"/>
    <w:rsid w:val="0030449E"/>
    <w:rsid w:val="003223B4"/>
    <w:rsid w:val="00353CCB"/>
    <w:rsid w:val="00355C0B"/>
    <w:rsid w:val="00365338"/>
    <w:rsid w:val="00375E8D"/>
    <w:rsid w:val="003B3B7D"/>
    <w:rsid w:val="003C1ABA"/>
    <w:rsid w:val="003D4092"/>
    <w:rsid w:val="003E47E5"/>
    <w:rsid w:val="00403FBD"/>
    <w:rsid w:val="00407FFC"/>
    <w:rsid w:val="00410263"/>
    <w:rsid w:val="00417144"/>
    <w:rsid w:val="00433C6F"/>
    <w:rsid w:val="00442194"/>
    <w:rsid w:val="00460C4B"/>
    <w:rsid w:val="00463B69"/>
    <w:rsid w:val="0047221F"/>
    <w:rsid w:val="00472AF9"/>
    <w:rsid w:val="00497E5B"/>
    <w:rsid w:val="004A660D"/>
    <w:rsid w:val="004A731A"/>
    <w:rsid w:val="004A78C2"/>
    <w:rsid w:val="004B0089"/>
    <w:rsid w:val="004C072E"/>
    <w:rsid w:val="004C3CE3"/>
    <w:rsid w:val="004D55C9"/>
    <w:rsid w:val="004D5C8D"/>
    <w:rsid w:val="004E7C5F"/>
    <w:rsid w:val="00517008"/>
    <w:rsid w:val="00523A8A"/>
    <w:rsid w:val="005434C2"/>
    <w:rsid w:val="00552502"/>
    <w:rsid w:val="005572C6"/>
    <w:rsid w:val="005675D4"/>
    <w:rsid w:val="005762EA"/>
    <w:rsid w:val="00590D8F"/>
    <w:rsid w:val="005B2BEE"/>
    <w:rsid w:val="005B5930"/>
    <w:rsid w:val="005C06B3"/>
    <w:rsid w:val="005C2132"/>
    <w:rsid w:val="005C5517"/>
    <w:rsid w:val="005D369B"/>
    <w:rsid w:val="006065A2"/>
    <w:rsid w:val="00616FC3"/>
    <w:rsid w:val="006214F5"/>
    <w:rsid w:val="00632255"/>
    <w:rsid w:val="00633480"/>
    <w:rsid w:val="00637E7D"/>
    <w:rsid w:val="00650027"/>
    <w:rsid w:val="006665D8"/>
    <w:rsid w:val="0067367C"/>
    <w:rsid w:val="00677718"/>
    <w:rsid w:val="00694E46"/>
    <w:rsid w:val="006A07DE"/>
    <w:rsid w:val="006A0FAF"/>
    <w:rsid w:val="006A101F"/>
    <w:rsid w:val="006E46B5"/>
    <w:rsid w:val="006F4723"/>
    <w:rsid w:val="007047AE"/>
    <w:rsid w:val="00711690"/>
    <w:rsid w:val="0072222A"/>
    <w:rsid w:val="00745B02"/>
    <w:rsid w:val="0074690B"/>
    <w:rsid w:val="007600E0"/>
    <w:rsid w:val="007607C3"/>
    <w:rsid w:val="007D1D37"/>
    <w:rsid w:val="007D67A2"/>
    <w:rsid w:val="007E405F"/>
    <w:rsid w:val="007E7731"/>
    <w:rsid w:val="007F1CB4"/>
    <w:rsid w:val="007F275F"/>
    <w:rsid w:val="007F6D22"/>
    <w:rsid w:val="0080023D"/>
    <w:rsid w:val="008232D4"/>
    <w:rsid w:val="00824E4D"/>
    <w:rsid w:val="00831914"/>
    <w:rsid w:val="00834DE6"/>
    <w:rsid w:val="00844A0D"/>
    <w:rsid w:val="00844F35"/>
    <w:rsid w:val="00850334"/>
    <w:rsid w:val="00850556"/>
    <w:rsid w:val="00855B5B"/>
    <w:rsid w:val="00867DEA"/>
    <w:rsid w:val="00872ACE"/>
    <w:rsid w:val="00872C51"/>
    <w:rsid w:val="00893FA2"/>
    <w:rsid w:val="008A2AD4"/>
    <w:rsid w:val="008C7002"/>
    <w:rsid w:val="008C7218"/>
    <w:rsid w:val="008D4F1A"/>
    <w:rsid w:val="008D6094"/>
    <w:rsid w:val="008E555C"/>
    <w:rsid w:val="008F343F"/>
    <w:rsid w:val="008F605A"/>
    <w:rsid w:val="009060C8"/>
    <w:rsid w:val="00912373"/>
    <w:rsid w:val="009344FA"/>
    <w:rsid w:val="0094033E"/>
    <w:rsid w:val="009454DF"/>
    <w:rsid w:val="00953C79"/>
    <w:rsid w:val="0095588C"/>
    <w:rsid w:val="00957A24"/>
    <w:rsid w:val="00962F57"/>
    <w:rsid w:val="009711CA"/>
    <w:rsid w:val="00982615"/>
    <w:rsid w:val="00993723"/>
    <w:rsid w:val="00993DF6"/>
    <w:rsid w:val="00995ED2"/>
    <w:rsid w:val="009A0FDC"/>
    <w:rsid w:val="009B6812"/>
    <w:rsid w:val="009D6987"/>
    <w:rsid w:val="00A04532"/>
    <w:rsid w:val="00A55105"/>
    <w:rsid w:val="00A61C42"/>
    <w:rsid w:val="00A62462"/>
    <w:rsid w:val="00A776CC"/>
    <w:rsid w:val="00A871CD"/>
    <w:rsid w:val="00AB5A76"/>
    <w:rsid w:val="00AC7D55"/>
    <w:rsid w:val="00AE0511"/>
    <w:rsid w:val="00AF06C0"/>
    <w:rsid w:val="00B125F4"/>
    <w:rsid w:val="00B15D7F"/>
    <w:rsid w:val="00B23E01"/>
    <w:rsid w:val="00B32DA7"/>
    <w:rsid w:val="00B3771A"/>
    <w:rsid w:val="00B40217"/>
    <w:rsid w:val="00B4093A"/>
    <w:rsid w:val="00B44A74"/>
    <w:rsid w:val="00B96712"/>
    <w:rsid w:val="00BA484E"/>
    <w:rsid w:val="00BB56BE"/>
    <w:rsid w:val="00BF38D2"/>
    <w:rsid w:val="00C37CD3"/>
    <w:rsid w:val="00C41420"/>
    <w:rsid w:val="00C436C8"/>
    <w:rsid w:val="00C60201"/>
    <w:rsid w:val="00C8092B"/>
    <w:rsid w:val="00CA1525"/>
    <w:rsid w:val="00CB1B72"/>
    <w:rsid w:val="00CC1523"/>
    <w:rsid w:val="00CD73B6"/>
    <w:rsid w:val="00CE3384"/>
    <w:rsid w:val="00CE502D"/>
    <w:rsid w:val="00D0754F"/>
    <w:rsid w:val="00D22549"/>
    <w:rsid w:val="00D27E4B"/>
    <w:rsid w:val="00D30BC2"/>
    <w:rsid w:val="00D70F32"/>
    <w:rsid w:val="00D81E82"/>
    <w:rsid w:val="00D93842"/>
    <w:rsid w:val="00D9522C"/>
    <w:rsid w:val="00DA37C2"/>
    <w:rsid w:val="00DA658C"/>
    <w:rsid w:val="00DA6B52"/>
    <w:rsid w:val="00DA7ADD"/>
    <w:rsid w:val="00DB172F"/>
    <w:rsid w:val="00DB717E"/>
    <w:rsid w:val="00DC10FC"/>
    <w:rsid w:val="00DF04C2"/>
    <w:rsid w:val="00DF4714"/>
    <w:rsid w:val="00DF49D5"/>
    <w:rsid w:val="00E00498"/>
    <w:rsid w:val="00E053B5"/>
    <w:rsid w:val="00E062CD"/>
    <w:rsid w:val="00E17E77"/>
    <w:rsid w:val="00E25035"/>
    <w:rsid w:val="00E27349"/>
    <w:rsid w:val="00E36ECD"/>
    <w:rsid w:val="00E4698C"/>
    <w:rsid w:val="00E52AD8"/>
    <w:rsid w:val="00E56F1F"/>
    <w:rsid w:val="00E65DB5"/>
    <w:rsid w:val="00E77472"/>
    <w:rsid w:val="00E849C9"/>
    <w:rsid w:val="00E86276"/>
    <w:rsid w:val="00E864AB"/>
    <w:rsid w:val="00EA0A96"/>
    <w:rsid w:val="00EA1D06"/>
    <w:rsid w:val="00EA53B7"/>
    <w:rsid w:val="00EB3A67"/>
    <w:rsid w:val="00EC1CAD"/>
    <w:rsid w:val="00EC4E85"/>
    <w:rsid w:val="00ED740A"/>
    <w:rsid w:val="00F17444"/>
    <w:rsid w:val="00F552FB"/>
    <w:rsid w:val="00F62B47"/>
    <w:rsid w:val="00F64E89"/>
    <w:rsid w:val="00F66505"/>
    <w:rsid w:val="00F7229A"/>
    <w:rsid w:val="00F76E89"/>
    <w:rsid w:val="00F80235"/>
    <w:rsid w:val="00FA68FE"/>
    <w:rsid w:val="00FB155F"/>
    <w:rsid w:val="00FB49C8"/>
    <w:rsid w:val="00FC0960"/>
    <w:rsid w:val="00FC65A9"/>
    <w:rsid w:val="00FC7CA2"/>
    <w:rsid w:val="00FD2533"/>
    <w:rsid w:val="00FD26DA"/>
    <w:rsid w:val="00FE2A3A"/>
    <w:rsid w:val="19EB4B8A"/>
    <w:rsid w:val="1E68073C"/>
    <w:rsid w:val="31A36895"/>
    <w:rsid w:val="495D4B3C"/>
    <w:rsid w:val="4CB8E50D"/>
    <w:rsid w:val="619290F1"/>
    <w:rsid w:val="6C8D5674"/>
    <w:rsid w:val="6D0D3251"/>
    <w:rsid w:val="72AE5BF2"/>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customStyle="1" w:styleId="berschrift3Zchn">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table" w:styleId="Gitternetztabelle4">
    <w:name w:val="Grid Table 4"/>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3Akzent6">
    <w:name w:val="Grid Table 3 Accent 6"/>
    <w:basedOn w:val="NormaleTabelle"/>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itternetztabelle4Akzent6">
    <w:name w:val="Grid Table 4 Accent 6"/>
    <w:basedOn w:val="NormaleTabelle"/>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2">
    <w:name w:val="Grid Table 2 Accent 2"/>
    <w:basedOn w:val="NormaleTabelle"/>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ntabelle7farbigAkzent2">
    <w:name w:val="List Table 7 Colorful Accent 2"/>
    <w:basedOn w:val="NormaleTabelle"/>
    <w:uiPriority w:val="5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B5A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itternetztabelle5dunkelAkzent6">
    <w:name w:val="Grid Table 5 Dark Accent 6"/>
    <w:basedOn w:val="NormaleTabelle"/>
    <w:uiPriority w:val="50"/>
    <w:rsid w:val="00CC15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entabelle7farbigAkzent6">
    <w:name w:val="List Table 7 Colorful Accent 6"/>
    <w:basedOn w:val="NormaleTabelle"/>
    <w:uiPriority w:val="52"/>
    <w:rsid w:val="00CC152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6">
    <w:name w:val="List Table 4 Accent 6"/>
    <w:basedOn w:val="NormaleTabelle"/>
    <w:uiPriority w:val="49"/>
    <w:rsid w:val="00CC152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entabelle5dunkelAkzent2">
    <w:name w:val="List Table 5 Dark Accent 2"/>
    <w:basedOn w:val="NormaleTabelle"/>
    <w:uiPriority w:val="50"/>
    <w:rsid w:val="00711690"/>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4Akzent2">
    <w:name w:val="List Table 4 Accent 2"/>
    <w:basedOn w:val="NormaleTabelle"/>
    <w:uiPriority w:val="49"/>
    <w:rsid w:val="0071169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package" Target="embeddings/Microsoft_Visio-Zeichnu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Zeichnu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package" Target="embeddings/Microsoft_Visio-Zeichnung3.vsdx"/><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68597-3B96-4C29-896C-DF94B325D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7285</Words>
  <Characters>45900</Characters>
  <Application>Microsoft Office Word</Application>
  <DocSecurity>0</DocSecurity>
  <Lines>382</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&lt;Ihr System&gt;</vt:lpstr>
      <vt:lpstr>&lt;Ihr System&gt;</vt:lpstr>
    </vt:vector>
  </TitlesOfParts>
  <Manager>cihan.demir@stud.hslu.ch</Manager>
  <Company/>
  <LinksUpToDate>false</LinksUpToDate>
  <CharactersWithSpaces>53079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cihan.demir@stud.hslu.ch;mike.iten@stud.hslu.ch;mike.monticoli@stud.hslu.ch;sandro.ritz@stud.hslu.ch;luca.kuendig@stud.hslu.ch</dc:creator>
  <cp:keywords/>
  <dc:description>arc42 Template (Version 4.0) zur Dokumentation von Software- und Systemarchitekturen.</dc:description>
  <cp:lastModifiedBy>Cihan D.</cp:lastModifiedBy>
  <cp:revision>63</cp:revision>
  <cp:lastPrinted>2011-04-05T18:29:00Z</cp:lastPrinted>
  <dcterms:created xsi:type="dcterms:W3CDTF">2015-03-16T12:37:00Z</dcterms:created>
  <dcterms:modified xsi:type="dcterms:W3CDTF">2015-05-17T22:15:00Z</dcterms:modified>
  <cp:category/>
</cp:coreProperties>
</file>