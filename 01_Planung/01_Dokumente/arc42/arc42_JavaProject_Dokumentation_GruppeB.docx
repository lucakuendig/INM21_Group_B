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5401D23E"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35FBD043" w:rsidR="00286C99" w:rsidRDefault="00FB155F">
      <w:pPr>
        <w:spacing w:line="240" w:lineRule="atLeast"/>
        <w:jc w:val="center"/>
      </w:pPr>
      <w:fldSimple w:instr=" AUTHOR  \* MERGEFORMAT ">
        <w:r w:rsidR="00286C99">
          <w:rPr>
            <w:noProof/>
          </w:rPr>
          <w:t>&lt;</w:t>
        </w:r>
        <w:r w:rsidR="00DA658C">
          <w:rPr>
            <w:noProof/>
          </w:rPr>
          <w:t>Gruppe B</w:t>
        </w:r>
        <w:r w:rsidR="00286C99">
          <w:rPr>
            <w:noProof/>
          </w:rPr>
          <w:t>&gt;</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001406B4" w:rsidRPr="00CE3384">
        <w:rPr>
          <w:i/>
          <w:iCs/>
          <w:lang w:val="fr-CH"/>
          <w:rPrChange w:id="1" w:author="Demir Cihan W.BSCWIVZ.1401" w:date="2015-03-16T13:15:00Z">
            <w:rPr>
              <w:i/>
              <w:iCs/>
            </w:rPr>
          </w:rPrChange>
        </w:rPr>
        <w:t>1</w:t>
      </w:r>
      <w:ins w:id="2" w:author="Gernot Starke" w:date="2012-03-19T19:10:00Z">
        <w:r w:rsidR="00867DEA" w:rsidRPr="00CE3384">
          <w:rPr>
            <w:i/>
            <w:iCs/>
            <w:lang w:val="fr-CH"/>
            <w:rPrChange w:id="3" w:author="Demir Cihan W.BSCWIVZ.1401" w:date="2015-03-16T13:15:00Z">
              <w:rPr>
                <w:i/>
                <w:iCs/>
              </w:rPr>
            </w:rPrChange>
          </w:rPr>
          <w:t>9</w:t>
        </w:r>
      </w:ins>
      <w:r w:rsidR="001406B4" w:rsidRPr="00CE3384">
        <w:rPr>
          <w:i/>
          <w:iCs/>
          <w:lang w:val="fr-CH"/>
          <w:rPrChange w:id="4" w:author="Demir Cihan W.BSCWIVZ.1401" w:date="2015-03-16T13:15:00Z">
            <w:rPr>
              <w:i/>
              <w:iCs/>
            </w:rPr>
          </w:rPrChange>
        </w:rPr>
        <w:t xml:space="preserve">. </w:t>
      </w:r>
      <w:ins w:id="5" w:author="Gernot Starke" w:date="2012-03-19T19:10:00Z">
        <w:r w:rsidR="00867DEA">
          <w:rPr>
            <w:i/>
            <w:iCs/>
          </w:rPr>
          <w:t>März</w:t>
        </w:r>
        <w:r w:rsidR="00867DEA">
          <w:rPr>
            <w:i/>
            <w:iCs/>
            <w:lang w:val="en-US"/>
          </w:rPr>
          <w:t xml:space="preserve"> </w:t>
        </w:r>
      </w:ins>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59"/>
        <w:gridCol w:w="1897"/>
      </w:tblGrid>
      <w:tr w:rsidR="00286C99" w14:paraId="55E9CA3B" w14:textId="77777777">
        <w:tc>
          <w:tcPr>
            <w:tcW w:w="7848" w:type="dxa"/>
          </w:tcPr>
          <w:p w14:paraId="391D943E" w14:textId="055E5317" w:rsidR="00286C99" w:rsidRPr="0030449E" w:rsidRDefault="00286C99" w:rsidP="005572C6">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00DF4714" w:rsidRPr="0030449E">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5D933855" w:rsidR="00286C99" w:rsidRDefault="00CE3384">
            <w:pPr>
              <w:rPr>
                <w:sz w:val="20"/>
                <w:szCs w:val="20"/>
              </w:rPr>
            </w:pPr>
            <w:r>
              <w:rPr>
                <w:noProof/>
                <w:sz w:val="20"/>
                <w:szCs w:val="20"/>
                <w:lang w:val="de-CH" w:eastAsia="de-CH"/>
              </w:rPr>
              <w:drawing>
                <wp:anchor distT="0" distB="0" distL="114300" distR="114300" simplePos="0" relativeHeight="251657728"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4DAC5"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7777777" w:rsidR="00286C99" w:rsidRDefault="00286C99">
            <w:pPr>
              <w:pStyle w:val="Tabelle"/>
            </w:pPr>
          </w:p>
        </w:tc>
        <w:tc>
          <w:tcPr>
            <w:tcW w:w="1417" w:type="dxa"/>
          </w:tcPr>
          <w:p w14:paraId="3170CDAC" w14:textId="77777777" w:rsidR="00286C99" w:rsidRDefault="00286C99">
            <w:pPr>
              <w:pStyle w:val="Tabelle"/>
            </w:pPr>
          </w:p>
        </w:tc>
        <w:tc>
          <w:tcPr>
            <w:tcW w:w="2630" w:type="dxa"/>
          </w:tcPr>
          <w:p w14:paraId="4F8F0026" w14:textId="77777777" w:rsidR="00286C99" w:rsidRDefault="00286C99">
            <w:pPr>
              <w:pStyle w:val="Tabelle"/>
            </w:pPr>
          </w:p>
        </w:tc>
        <w:tc>
          <w:tcPr>
            <w:tcW w:w="4667" w:type="dxa"/>
          </w:tcPr>
          <w:p w14:paraId="3C058247" w14:textId="77777777" w:rsidR="00286C99" w:rsidRDefault="00286C99">
            <w:pPr>
              <w:pStyle w:val="Tabelle"/>
            </w:pPr>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p w14:paraId="1AAFDC8A" w14:textId="77777777" w:rsidR="00160864" w:rsidRPr="00160864" w:rsidRDefault="00160864" w:rsidP="00160864">
      <w:pPr>
        <w:rPr>
          <w:ins w:id="6" w:author="Gernot Starke" w:date="2012-01-14T11:18:00Z"/>
        </w:rPr>
      </w:pPr>
    </w:p>
    <w:bookmarkStart w:id="7" w:name="OLE_LINK17"/>
    <w:bookmarkStart w:id="8" w:name="OLE_LINK18"/>
    <w:p w14:paraId="6FF29640" w14:textId="77777777" w:rsidR="00F76E89" w:rsidRDefault="00BF38D2">
      <w:pPr>
        <w:pStyle w:val="Verzeichnis1"/>
        <w:tabs>
          <w:tab w:val="left" w:pos="440"/>
          <w:tab w:val="right" w:leader="dot" w:pos="9056"/>
        </w:tabs>
        <w:rPr>
          <w:rFonts w:eastAsiaTheme="minorEastAsia" w:cstheme="minorBidi"/>
          <w:b w:val="0"/>
          <w:caps w:val="0"/>
          <w:noProof/>
          <w:lang w:val="de-CH" w:eastAsia="de-CH"/>
        </w:rPr>
      </w:pPr>
      <w:r>
        <w:rPr>
          <w:b w:val="0"/>
          <w:sz w:val="28"/>
        </w:rPr>
        <w:fldChar w:fldCharType="begin"/>
      </w:r>
      <w:r>
        <w:rPr>
          <w:b w:val="0"/>
          <w:sz w:val="28"/>
        </w:rPr>
        <w:instrText xml:space="preserve"> TOC \o "1-2" </w:instrText>
      </w:r>
      <w:r>
        <w:rPr>
          <w:b w:val="0"/>
          <w:sz w:val="28"/>
        </w:rPr>
        <w:fldChar w:fldCharType="separate"/>
      </w:r>
      <w:r w:rsidR="00F76E89">
        <w:rPr>
          <w:noProof/>
        </w:rPr>
        <w:t>1.</w:t>
      </w:r>
      <w:r w:rsidR="00F76E89">
        <w:rPr>
          <w:rFonts w:eastAsiaTheme="minorEastAsia" w:cstheme="minorBidi"/>
          <w:b w:val="0"/>
          <w:caps w:val="0"/>
          <w:noProof/>
          <w:lang w:val="de-CH" w:eastAsia="de-CH"/>
        </w:rPr>
        <w:tab/>
      </w:r>
      <w:r w:rsidR="00F76E89">
        <w:rPr>
          <w:noProof/>
        </w:rPr>
        <w:t>Einführung und Ziele</w:t>
      </w:r>
      <w:r w:rsidR="00F76E89">
        <w:rPr>
          <w:noProof/>
        </w:rPr>
        <w:tab/>
      </w:r>
      <w:r w:rsidR="00F76E89">
        <w:rPr>
          <w:noProof/>
        </w:rPr>
        <w:fldChar w:fldCharType="begin"/>
      </w:r>
      <w:r w:rsidR="00F76E89">
        <w:rPr>
          <w:noProof/>
        </w:rPr>
        <w:instrText xml:space="preserve"> PAGEREF _Toc414449826 \h </w:instrText>
      </w:r>
      <w:r w:rsidR="00F76E89">
        <w:rPr>
          <w:noProof/>
        </w:rPr>
      </w:r>
      <w:r w:rsidR="00F76E89">
        <w:rPr>
          <w:noProof/>
        </w:rPr>
        <w:fldChar w:fldCharType="separate"/>
      </w:r>
      <w:r w:rsidR="00F76E89">
        <w:rPr>
          <w:noProof/>
        </w:rPr>
        <w:t>5</w:t>
      </w:r>
      <w:r w:rsidR="00F76E89">
        <w:rPr>
          <w:noProof/>
        </w:rPr>
        <w:fldChar w:fldCharType="end"/>
      </w:r>
    </w:p>
    <w:p w14:paraId="487B0711"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1.1</w:t>
      </w:r>
      <w:r>
        <w:rPr>
          <w:rFonts w:eastAsiaTheme="minorEastAsia" w:cstheme="minorBidi"/>
          <w:smallCaps w:val="0"/>
          <w:noProof/>
          <w:lang w:val="de-CH" w:eastAsia="de-CH"/>
        </w:rPr>
        <w:tab/>
      </w:r>
      <w:r>
        <w:rPr>
          <w:noProof/>
        </w:rPr>
        <w:t>Aufgabenstellung</w:t>
      </w:r>
      <w:r>
        <w:rPr>
          <w:noProof/>
        </w:rPr>
        <w:tab/>
      </w:r>
      <w:r>
        <w:rPr>
          <w:noProof/>
        </w:rPr>
        <w:fldChar w:fldCharType="begin"/>
      </w:r>
      <w:r>
        <w:rPr>
          <w:noProof/>
        </w:rPr>
        <w:instrText xml:space="preserve"> PAGEREF _Toc414449827 \h </w:instrText>
      </w:r>
      <w:r>
        <w:rPr>
          <w:noProof/>
        </w:rPr>
      </w:r>
      <w:r>
        <w:rPr>
          <w:noProof/>
        </w:rPr>
        <w:fldChar w:fldCharType="separate"/>
      </w:r>
      <w:r>
        <w:rPr>
          <w:noProof/>
        </w:rPr>
        <w:t>5</w:t>
      </w:r>
      <w:r>
        <w:rPr>
          <w:noProof/>
        </w:rPr>
        <w:fldChar w:fldCharType="end"/>
      </w:r>
    </w:p>
    <w:p w14:paraId="32CAEDB8"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1.2</w:t>
      </w:r>
      <w:r>
        <w:rPr>
          <w:rFonts w:eastAsiaTheme="minorEastAsia" w:cstheme="minorBidi"/>
          <w:smallCaps w:val="0"/>
          <w:noProof/>
          <w:lang w:val="de-CH" w:eastAsia="de-CH"/>
        </w:rPr>
        <w:tab/>
      </w:r>
      <w:r>
        <w:rPr>
          <w:noProof/>
        </w:rPr>
        <w:t>Qualitätsziele</w:t>
      </w:r>
      <w:r>
        <w:rPr>
          <w:noProof/>
        </w:rPr>
        <w:tab/>
      </w:r>
      <w:r>
        <w:rPr>
          <w:noProof/>
        </w:rPr>
        <w:fldChar w:fldCharType="begin"/>
      </w:r>
      <w:r>
        <w:rPr>
          <w:noProof/>
        </w:rPr>
        <w:instrText xml:space="preserve"> PAGEREF _Toc414449828 \h </w:instrText>
      </w:r>
      <w:r>
        <w:rPr>
          <w:noProof/>
        </w:rPr>
      </w:r>
      <w:r>
        <w:rPr>
          <w:noProof/>
        </w:rPr>
        <w:fldChar w:fldCharType="separate"/>
      </w:r>
      <w:r>
        <w:rPr>
          <w:noProof/>
        </w:rPr>
        <w:t>5</w:t>
      </w:r>
      <w:r>
        <w:rPr>
          <w:noProof/>
        </w:rPr>
        <w:fldChar w:fldCharType="end"/>
      </w:r>
    </w:p>
    <w:p w14:paraId="2E0E7DD1"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1.3</w:t>
      </w:r>
      <w:r>
        <w:rPr>
          <w:rFonts w:eastAsiaTheme="minorEastAsia" w:cstheme="minorBidi"/>
          <w:smallCaps w:val="0"/>
          <w:noProof/>
          <w:lang w:val="de-CH" w:eastAsia="de-CH"/>
        </w:rPr>
        <w:tab/>
      </w:r>
      <w:r>
        <w:rPr>
          <w:noProof/>
        </w:rPr>
        <w:t>Stakeholder</w:t>
      </w:r>
      <w:r>
        <w:rPr>
          <w:noProof/>
        </w:rPr>
        <w:tab/>
      </w:r>
      <w:r>
        <w:rPr>
          <w:noProof/>
        </w:rPr>
        <w:fldChar w:fldCharType="begin"/>
      </w:r>
      <w:r>
        <w:rPr>
          <w:noProof/>
        </w:rPr>
        <w:instrText xml:space="preserve"> PAGEREF _Toc414449829 \h </w:instrText>
      </w:r>
      <w:r>
        <w:rPr>
          <w:noProof/>
        </w:rPr>
      </w:r>
      <w:r>
        <w:rPr>
          <w:noProof/>
        </w:rPr>
        <w:fldChar w:fldCharType="separate"/>
      </w:r>
      <w:r>
        <w:rPr>
          <w:noProof/>
        </w:rPr>
        <w:t>5</w:t>
      </w:r>
      <w:r>
        <w:rPr>
          <w:noProof/>
        </w:rPr>
        <w:fldChar w:fldCharType="end"/>
      </w:r>
    </w:p>
    <w:p w14:paraId="7CFD89D2" w14:textId="77777777" w:rsidR="00F76E89" w:rsidRDefault="00F76E89">
      <w:pPr>
        <w:pStyle w:val="Verzeichnis1"/>
        <w:tabs>
          <w:tab w:val="left" w:pos="440"/>
          <w:tab w:val="right" w:leader="dot" w:pos="9056"/>
        </w:tabs>
        <w:rPr>
          <w:rFonts w:eastAsiaTheme="minorEastAsia" w:cstheme="minorBidi"/>
          <w:b w:val="0"/>
          <w:caps w:val="0"/>
          <w:noProof/>
          <w:lang w:val="de-CH" w:eastAsia="de-CH"/>
        </w:rPr>
      </w:pPr>
      <w:r>
        <w:rPr>
          <w:noProof/>
        </w:rPr>
        <w:t>2.</w:t>
      </w:r>
      <w:r>
        <w:rPr>
          <w:rFonts w:eastAsiaTheme="minorEastAsia" w:cstheme="minorBidi"/>
          <w:b w:val="0"/>
          <w:caps w:val="0"/>
          <w:noProof/>
          <w:lang w:val="de-CH" w:eastAsia="de-CH"/>
        </w:rPr>
        <w:tab/>
      </w:r>
      <w:r>
        <w:rPr>
          <w:noProof/>
        </w:rPr>
        <w:t>Randbedingungen</w:t>
      </w:r>
      <w:r>
        <w:rPr>
          <w:noProof/>
        </w:rPr>
        <w:tab/>
      </w:r>
      <w:r>
        <w:rPr>
          <w:noProof/>
        </w:rPr>
        <w:fldChar w:fldCharType="begin"/>
      </w:r>
      <w:r>
        <w:rPr>
          <w:noProof/>
        </w:rPr>
        <w:instrText xml:space="preserve"> PAGEREF _Toc414449830 \h </w:instrText>
      </w:r>
      <w:r>
        <w:rPr>
          <w:noProof/>
        </w:rPr>
      </w:r>
      <w:r>
        <w:rPr>
          <w:noProof/>
        </w:rPr>
        <w:fldChar w:fldCharType="separate"/>
      </w:r>
      <w:r>
        <w:rPr>
          <w:noProof/>
        </w:rPr>
        <w:t>5</w:t>
      </w:r>
      <w:r>
        <w:rPr>
          <w:noProof/>
        </w:rPr>
        <w:fldChar w:fldCharType="end"/>
      </w:r>
    </w:p>
    <w:p w14:paraId="259D47C2"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2.1</w:t>
      </w:r>
      <w:r>
        <w:rPr>
          <w:rFonts w:eastAsiaTheme="minorEastAsia" w:cstheme="minorBidi"/>
          <w:smallCaps w:val="0"/>
          <w:noProof/>
          <w:lang w:val="de-CH" w:eastAsia="de-CH"/>
        </w:rPr>
        <w:tab/>
      </w:r>
      <w:r>
        <w:rPr>
          <w:noProof/>
        </w:rPr>
        <w:t>Technische Randbedingungen</w:t>
      </w:r>
      <w:r>
        <w:rPr>
          <w:noProof/>
        </w:rPr>
        <w:tab/>
      </w:r>
      <w:r>
        <w:rPr>
          <w:noProof/>
        </w:rPr>
        <w:fldChar w:fldCharType="begin"/>
      </w:r>
      <w:r>
        <w:rPr>
          <w:noProof/>
        </w:rPr>
        <w:instrText xml:space="preserve"> PAGEREF _Toc414449831 \h </w:instrText>
      </w:r>
      <w:r>
        <w:rPr>
          <w:noProof/>
        </w:rPr>
      </w:r>
      <w:r>
        <w:rPr>
          <w:noProof/>
        </w:rPr>
        <w:fldChar w:fldCharType="separate"/>
      </w:r>
      <w:r>
        <w:rPr>
          <w:noProof/>
        </w:rPr>
        <w:t>5</w:t>
      </w:r>
      <w:r>
        <w:rPr>
          <w:noProof/>
        </w:rPr>
        <w:fldChar w:fldCharType="end"/>
      </w:r>
    </w:p>
    <w:p w14:paraId="1DD6AABB"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2.2</w:t>
      </w:r>
      <w:r>
        <w:rPr>
          <w:rFonts w:eastAsiaTheme="minorEastAsia" w:cstheme="minorBidi"/>
          <w:smallCaps w:val="0"/>
          <w:noProof/>
          <w:lang w:val="de-CH" w:eastAsia="de-CH"/>
        </w:rPr>
        <w:tab/>
      </w:r>
      <w:r>
        <w:rPr>
          <w:noProof/>
        </w:rPr>
        <w:t>Organisatorische Randbedingungen</w:t>
      </w:r>
      <w:r>
        <w:rPr>
          <w:noProof/>
        </w:rPr>
        <w:tab/>
      </w:r>
      <w:r>
        <w:rPr>
          <w:noProof/>
        </w:rPr>
        <w:fldChar w:fldCharType="begin"/>
      </w:r>
      <w:r>
        <w:rPr>
          <w:noProof/>
        </w:rPr>
        <w:instrText xml:space="preserve"> PAGEREF _Toc414449832 \h </w:instrText>
      </w:r>
      <w:r>
        <w:rPr>
          <w:noProof/>
        </w:rPr>
      </w:r>
      <w:r>
        <w:rPr>
          <w:noProof/>
        </w:rPr>
        <w:fldChar w:fldCharType="separate"/>
      </w:r>
      <w:r>
        <w:rPr>
          <w:noProof/>
        </w:rPr>
        <w:t>5</w:t>
      </w:r>
      <w:r>
        <w:rPr>
          <w:noProof/>
        </w:rPr>
        <w:fldChar w:fldCharType="end"/>
      </w:r>
    </w:p>
    <w:p w14:paraId="4F6085D3"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2.3</w:t>
      </w:r>
      <w:r>
        <w:rPr>
          <w:rFonts w:eastAsiaTheme="minorEastAsia" w:cstheme="minorBidi"/>
          <w:smallCaps w:val="0"/>
          <w:noProof/>
          <w:lang w:val="de-CH" w:eastAsia="de-CH"/>
        </w:rPr>
        <w:tab/>
      </w:r>
      <w:r>
        <w:rPr>
          <w:noProof/>
        </w:rPr>
        <w:t>Konventionen</w:t>
      </w:r>
      <w:r>
        <w:rPr>
          <w:noProof/>
        </w:rPr>
        <w:tab/>
      </w:r>
      <w:r>
        <w:rPr>
          <w:noProof/>
        </w:rPr>
        <w:fldChar w:fldCharType="begin"/>
      </w:r>
      <w:r>
        <w:rPr>
          <w:noProof/>
        </w:rPr>
        <w:instrText xml:space="preserve"> PAGEREF _Toc414449833 \h </w:instrText>
      </w:r>
      <w:r>
        <w:rPr>
          <w:noProof/>
        </w:rPr>
      </w:r>
      <w:r>
        <w:rPr>
          <w:noProof/>
        </w:rPr>
        <w:fldChar w:fldCharType="separate"/>
      </w:r>
      <w:r>
        <w:rPr>
          <w:noProof/>
        </w:rPr>
        <w:t>6</w:t>
      </w:r>
      <w:r>
        <w:rPr>
          <w:noProof/>
        </w:rPr>
        <w:fldChar w:fldCharType="end"/>
      </w:r>
    </w:p>
    <w:p w14:paraId="44FACAD7" w14:textId="77777777" w:rsidR="00F76E89" w:rsidRDefault="00F76E89">
      <w:pPr>
        <w:pStyle w:val="Verzeichnis1"/>
        <w:tabs>
          <w:tab w:val="left" w:pos="440"/>
          <w:tab w:val="right" w:leader="dot" w:pos="9056"/>
        </w:tabs>
        <w:rPr>
          <w:rFonts w:eastAsiaTheme="minorEastAsia" w:cstheme="minorBidi"/>
          <w:b w:val="0"/>
          <w:caps w:val="0"/>
          <w:noProof/>
          <w:lang w:val="de-CH" w:eastAsia="de-CH"/>
        </w:rPr>
      </w:pPr>
      <w:r>
        <w:rPr>
          <w:noProof/>
        </w:rPr>
        <w:t>3.</w:t>
      </w:r>
      <w:r>
        <w:rPr>
          <w:rFonts w:eastAsiaTheme="minorEastAsia" w:cstheme="minorBidi"/>
          <w:b w:val="0"/>
          <w:caps w:val="0"/>
          <w:noProof/>
          <w:lang w:val="de-CH" w:eastAsia="de-CH"/>
        </w:rPr>
        <w:tab/>
      </w:r>
      <w:r>
        <w:rPr>
          <w:noProof/>
        </w:rPr>
        <w:t>Kontextabgrenzung</w:t>
      </w:r>
      <w:r>
        <w:rPr>
          <w:noProof/>
        </w:rPr>
        <w:tab/>
      </w:r>
      <w:r>
        <w:rPr>
          <w:noProof/>
        </w:rPr>
        <w:fldChar w:fldCharType="begin"/>
      </w:r>
      <w:r>
        <w:rPr>
          <w:noProof/>
        </w:rPr>
        <w:instrText xml:space="preserve"> PAGEREF _Toc414449834 \h </w:instrText>
      </w:r>
      <w:r>
        <w:rPr>
          <w:noProof/>
        </w:rPr>
      </w:r>
      <w:r>
        <w:rPr>
          <w:noProof/>
        </w:rPr>
        <w:fldChar w:fldCharType="separate"/>
      </w:r>
      <w:r>
        <w:rPr>
          <w:noProof/>
        </w:rPr>
        <w:t>6</w:t>
      </w:r>
      <w:r>
        <w:rPr>
          <w:noProof/>
        </w:rPr>
        <w:fldChar w:fldCharType="end"/>
      </w:r>
    </w:p>
    <w:p w14:paraId="6444761E"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3.1</w:t>
      </w:r>
      <w:r>
        <w:rPr>
          <w:rFonts w:eastAsiaTheme="minorEastAsia" w:cstheme="minorBidi"/>
          <w:smallCaps w:val="0"/>
          <w:noProof/>
          <w:lang w:val="de-CH" w:eastAsia="de-CH"/>
        </w:rPr>
        <w:tab/>
      </w:r>
      <w:r>
        <w:rPr>
          <w:noProof/>
        </w:rPr>
        <w:t>Fachlicher Kontext</w:t>
      </w:r>
      <w:r>
        <w:rPr>
          <w:noProof/>
        </w:rPr>
        <w:tab/>
      </w:r>
      <w:r>
        <w:rPr>
          <w:noProof/>
        </w:rPr>
        <w:fldChar w:fldCharType="begin"/>
      </w:r>
      <w:r>
        <w:rPr>
          <w:noProof/>
        </w:rPr>
        <w:instrText xml:space="preserve"> PAGEREF _Toc414449835 \h </w:instrText>
      </w:r>
      <w:r>
        <w:rPr>
          <w:noProof/>
        </w:rPr>
      </w:r>
      <w:r>
        <w:rPr>
          <w:noProof/>
        </w:rPr>
        <w:fldChar w:fldCharType="separate"/>
      </w:r>
      <w:r>
        <w:rPr>
          <w:noProof/>
        </w:rPr>
        <w:t>6</w:t>
      </w:r>
      <w:r>
        <w:rPr>
          <w:noProof/>
        </w:rPr>
        <w:fldChar w:fldCharType="end"/>
      </w:r>
    </w:p>
    <w:p w14:paraId="317438D6"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3.2</w:t>
      </w:r>
      <w:r>
        <w:rPr>
          <w:rFonts w:eastAsiaTheme="minorEastAsia" w:cstheme="minorBidi"/>
          <w:smallCaps w:val="0"/>
          <w:noProof/>
          <w:lang w:val="de-CH" w:eastAsia="de-CH"/>
        </w:rPr>
        <w:tab/>
      </w:r>
      <w:r>
        <w:rPr>
          <w:noProof/>
        </w:rPr>
        <w:t>Technischer- oder Verteilungskontext</w:t>
      </w:r>
      <w:r>
        <w:rPr>
          <w:noProof/>
        </w:rPr>
        <w:tab/>
      </w:r>
      <w:r>
        <w:rPr>
          <w:noProof/>
        </w:rPr>
        <w:fldChar w:fldCharType="begin"/>
      </w:r>
      <w:r>
        <w:rPr>
          <w:noProof/>
        </w:rPr>
        <w:instrText xml:space="preserve"> PAGEREF _Toc414449836 \h </w:instrText>
      </w:r>
      <w:r>
        <w:rPr>
          <w:noProof/>
        </w:rPr>
      </w:r>
      <w:r>
        <w:rPr>
          <w:noProof/>
        </w:rPr>
        <w:fldChar w:fldCharType="separate"/>
      </w:r>
      <w:r>
        <w:rPr>
          <w:noProof/>
        </w:rPr>
        <w:t>6</w:t>
      </w:r>
      <w:r>
        <w:rPr>
          <w:noProof/>
        </w:rPr>
        <w:fldChar w:fldCharType="end"/>
      </w:r>
    </w:p>
    <w:p w14:paraId="52B53EB6"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sidRPr="0013271F">
        <w:rPr>
          <w:noProof/>
          <w:lang w:val="en-US"/>
        </w:rPr>
        <w:t>3.3</w:t>
      </w:r>
      <w:r>
        <w:rPr>
          <w:rFonts w:eastAsiaTheme="minorEastAsia" w:cstheme="minorBidi"/>
          <w:smallCaps w:val="0"/>
          <w:noProof/>
          <w:lang w:val="de-CH" w:eastAsia="de-CH"/>
        </w:rPr>
        <w:tab/>
      </w:r>
      <w:r w:rsidRPr="0013271F">
        <w:rPr>
          <w:noProof/>
          <w:lang w:val="en-US"/>
        </w:rPr>
        <w:t>Externe Schnittstellen</w:t>
      </w:r>
      <w:r>
        <w:rPr>
          <w:noProof/>
        </w:rPr>
        <w:tab/>
      </w:r>
      <w:r>
        <w:rPr>
          <w:noProof/>
        </w:rPr>
        <w:fldChar w:fldCharType="begin"/>
      </w:r>
      <w:r>
        <w:rPr>
          <w:noProof/>
        </w:rPr>
        <w:instrText xml:space="preserve"> PAGEREF _Toc414449837 \h </w:instrText>
      </w:r>
      <w:r>
        <w:rPr>
          <w:noProof/>
        </w:rPr>
      </w:r>
      <w:r>
        <w:rPr>
          <w:noProof/>
        </w:rPr>
        <w:fldChar w:fldCharType="separate"/>
      </w:r>
      <w:r>
        <w:rPr>
          <w:noProof/>
        </w:rPr>
        <w:t>6</w:t>
      </w:r>
      <w:r>
        <w:rPr>
          <w:noProof/>
        </w:rPr>
        <w:fldChar w:fldCharType="end"/>
      </w:r>
    </w:p>
    <w:p w14:paraId="0E33A536" w14:textId="77777777" w:rsidR="00F76E89" w:rsidRDefault="00F76E89">
      <w:pPr>
        <w:pStyle w:val="Verzeichnis1"/>
        <w:tabs>
          <w:tab w:val="left" w:pos="440"/>
          <w:tab w:val="right" w:leader="dot" w:pos="9056"/>
        </w:tabs>
        <w:rPr>
          <w:rFonts w:eastAsiaTheme="minorEastAsia" w:cstheme="minorBidi"/>
          <w:b w:val="0"/>
          <w:caps w:val="0"/>
          <w:noProof/>
          <w:lang w:val="de-CH" w:eastAsia="de-CH"/>
        </w:rPr>
      </w:pPr>
      <w:r>
        <w:rPr>
          <w:noProof/>
        </w:rPr>
        <w:t>4.</w:t>
      </w:r>
      <w:r>
        <w:rPr>
          <w:rFonts w:eastAsiaTheme="minorEastAsia" w:cstheme="minorBidi"/>
          <w:b w:val="0"/>
          <w:caps w:val="0"/>
          <w:noProof/>
          <w:lang w:val="de-CH" w:eastAsia="de-CH"/>
        </w:rPr>
        <w:tab/>
      </w:r>
      <w:r>
        <w:rPr>
          <w:noProof/>
        </w:rPr>
        <w:t>Lösungsstrategie</w:t>
      </w:r>
      <w:r>
        <w:rPr>
          <w:noProof/>
        </w:rPr>
        <w:tab/>
      </w:r>
      <w:r>
        <w:rPr>
          <w:noProof/>
        </w:rPr>
        <w:fldChar w:fldCharType="begin"/>
      </w:r>
      <w:r>
        <w:rPr>
          <w:noProof/>
        </w:rPr>
        <w:instrText xml:space="preserve"> PAGEREF _Toc414449838 \h </w:instrText>
      </w:r>
      <w:r>
        <w:rPr>
          <w:noProof/>
        </w:rPr>
      </w:r>
      <w:r>
        <w:rPr>
          <w:noProof/>
        </w:rPr>
        <w:fldChar w:fldCharType="separate"/>
      </w:r>
      <w:r>
        <w:rPr>
          <w:noProof/>
        </w:rPr>
        <w:t>8</w:t>
      </w:r>
      <w:r>
        <w:rPr>
          <w:noProof/>
        </w:rPr>
        <w:fldChar w:fldCharType="end"/>
      </w:r>
    </w:p>
    <w:p w14:paraId="6E55BAF7" w14:textId="77777777" w:rsidR="00F76E89" w:rsidRDefault="00F76E89">
      <w:pPr>
        <w:pStyle w:val="Verzeichnis1"/>
        <w:tabs>
          <w:tab w:val="left" w:pos="440"/>
          <w:tab w:val="right" w:leader="dot" w:pos="9056"/>
        </w:tabs>
        <w:rPr>
          <w:rFonts w:eastAsiaTheme="minorEastAsia" w:cstheme="minorBidi"/>
          <w:b w:val="0"/>
          <w:caps w:val="0"/>
          <w:noProof/>
          <w:lang w:val="de-CH" w:eastAsia="de-CH"/>
        </w:rPr>
      </w:pPr>
      <w:r>
        <w:rPr>
          <w:noProof/>
        </w:rPr>
        <w:t>5.</w:t>
      </w:r>
      <w:r>
        <w:rPr>
          <w:rFonts w:eastAsiaTheme="minorEastAsia" w:cstheme="minorBidi"/>
          <w:b w:val="0"/>
          <w:caps w:val="0"/>
          <w:noProof/>
          <w:lang w:val="de-CH" w:eastAsia="de-CH"/>
        </w:rPr>
        <w:tab/>
      </w:r>
      <w:r>
        <w:rPr>
          <w:noProof/>
        </w:rPr>
        <w:t>Bausteinsicht</w:t>
      </w:r>
      <w:r>
        <w:rPr>
          <w:noProof/>
        </w:rPr>
        <w:tab/>
      </w:r>
      <w:r>
        <w:rPr>
          <w:noProof/>
        </w:rPr>
        <w:fldChar w:fldCharType="begin"/>
      </w:r>
      <w:r>
        <w:rPr>
          <w:noProof/>
        </w:rPr>
        <w:instrText xml:space="preserve"> PAGEREF _Toc414449839 \h </w:instrText>
      </w:r>
      <w:r>
        <w:rPr>
          <w:noProof/>
        </w:rPr>
      </w:r>
      <w:r>
        <w:rPr>
          <w:noProof/>
        </w:rPr>
        <w:fldChar w:fldCharType="separate"/>
      </w:r>
      <w:r>
        <w:rPr>
          <w:noProof/>
        </w:rPr>
        <w:t>8</w:t>
      </w:r>
      <w:r>
        <w:rPr>
          <w:noProof/>
        </w:rPr>
        <w:fldChar w:fldCharType="end"/>
      </w:r>
    </w:p>
    <w:p w14:paraId="69F29854"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5.1</w:t>
      </w:r>
      <w:r>
        <w:rPr>
          <w:rFonts w:eastAsiaTheme="minorEastAsia" w:cstheme="minorBidi"/>
          <w:smallCaps w:val="0"/>
          <w:noProof/>
          <w:lang w:val="de-CH" w:eastAsia="de-CH"/>
        </w:rPr>
        <w:tab/>
      </w:r>
      <w:r>
        <w:rPr>
          <w:noProof/>
        </w:rPr>
        <w:t>Ebene 1</w:t>
      </w:r>
      <w:r>
        <w:rPr>
          <w:noProof/>
        </w:rPr>
        <w:tab/>
      </w:r>
      <w:r>
        <w:rPr>
          <w:noProof/>
        </w:rPr>
        <w:fldChar w:fldCharType="begin"/>
      </w:r>
      <w:r>
        <w:rPr>
          <w:noProof/>
        </w:rPr>
        <w:instrText xml:space="preserve"> PAGEREF _Toc414449840 \h </w:instrText>
      </w:r>
      <w:r>
        <w:rPr>
          <w:noProof/>
        </w:rPr>
      </w:r>
      <w:r>
        <w:rPr>
          <w:noProof/>
        </w:rPr>
        <w:fldChar w:fldCharType="separate"/>
      </w:r>
      <w:r>
        <w:rPr>
          <w:noProof/>
        </w:rPr>
        <w:t>8</w:t>
      </w:r>
      <w:r>
        <w:rPr>
          <w:noProof/>
        </w:rPr>
        <w:fldChar w:fldCharType="end"/>
      </w:r>
    </w:p>
    <w:p w14:paraId="1ACABF6F"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5.2</w:t>
      </w:r>
      <w:r>
        <w:rPr>
          <w:rFonts w:eastAsiaTheme="minorEastAsia" w:cstheme="minorBidi"/>
          <w:smallCaps w:val="0"/>
          <w:noProof/>
          <w:lang w:val="de-CH" w:eastAsia="de-CH"/>
        </w:rPr>
        <w:tab/>
      </w:r>
      <w:r>
        <w:rPr>
          <w:noProof/>
        </w:rPr>
        <w:t>Ebene 2</w:t>
      </w:r>
      <w:r>
        <w:rPr>
          <w:noProof/>
        </w:rPr>
        <w:tab/>
      </w:r>
      <w:r>
        <w:rPr>
          <w:noProof/>
        </w:rPr>
        <w:fldChar w:fldCharType="begin"/>
      </w:r>
      <w:r>
        <w:rPr>
          <w:noProof/>
        </w:rPr>
        <w:instrText xml:space="preserve"> PAGEREF _Toc414449841 \h </w:instrText>
      </w:r>
      <w:r>
        <w:rPr>
          <w:noProof/>
        </w:rPr>
      </w:r>
      <w:r>
        <w:rPr>
          <w:noProof/>
        </w:rPr>
        <w:fldChar w:fldCharType="separate"/>
      </w:r>
      <w:r>
        <w:rPr>
          <w:noProof/>
        </w:rPr>
        <w:t>9</w:t>
      </w:r>
      <w:r>
        <w:rPr>
          <w:noProof/>
        </w:rPr>
        <w:fldChar w:fldCharType="end"/>
      </w:r>
    </w:p>
    <w:p w14:paraId="6F1ED4E5"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5.3</w:t>
      </w:r>
      <w:r>
        <w:rPr>
          <w:rFonts w:eastAsiaTheme="minorEastAsia" w:cstheme="minorBidi"/>
          <w:smallCaps w:val="0"/>
          <w:noProof/>
          <w:lang w:val="de-CH" w:eastAsia="de-CH"/>
        </w:rPr>
        <w:tab/>
      </w:r>
      <w:r>
        <w:rPr>
          <w:noProof/>
        </w:rPr>
        <w:t>Ebene 3</w:t>
      </w:r>
      <w:r>
        <w:rPr>
          <w:noProof/>
        </w:rPr>
        <w:tab/>
      </w:r>
      <w:r>
        <w:rPr>
          <w:noProof/>
        </w:rPr>
        <w:fldChar w:fldCharType="begin"/>
      </w:r>
      <w:r>
        <w:rPr>
          <w:noProof/>
        </w:rPr>
        <w:instrText xml:space="preserve"> PAGEREF _Toc414449842 \h </w:instrText>
      </w:r>
      <w:r>
        <w:rPr>
          <w:noProof/>
        </w:rPr>
      </w:r>
      <w:r>
        <w:rPr>
          <w:noProof/>
        </w:rPr>
        <w:fldChar w:fldCharType="separate"/>
      </w:r>
      <w:r>
        <w:rPr>
          <w:noProof/>
        </w:rPr>
        <w:t>12</w:t>
      </w:r>
      <w:r>
        <w:rPr>
          <w:noProof/>
        </w:rPr>
        <w:fldChar w:fldCharType="end"/>
      </w:r>
    </w:p>
    <w:p w14:paraId="0CDA51A7" w14:textId="77777777" w:rsidR="00F76E89" w:rsidRDefault="00F76E89">
      <w:pPr>
        <w:pStyle w:val="Verzeichnis1"/>
        <w:tabs>
          <w:tab w:val="left" w:pos="440"/>
          <w:tab w:val="right" w:leader="dot" w:pos="9056"/>
        </w:tabs>
        <w:rPr>
          <w:rFonts w:eastAsiaTheme="minorEastAsia" w:cstheme="minorBidi"/>
          <w:b w:val="0"/>
          <w:caps w:val="0"/>
          <w:noProof/>
          <w:lang w:val="de-CH" w:eastAsia="de-CH"/>
        </w:rPr>
      </w:pPr>
      <w:r>
        <w:rPr>
          <w:noProof/>
        </w:rPr>
        <w:t>6.</w:t>
      </w:r>
      <w:r>
        <w:rPr>
          <w:rFonts w:eastAsiaTheme="minorEastAsia" w:cstheme="minorBidi"/>
          <w:b w:val="0"/>
          <w:caps w:val="0"/>
          <w:noProof/>
          <w:lang w:val="de-CH" w:eastAsia="de-CH"/>
        </w:rPr>
        <w:tab/>
      </w:r>
      <w:r>
        <w:rPr>
          <w:noProof/>
        </w:rPr>
        <w:t>Laufzeitsicht</w:t>
      </w:r>
      <w:r>
        <w:rPr>
          <w:noProof/>
        </w:rPr>
        <w:tab/>
      </w:r>
      <w:r>
        <w:rPr>
          <w:noProof/>
        </w:rPr>
        <w:fldChar w:fldCharType="begin"/>
      </w:r>
      <w:r>
        <w:rPr>
          <w:noProof/>
        </w:rPr>
        <w:instrText xml:space="preserve"> PAGEREF _Toc414449843 \h </w:instrText>
      </w:r>
      <w:r>
        <w:rPr>
          <w:noProof/>
        </w:rPr>
      </w:r>
      <w:r>
        <w:rPr>
          <w:noProof/>
        </w:rPr>
        <w:fldChar w:fldCharType="separate"/>
      </w:r>
      <w:r>
        <w:rPr>
          <w:noProof/>
        </w:rPr>
        <w:t>12</w:t>
      </w:r>
      <w:r>
        <w:rPr>
          <w:noProof/>
        </w:rPr>
        <w:fldChar w:fldCharType="end"/>
      </w:r>
    </w:p>
    <w:p w14:paraId="2E7B1BE8"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6.1</w:t>
      </w:r>
      <w:r>
        <w:rPr>
          <w:rFonts w:eastAsiaTheme="minorEastAsia" w:cstheme="minorBidi"/>
          <w:smallCaps w:val="0"/>
          <w:noProof/>
          <w:lang w:val="de-CH" w:eastAsia="de-CH"/>
        </w:rPr>
        <w:tab/>
      </w:r>
      <w:r>
        <w:rPr>
          <w:noProof/>
        </w:rPr>
        <w:t>Laufzeitszenario 1</w:t>
      </w:r>
      <w:r>
        <w:rPr>
          <w:noProof/>
        </w:rPr>
        <w:tab/>
      </w:r>
      <w:r>
        <w:rPr>
          <w:noProof/>
        </w:rPr>
        <w:fldChar w:fldCharType="begin"/>
      </w:r>
      <w:r>
        <w:rPr>
          <w:noProof/>
        </w:rPr>
        <w:instrText xml:space="preserve"> PAGEREF _Toc414449844 \h </w:instrText>
      </w:r>
      <w:r>
        <w:rPr>
          <w:noProof/>
        </w:rPr>
      </w:r>
      <w:r>
        <w:rPr>
          <w:noProof/>
        </w:rPr>
        <w:fldChar w:fldCharType="separate"/>
      </w:r>
      <w:r>
        <w:rPr>
          <w:noProof/>
        </w:rPr>
        <w:t>12</w:t>
      </w:r>
      <w:r>
        <w:rPr>
          <w:noProof/>
        </w:rPr>
        <w:fldChar w:fldCharType="end"/>
      </w:r>
    </w:p>
    <w:p w14:paraId="43EA5B83"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6.2</w:t>
      </w:r>
      <w:r>
        <w:rPr>
          <w:rFonts w:eastAsiaTheme="minorEastAsia" w:cstheme="minorBidi"/>
          <w:smallCaps w:val="0"/>
          <w:noProof/>
          <w:lang w:val="de-CH" w:eastAsia="de-CH"/>
        </w:rPr>
        <w:tab/>
      </w:r>
      <w:r>
        <w:rPr>
          <w:noProof/>
        </w:rPr>
        <w:t>Laufzeitszenario 2</w:t>
      </w:r>
      <w:r>
        <w:rPr>
          <w:noProof/>
        </w:rPr>
        <w:tab/>
      </w:r>
      <w:r>
        <w:rPr>
          <w:noProof/>
        </w:rPr>
        <w:fldChar w:fldCharType="begin"/>
      </w:r>
      <w:r>
        <w:rPr>
          <w:noProof/>
        </w:rPr>
        <w:instrText xml:space="preserve"> PAGEREF _Toc414449845 \h </w:instrText>
      </w:r>
      <w:r>
        <w:rPr>
          <w:noProof/>
        </w:rPr>
      </w:r>
      <w:r>
        <w:rPr>
          <w:noProof/>
        </w:rPr>
        <w:fldChar w:fldCharType="separate"/>
      </w:r>
      <w:r>
        <w:rPr>
          <w:noProof/>
        </w:rPr>
        <w:t>12</w:t>
      </w:r>
      <w:r>
        <w:rPr>
          <w:noProof/>
        </w:rPr>
        <w:fldChar w:fldCharType="end"/>
      </w:r>
    </w:p>
    <w:p w14:paraId="10C58E54"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6.3</w:t>
      </w:r>
      <w:r>
        <w:rPr>
          <w:rFonts w:eastAsiaTheme="minorEastAsia" w:cstheme="minorBidi"/>
          <w:smallCaps w:val="0"/>
          <w:noProof/>
          <w:lang w:val="de-CH" w:eastAsia="de-CH"/>
        </w:rPr>
        <w:tab/>
      </w:r>
      <w:r>
        <w:rPr>
          <w:noProof/>
        </w:rPr>
        <w:t>...</w:t>
      </w:r>
      <w:r>
        <w:rPr>
          <w:noProof/>
        </w:rPr>
        <w:tab/>
      </w:r>
      <w:r>
        <w:rPr>
          <w:noProof/>
        </w:rPr>
        <w:fldChar w:fldCharType="begin"/>
      </w:r>
      <w:r>
        <w:rPr>
          <w:noProof/>
        </w:rPr>
        <w:instrText xml:space="preserve"> PAGEREF _Toc414449846 \h </w:instrText>
      </w:r>
      <w:r>
        <w:rPr>
          <w:noProof/>
        </w:rPr>
      </w:r>
      <w:r>
        <w:rPr>
          <w:noProof/>
        </w:rPr>
        <w:fldChar w:fldCharType="separate"/>
      </w:r>
      <w:r>
        <w:rPr>
          <w:noProof/>
        </w:rPr>
        <w:t>13</w:t>
      </w:r>
      <w:r>
        <w:rPr>
          <w:noProof/>
        </w:rPr>
        <w:fldChar w:fldCharType="end"/>
      </w:r>
    </w:p>
    <w:p w14:paraId="05F1E8E9"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6.4</w:t>
      </w:r>
      <w:r>
        <w:rPr>
          <w:rFonts w:eastAsiaTheme="minorEastAsia" w:cstheme="minorBidi"/>
          <w:smallCaps w:val="0"/>
          <w:noProof/>
          <w:lang w:val="de-CH" w:eastAsia="de-CH"/>
        </w:rPr>
        <w:tab/>
      </w:r>
      <w:r>
        <w:rPr>
          <w:noProof/>
        </w:rPr>
        <w:t>Laufzeitszenario n</w:t>
      </w:r>
      <w:r>
        <w:rPr>
          <w:noProof/>
        </w:rPr>
        <w:tab/>
      </w:r>
      <w:r>
        <w:rPr>
          <w:noProof/>
        </w:rPr>
        <w:fldChar w:fldCharType="begin"/>
      </w:r>
      <w:r>
        <w:rPr>
          <w:noProof/>
        </w:rPr>
        <w:instrText xml:space="preserve"> PAGEREF _Toc414449847 \h </w:instrText>
      </w:r>
      <w:r>
        <w:rPr>
          <w:noProof/>
        </w:rPr>
      </w:r>
      <w:r>
        <w:rPr>
          <w:noProof/>
        </w:rPr>
        <w:fldChar w:fldCharType="separate"/>
      </w:r>
      <w:r>
        <w:rPr>
          <w:noProof/>
        </w:rPr>
        <w:t>13</w:t>
      </w:r>
      <w:r>
        <w:rPr>
          <w:noProof/>
        </w:rPr>
        <w:fldChar w:fldCharType="end"/>
      </w:r>
    </w:p>
    <w:p w14:paraId="2C80F58F" w14:textId="77777777" w:rsidR="00F76E89" w:rsidRDefault="00F76E89">
      <w:pPr>
        <w:pStyle w:val="Verzeichnis1"/>
        <w:tabs>
          <w:tab w:val="left" w:pos="440"/>
          <w:tab w:val="right" w:leader="dot" w:pos="9056"/>
        </w:tabs>
        <w:rPr>
          <w:rFonts w:eastAsiaTheme="minorEastAsia" w:cstheme="minorBidi"/>
          <w:b w:val="0"/>
          <w:caps w:val="0"/>
          <w:noProof/>
          <w:lang w:val="de-CH" w:eastAsia="de-CH"/>
        </w:rPr>
      </w:pPr>
      <w:r>
        <w:rPr>
          <w:noProof/>
        </w:rPr>
        <w:t>7.</w:t>
      </w:r>
      <w:r>
        <w:rPr>
          <w:rFonts w:eastAsiaTheme="minorEastAsia" w:cstheme="minorBidi"/>
          <w:b w:val="0"/>
          <w:caps w:val="0"/>
          <w:noProof/>
          <w:lang w:val="de-CH" w:eastAsia="de-CH"/>
        </w:rPr>
        <w:tab/>
      </w:r>
      <w:r>
        <w:rPr>
          <w:noProof/>
        </w:rPr>
        <w:t>Verteilungssicht</w:t>
      </w:r>
      <w:r>
        <w:rPr>
          <w:noProof/>
        </w:rPr>
        <w:tab/>
      </w:r>
      <w:r>
        <w:rPr>
          <w:noProof/>
        </w:rPr>
        <w:fldChar w:fldCharType="begin"/>
      </w:r>
      <w:r>
        <w:rPr>
          <w:noProof/>
        </w:rPr>
        <w:instrText xml:space="preserve"> PAGEREF _Toc414449848 \h </w:instrText>
      </w:r>
      <w:r>
        <w:rPr>
          <w:noProof/>
        </w:rPr>
      </w:r>
      <w:r>
        <w:rPr>
          <w:noProof/>
        </w:rPr>
        <w:fldChar w:fldCharType="separate"/>
      </w:r>
      <w:r>
        <w:rPr>
          <w:noProof/>
        </w:rPr>
        <w:t>13</w:t>
      </w:r>
      <w:r>
        <w:rPr>
          <w:noProof/>
        </w:rPr>
        <w:fldChar w:fldCharType="end"/>
      </w:r>
    </w:p>
    <w:p w14:paraId="6A592A4A"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7.1</w:t>
      </w:r>
      <w:r>
        <w:rPr>
          <w:rFonts w:eastAsiaTheme="minorEastAsia" w:cstheme="minorBidi"/>
          <w:smallCaps w:val="0"/>
          <w:noProof/>
          <w:lang w:val="de-CH" w:eastAsia="de-CH"/>
        </w:rPr>
        <w:tab/>
      </w:r>
      <w:r>
        <w:rPr>
          <w:noProof/>
        </w:rPr>
        <w:t>Infrastruktur Ebene 1</w:t>
      </w:r>
      <w:r>
        <w:rPr>
          <w:noProof/>
        </w:rPr>
        <w:tab/>
      </w:r>
      <w:r>
        <w:rPr>
          <w:noProof/>
        </w:rPr>
        <w:fldChar w:fldCharType="begin"/>
      </w:r>
      <w:r>
        <w:rPr>
          <w:noProof/>
        </w:rPr>
        <w:instrText xml:space="preserve"> PAGEREF _Toc414449849 \h </w:instrText>
      </w:r>
      <w:r>
        <w:rPr>
          <w:noProof/>
        </w:rPr>
      </w:r>
      <w:r>
        <w:rPr>
          <w:noProof/>
        </w:rPr>
        <w:fldChar w:fldCharType="separate"/>
      </w:r>
      <w:r>
        <w:rPr>
          <w:noProof/>
        </w:rPr>
        <w:t>13</w:t>
      </w:r>
      <w:r>
        <w:rPr>
          <w:noProof/>
        </w:rPr>
        <w:fldChar w:fldCharType="end"/>
      </w:r>
    </w:p>
    <w:p w14:paraId="79B853B0"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7.2</w:t>
      </w:r>
      <w:r>
        <w:rPr>
          <w:rFonts w:eastAsiaTheme="minorEastAsia" w:cstheme="minorBidi"/>
          <w:smallCaps w:val="0"/>
          <w:noProof/>
          <w:lang w:val="de-CH" w:eastAsia="de-CH"/>
        </w:rPr>
        <w:tab/>
      </w:r>
      <w:r>
        <w:rPr>
          <w:noProof/>
        </w:rPr>
        <w:t>Infrastruktur Ebene 2</w:t>
      </w:r>
      <w:r>
        <w:rPr>
          <w:noProof/>
        </w:rPr>
        <w:tab/>
      </w:r>
      <w:r>
        <w:rPr>
          <w:noProof/>
        </w:rPr>
        <w:fldChar w:fldCharType="begin"/>
      </w:r>
      <w:r>
        <w:rPr>
          <w:noProof/>
        </w:rPr>
        <w:instrText xml:space="preserve"> PAGEREF _Toc414449850 \h </w:instrText>
      </w:r>
      <w:r>
        <w:rPr>
          <w:noProof/>
        </w:rPr>
      </w:r>
      <w:r>
        <w:rPr>
          <w:noProof/>
        </w:rPr>
        <w:fldChar w:fldCharType="separate"/>
      </w:r>
      <w:r>
        <w:rPr>
          <w:noProof/>
        </w:rPr>
        <w:t>13</w:t>
      </w:r>
      <w:r>
        <w:rPr>
          <w:noProof/>
        </w:rPr>
        <w:fldChar w:fldCharType="end"/>
      </w:r>
    </w:p>
    <w:p w14:paraId="2F6F7BFA" w14:textId="77777777" w:rsidR="00F76E89" w:rsidRDefault="00F76E89">
      <w:pPr>
        <w:pStyle w:val="Verzeichnis1"/>
        <w:tabs>
          <w:tab w:val="right" w:leader="dot" w:pos="9056"/>
        </w:tabs>
        <w:rPr>
          <w:rFonts w:eastAsiaTheme="minorEastAsia" w:cstheme="minorBidi"/>
          <w:b w:val="0"/>
          <w:caps w:val="0"/>
          <w:noProof/>
          <w:lang w:val="de-CH" w:eastAsia="de-CH"/>
        </w:rPr>
      </w:pPr>
      <w:r>
        <w:rPr>
          <w:noProof/>
        </w:rPr>
        <w:t>8.</w:t>
      </w:r>
      <w:r>
        <w:rPr>
          <w:noProof/>
        </w:rPr>
        <w:tab/>
      </w:r>
      <w:r>
        <w:rPr>
          <w:noProof/>
        </w:rPr>
        <w:fldChar w:fldCharType="begin"/>
      </w:r>
      <w:r>
        <w:rPr>
          <w:noProof/>
        </w:rPr>
        <w:instrText xml:space="preserve"> PAGEREF _Toc414449851 \h </w:instrText>
      </w:r>
      <w:r>
        <w:rPr>
          <w:noProof/>
        </w:rPr>
      </w:r>
      <w:r>
        <w:rPr>
          <w:noProof/>
        </w:rPr>
        <w:fldChar w:fldCharType="separate"/>
      </w:r>
      <w:r>
        <w:rPr>
          <w:noProof/>
        </w:rPr>
        <w:t>13</w:t>
      </w:r>
      <w:r>
        <w:rPr>
          <w:noProof/>
        </w:rPr>
        <w:fldChar w:fldCharType="end"/>
      </w:r>
    </w:p>
    <w:p w14:paraId="62F3F52B" w14:textId="77777777" w:rsidR="00F76E89" w:rsidRDefault="00F76E89">
      <w:pPr>
        <w:pStyle w:val="Verzeichnis1"/>
        <w:tabs>
          <w:tab w:val="left" w:pos="440"/>
          <w:tab w:val="right" w:leader="dot" w:pos="9056"/>
        </w:tabs>
        <w:rPr>
          <w:rFonts w:eastAsiaTheme="minorEastAsia" w:cstheme="minorBidi"/>
          <w:b w:val="0"/>
          <w:caps w:val="0"/>
          <w:noProof/>
          <w:lang w:val="de-CH" w:eastAsia="de-CH"/>
        </w:rPr>
      </w:pPr>
      <w:r>
        <w:rPr>
          <w:noProof/>
        </w:rPr>
        <w:t>9.</w:t>
      </w:r>
      <w:r>
        <w:rPr>
          <w:rFonts w:eastAsiaTheme="minorEastAsia" w:cstheme="minorBidi"/>
          <w:b w:val="0"/>
          <w:caps w:val="0"/>
          <w:noProof/>
          <w:lang w:val="de-CH" w:eastAsia="de-CH"/>
        </w:rPr>
        <w:tab/>
      </w:r>
      <w:r>
        <w:rPr>
          <w:noProof/>
        </w:rPr>
        <w:t>Konzepte</w:t>
      </w:r>
      <w:r>
        <w:rPr>
          <w:noProof/>
        </w:rPr>
        <w:tab/>
      </w:r>
      <w:r>
        <w:rPr>
          <w:noProof/>
        </w:rPr>
        <w:fldChar w:fldCharType="begin"/>
      </w:r>
      <w:r>
        <w:rPr>
          <w:noProof/>
        </w:rPr>
        <w:instrText xml:space="preserve"> PAGEREF _Toc414449857 \h </w:instrText>
      </w:r>
      <w:r>
        <w:rPr>
          <w:noProof/>
        </w:rPr>
      </w:r>
      <w:r>
        <w:rPr>
          <w:noProof/>
        </w:rPr>
        <w:fldChar w:fldCharType="separate"/>
      </w:r>
      <w:r>
        <w:rPr>
          <w:noProof/>
        </w:rPr>
        <w:t>13</w:t>
      </w:r>
      <w:r>
        <w:rPr>
          <w:noProof/>
        </w:rPr>
        <w:fldChar w:fldCharType="end"/>
      </w:r>
    </w:p>
    <w:p w14:paraId="44115A2C"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w:t>
      </w:r>
      <w:r>
        <w:rPr>
          <w:rFonts w:eastAsiaTheme="minorEastAsia" w:cstheme="minorBidi"/>
          <w:smallCaps w:val="0"/>
          <w:noProof/>
          <w:lang w:val="de-CH" w:eastAsia="de-CH"/>
        </w:rPr>
        <w:tab/>
      </w:r>
      <w:r>
        <w:rPr>
          <w:noProof/>
        </w:rPr>
        <w:t>Fachliche Strukturen und Modelle</w:t>
      </w:r>
      <w:r>
        <w:rPr>
          <w:noProof/>
        </w:rPr>
        <w:tab/>
      </w:r>
      <w:r>
        <w:rPr>
          <w:noProof/>
        </w:rPr>
        <w:fldChar w:fldCharType="begin"/>
      </w:r>
      <w:r>
        <w:rPr>
          <w:noProof/>
        </w:rPr>
        <w:instrText xml:space="preserve"> PAGEREF _Toc414449858 \h </w:instrText>
      </w:r>
      <w:r>
        <w:rPr>
          <w:noProof/>
        </w:rPr>
      </w:r>
      <w:r>
        <w:rPr>
          <w:noProof/>
        </w:rPr>
        <w:fldChar w:fldCharType="separate"/>
      </w:r>
      <w:r>
        <w:rPr>
          <w:noProof/>
        </w:rPr>
        <w:t>13</w:t>
      </w:r>
      <w:r>
        <w:rPr>
          <w:noProof/>
        </w:rPr>
        <w:fldChar w:fldCharType="end"/>
      </w:r>
    </w:p>
    <w:p w14:paraId="68BD24DF"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9.2</w:t>
      </w:r>
      <w:r>
        <w:rPr>
          <w:rFonts w:eastAsiaTheme="minorEastAsia" w:cstheme="minorBidi"/>
          <w:smallCaps w:val="0"/>
          <w:noProof/>
          <w:lang w:val="de-CH" w:eastAsia="de-CH"/>
        </w:rPr>
        <w:tab/>
      </w:r>
      <w:r>
        <w:rPr>
          <w:noProof/>
        </w:rPr>
        <w:t>Typische Muster und Strukturen</w:t>
      </w:r>
      <w:r>
        <w:rPr>
          <w:noProof/>
        </w:rPr>
        <w:tab/>
      </w:r>
      <w:r>
        <w:rPr>
          <w:noProof/>
        </w:rPr>
        <w:fldChar w:fldCharType="begin"/>
      </w:r>
      <w:r>
        <w:rPr>
          <w:noProof/>
        </w:rPr>
        <w:instrText xml:space="preserve"> PAGEREF _Toc414449859 \h </w:instrText>
      </w:r>
      <w:r>
        <w:rPr>
          <w:noProof/>
        </w:rPr>
      </w:r>
      <w:r>
        <w:rPr>
          <w:noProof/>
        </w:rPr>
        <w:fldChar w:fldCharType="separate"/>
      </w:r>
      <w:r>
        <w:rPr>
          <w:noProof/>
        </w:rPr>
        <w:t>13</w:t>
      </w:r>
      <w:r>
        <w:rPr>
          <w:noProof/>
        </w:rPr>
        <w:fldChar w:fldCharType="end"/>
      </w:r>
    </w:p>
    <w:p w14:paraId="3B3C6584"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9.3</w:t>
      </w:r>
      <w:r>
        <w:rPr>
          <w:rFonts w:eastAsiaTheme="minorEastAsia" w:cstheme="minorBidi"/>
          <w:smallCaps w:val="0"/>
          <w:noProof/>
          <w:lang w:val="de-CH" w:eastAsia="de-CH"/>
        </w:rPr>
        <w:tab/>
      </w:r>
      <w:r>
        <w:rPr>
          <w:noProof/>
        </w:rPr>
        <w:t>Persistenz</w:t>
      </w:r>
      <w:r>
        <w:rPr>
          <w:noProof/>
        </w:rPr>
        <w:tab/>
      </w:r>
      <w:r>
        <w:rPr>
          <w:noProof/>
        </w:rPr>
        <w:fldChar w:fldCharType="begin"/>
      </w:r>
      <w:r>
        <w:rPr>
          <w:noProof/>
        </w:rPr>
        <w:instrText xml:space="preserve"> PAGEREF _Toc414449860 \h </w:instrText>
      </w:r>
      <w:r>
        <w:rPr>
          <w:noProof/>
        </w:rPr>
      </w:r>
      <w:r>
        <w:rPr>
          <w:noProof/>
        </w:rPr>
        <w:fldChar w:fldCharType="separate"/>
      </w:r>
      <w:r>
        <w:rPr>
          <w:noProof/>
        </w:rPr>
        <w:t>14</w:t>
      </w:r>
      <w:r>
        <w:rPr>
          <w:noProof/>
        </w:rPr>
        <w:fldChar w:fldCharType="end"/>
      </w:r>
    </w:p>
    <w:p w14:paraId="170F3F04"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9.4</w:t>
      </w:r>
      <w:r>
        <w:rPr>
          <w:rFonts w:eastAsiaTheme="minorEastAsia" w:cstheme="minorBidi"/>
          <w:smallCaps w:val="0"/>
          <w:noProof/>
          <w:lang w:val="de-CH" w:eastAsia="de-CH"/>
        </w:rPr>
        <w:tab/>
      </w:r>
      <w:r>
        <w:rPr>
          <w:noProof/>
        </w:rPr>
        <w:t>Benutzungsoberfläche</w:t>
      </w:r>
      <w:r>
        <w:rPr>
          <w:noProof/>
        </w:rPr>
        <w:tab/>
      </w:r>
      <w:r>
        <w:rPr>
          <w:noProof/>
        </w:rPr>
        <w:fldChar w:fldCharType="begin"/>
      </w:r>
      <w:r>
        <w:rPr>
          <w:noProof/>
        </w:rPr>
        <w:instrText xml:space="preserve"> PAGEREF _Toc414449861 \h </w:instrText>
      </w:r>
      <w:r>
        <w:rPr>
          <w:noProof/>
        </w:rPr>
      </w:r>
      <w:r>
        <w:rPr>
          <w:noProof/>
        </w:rPr>
        <w:fldChar w:fldCharType="separate"/>
      </w:r>
      <w:r>
        <w:rPr>
          <w:noProof/>
        </w:rPr>
        <w:t>14</w:t>
      </w:r>
      <w:r>
        <w:rPr>
          <w:noProof/>
        </w:rPr>
        <w:fldChar w:fldCharType="end"/>
      </w:r>
    </w:p>
    <w:p w14:paraId="3EF1298F"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9.5</w:t>
      </w:r>
      <w:r>
        <w:rPr>
          <w:rFonts w:eastAsiaTheme="minorEastAsia" w:cstheme="minorBidi"/>
          <w:smallCaps w:val="0"/>
          <w:noProof/>
          <w:lang w:val="de-CH" w:eastAsia="de-CH"/>
        </w:rPr>
        <w:tab/>
      </w:r>
      <w:r>
        <w:rPr>
          <w:noProof/>
        </w:rPr>
        <w:t>Ergonomie</w:t>
      </w:r>
      <w:r>
        <w:rPr>
          <w:noProof/>
        </w:rPr>
        <w:tab/>
      </w:r>
      <w:r>
        <w:rPr>
          <w:noProof/>
        </w:rPr>
        <w:fldChar w:fldCharType="begin"/>
      </w:r>
      <w:r>
        <w:rPr>
          <w:noProof/>
        </w:rPr>
        <w:instrText xml:space="preserve"> PAGEREF _Toc414449862 \h </w:instrText>
      </w:r>
      <w:r>
        <w:rPr>
          <w:noProof/>
        </w:rPr>
      </w:r>
      <w:r>
        <w:rPr>
          <w:noProof/>
        </w:rPr>
        <w:fldChar w:fldCharType="separate"/>
      </w:r>
      <w:r>
        <w:rPr>
          <w:noProof/>
        </w:rPr>
        <w:t>14</w:t>
      </w:r>
      <w:r>
        <w:rPr>
          <w:noProof/>
        </w:rPr>
        <w:fldChar w:fldCharType="end"/>
      </w:r>
    </w:p>
    <w:p w14:paraId="44D43A20"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9.6</w:t>
      </w:r>
      <w:r>
        <w:rPr>
          <w:rFonts w:eastAsiaTheme="minorEastAsia" w:cstheme="minorBidi"/>
          <w:smallCaps w:val="0"/>
          <w:noProof/>
          <w:lang w:val="de-CH" w:eastAsia="de-CH"/>
        </w:rPr>
        <w:tab/>
      </w:r>
      <w:r>
        <w:rPr>
          <w:noProof/>
        </w:rPr>
        <w:t>Ablaufsteuerung</w:t>
      </w:r>
      <w:r>
        <w:rPr>
          <w:noProof/>
        </w:rPr>
        <w:tab/>
      </w:r>
      <w:r>
        <w:rPr>
          <w:noProof/>
        </w:rPr>
        <w:fldChar w:fldCharType="begin"/>
      </w:r>
      <w:r>
        <w:rPr>
          <w:noProof/>
        </w:rPr>
        <w:instrText xml:space="preserve"> PAGEREF _Toc414449863 \h </w:instrText>
      </w:r>
      <w:r>
        <w:rPr>
          <w:noProof/>
        </w:rPr>
      </w:r>
      <w:r>
        <w:rPr>
          <w:noProof/>
        </w:rPr>
        <w:fldChar w:fldCharType="separate"/>
      </w:r>
      <w:r>
        <w:rPr>
          <w:noProof/>
        </w:rPr>
        <w:t>14</w:t>
      </w:r>
      <w:r>
        <w:rPr>
          <w:noProof/>
        </w:rPr>
        <w:fldChar w:fldCharType="end"/>
      </w:r>
    </w:p>
    <w:p w14:paraId="1CC6BC0A"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9.7</w:t>
      </w:r>
      <w:r>
        <w:rPr>
          <w:rFonts w:eastAsiaTheme="minorEastAsia" w:cstheme="minorBidi"/>
          <w:smallCaps w:val="0"/>
          <w:noProof/>
          <w:lang w:val="de-CH" w:eastAsia="de-CH"/>
        </w:rPr>
        <w:tab/>
      </w:r>
      <w:r>
        <w:rPr>
          <w:noProof/>
        </w:rPr>
        <w:t>Transaktionsbehandlung</w:t>
      </w:r>
      <w:r>
        <w:rPr>
          <w:noProof/>
        </w:rPr>
        <w:tab/>
      </w:r>
      <w:r>
        <w:rPr>
          <w:noProof/>
        </w:rPr>
        <w:fldChar w:fldCharType="begin"/>
      </w:r>
      <w:r>
        <w:rPr>
          <w:noProof/>
        </w:rPr>
        <w:instrText xml:space="preserve"> PAGEREF _Toc414449864 \h </w:instrText>
      </w:r>
      <w:r>
        <w:rPr>
          <w:noProof/>
        </w:rPr>
      </w:r>
      <w:r>
        <w:rPr>
          <w:noProof/>
        </w:rPr>
        <w:fldChar w:fldCharType="separate"/>
      </w:r>
      <w:r>
        <w:rPr>
          <w:noProof/>
        </w:rPr>
        <w:t>14</w:t>
      </w:r>
      <w:r>
        <w:rPr>
          <w:noProof/>
        </w:rPr>
        <w:fldChar w:fldCharType="end"/>
      </w:r>
    </w:p>
    <w:p w14:paraId="0F287A04"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9.8</w:t>
      </w:r>
      <w:r>
        <w:rPr>
          <w:rFonts w:eastAsiaTheme="minorEastAsia" w:cstheme="minorBidi"/>
          <w:smallCaps w:val="0"/>
          <w:noProof/>
          <w:lang w:val="de-CH" w:eastAsia="de-CH"/>
        </w:rPr>
        <w:tab/>
      </w:r>
      <w:r>
        <w:rPr>
          <w:noProof/>
        </w:rPr>
        <w:t>Sessionbehandlung</w:t>
      </w:r>
      <w:r>
        <w:rPr>
          <w:noProof/>
        </w:rPr>
        <w:tab/>
      </w:r>
      <w:r>
        <w:rPr>
          <w:noProof/>
        </w:rPr>
        <w:fldChar w:fldCharType="begin"/>
      </w:r>
      <w:r>
        <w:rPr>
          <w:noProof/>
        </w:rPr>
        <w:instrText xml:space="preserve"> PAGEREF _Toc414449865 \h </w:instrText>
      </w:r>
      <w:r>
        <w:rPr>
          <w:noProof/>
        </w:rPr>
      </w:r>
      <w:r>
        <w:rPr>
          <w:noProof/>
        </w:rPr>
        <w:fldChar w:fldCharType="separate"/>
      </w:r>
      <w:r>
        <w:rPr>
          <w:noProof/>
        </w:rPr>
        <w:t>14</w:t>
      </w:r>
      <w:r>
        <w:rPr>
          <w:noProof/>
        </w:rPr>
        <w:fldChar w:fldCharType="end"/>
      </w:r>
    </w:p>
    <w:p w14:paraId="1EDDAFA4"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9.9</w:t>
      </w:r>
      <w:r>
        <w:rPr>
          <w:rFonts w:eastAsiaTheme="minorEastAsia" w:cstheme="minorBidi"/>
          <w:smallCaps w:val="0"/>
          <w:noProof/>
          <w:lang w:val="de-CH" w:eastAsia="de-CH"/>
        </w:rPr>
        <w:tab/>
      </w:r>
      <w:r>
        <w:rPr>
          <w:noProof/>
        </w:rPr>
        <w:t>Sicherheit</w:t>
      </w:r>
      <w:r>
        <w:rPr>
          <w:noProof/>
        </w:rPr>
        <w:tab/>
      </w:r>
      <w:r>
        <w:rPr>
          <w:noProof/>
        </w:rPr>
        <w:fldChar w:fldCharType="begin"/>
      </w:r>
      <w:r>
        <w:rPr>
          <w:noProof/>
        </w:rPr>
        <w:instrText xml:space="preserve"> PAGEREF _Toc414449866 \h </w:instrText>
      </w:r>
      <w:r>
        <w:rPr>
          <w:noProof/>
        </w:rPr>
      </w:r>
      <w:r>
        <w:rPr>
          <w:noProof/>
        </w:rPr>
        <w:fldChar w:fldCharType="separate"/>
      </w:r>
      <w:r>
        <w:rPr>
          <w:noProof/>
        </w:rPr>
        <w:t>14</w:t>
      </w:r>
      <w:r>
        <w:rPr>
          <w:noProof/>
        </w:rPr>
        <w:fldChar w:fldCharType="end"/>
      </w:r>
    </w:p>
    <w:p w14:paraId="39A7E54B"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9.10</w:t>
      </w:r>
      <w:r>
        <w:rPr>
          <w:rFonts w:eastAsiaTheme="minorEastAsia" w:cstheme="minorBidi"/>
          <w:smallCaps w:val="0"/>
          <w:noProof/>
          <w:lang w:val="de-CH" w:eastAsia="de-CH"/>
        </w:rPr>
        <w:tab/>
      </w:r>
      <w:r>
        <w:rPr>
          <w:noProof/>
        </w:rPr>
        <w:t>Kommunikation und Integration mit anderen IT-Systemen</w:t>
      </w:r>
      <w:r>
        <w:rPr>
          <w:noProof/>
        </w:rPr>
        <w:tab/>
      </w:r>
      <w:r>
        <w:rPr>
          <w:noProof/>
        </w:rPr>
        <w:fldChar w:fldCharType="begin"/>
      </w:r>
      <w:r>
        <w:rPr>
          <w:noProof/>
        </w:rPr>
        <w:instrText xml:space="preserve"> PAGEREF _Toc414449867 \h </w:instrText>
      </w:r>
      <w:r>
        <w:rPr>
          <w:noProof/>
        </w:rPr>
      </w:r>
      <w:r>
        <w:rPr>
          <w:noProof/>
        </w:rPr>
        <w:fldChar w:fldCharType="separate"/>
      </w:r>
      <w:r>
        <w:rPr>
          <w:noProof/>
        </w:rPr>
        <w:t>14</w:t>
      </w:r>
      <w:r>
        <w:rPr>
          <w:noProof/>
        </w:rPr>
        <w:fldChar w:fldCharType="end"/>
      </w:r>
    </w:p>
    <w:p w14:paraId="7914495B"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9.11</w:t>
      </w:r>
      <w:r>
        <w:rPr>
          <w:rFonts w:eastAsiaTheme="minorEastAsia" w:cstheme="minorBidi"/>
          <w:smallCaps w:val="0"/>
          <w:noProof/>
          <w:lang w:val="de-CH" w:eastAsia="de-CH"/>
        </w:rPr>
        <w:tab/>
      </w:r>
      <w:r>
        <w:rPr>
          <w:noProof/>
        </w:rPr>
        <w:t>Verteilung</w:t>
      </w:r>
      <w:r>
        <w:rPr>
          <w:noProof/>
        </w:rPr>
        <w:tab/>
      </w:r>
      <w:r>
        <w:rPr>
          <w:noProof/>
        </w:rPr>
        <w:fldChar w:fldCharType="begin"/>
      </w:r>
      <w:r>
        <w:rPr>
          <w:noProof/>
        </w:rPr>
        <w:instrText xml:space="preserve"> PAGEREF _Toc414449868 \h </w:instrText>
      </w:r>
      <w:r>
        <w:rPr>
          <w:noProof/>
        </w:rPr>
      </w:r>
      <w:r>
        <w:rPr>
          <w:noProof/>
        </w:rPr>
        <w:fldChar w:fldCharType="separate"/>
      </w:r>
      <w:r>
        <w:rPr>
          <w:noProof/>
        </w:rPr>
        <w:t>14</w:t>
      </w:r>
      <w:r>
        <w:rPr>
          <w:noProof/>
        </w:rPr>
        <w:fldChar w:fldCharType="end"/>
      </w:r>
    </w:p>
    <w:p w14:paraId="1A4F2378"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9.12</w:t>
      </w:r>
      <w:r>
        <w:rPr>
          <w:rFonts w:eastAsiaTheme="minorEastAsia" w:cstheme="minorBidi"/>
          <w:smallCaps w:val="0"/>
          <w:noProof/>
          <w:lang w:val="de-CH" w:eastAsia="de-CH"/>
        </w:rPr>
        <w:tab/>
      </w:r>
      <w:r>
        <w:rPr>
          <w:noProof/>
        </w:rPr>
        <w:t>Plausibilisierung und Validierung</w:t>
      </w:r>
      <w:r>
        <w:rPr>
          <w:noProof/>
        </w:rPr>
        <w:tab/>
      </w:r>
      <w:r>
        <w:rPr>
          <w:noProof/>
        </w:rPr>
        <w:fldChar w:fldCharType="begin"/>
      </w:r>
      <w:r>
        <w:rPr>
          <w:noProof/>
        </w:rPr>
        <w:instrText xml:space="preserve"> PAGEREF _Toc414449869 \h </w:instrText>
      </w:r>
      <w:r>
        <w:rPr>
          <w:noProof/>
        </w:rPr>
      </w:r>
      <w:r>
        <w:rPr>
          <w:noProof/>
        </w:rPr>
        <w:fldChar w:fldCharType="separate"/>
      </w:r>
      <w:r>
        <w:rPr>
          <w:noProof/>
        </w:rPr>
        <w:t>14</w:t>
      </w:r>
      <w:r>
        <w:rPr>
          <w:noProof/>
        </w:rPr>
        <w:fldChar w:fldCharType="end"/>
      </w:r>
    </w:p>
    <w:p w14:paraId="69106C5C"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9.13</w:t>
      </w:r>
      <w:r>
        <w:rPr>
          <w:rFonts w:eastAsiaTheme="minorEastAsia" w:cstheme="minorBidi"/>
          <w:smallCaps w:val="0"/>
          <w:noProof/>
          <w:lang w:val="de-CH" w:eastAsia="de-CH"/>
        </w:rPr>
        <w:tab/>
      </w:r>
      <w:r>
        <w:rPr>
          <w:noProof/>
        </w:rPr>
        <w:t>Ausnahme-/Fehlerbehandlung</w:t>
      </w:r>
      <w:r>
        <w:rPr>
          <w:noProof/>
        </w:rPr>
        <w:tab/>
      </w:r>
      <w:r>
        <w:rPr>
          <w:noProof/>
        </w:rPr>
        <w:fldChar w:fldCharType="begin"/>
      </w:r>
      <w:r>
        <w:rPr>
          <w:noProof/>
        </w:rPr>
        <w:instrText xml:space="preserve"> PAGEREF _Toc414449870 \h </w:instrText>
      </w:r>
      <w:r>
        <w:rPr>
          <w:noProof/>
        </w:rPr>
      </w:r>
      <w:r>
        <w:rPr>
          <w:noProof/>
        </w:rPr>
        <w:fldChar w:fldCharType="separate"/>
      </w:r>
      <w:r>
        <w:rPr>
          <w:noProof/>
        </w:rPr>
        <w:t>14</w:t>
      </w:r>
      <w:r>
        <w:rPr>
          <w:noProof/>
        </w:rPr>
        <w:fldChar w:fldCharType="end"/>
      </w:r>
    </w:p>
    <w:p w14:paraId="361A0759"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9.14</w:t>
      </w:r>
      <w:r>
        <w:rPr>
          <w:rFonts w:eastAsiaTheme="minorEastAsia" w:cstheme="minorBidi"/>
          <w:smallCaps w:val="0"/>
          <w:noProof/>
          <w:lang w:val="de-CH" w:eastAsia="de-CH"/>
        </w:rPr>
        <w:tab/>
      </w:r>
      <w:r>
        <w:rPr>
          <w:noProof/>
        </w:rPr>
        <w:t>Management des Systems &amp; Administrierbarkeit</w:t>
      </w:r>
      <w:r>
        <w:rPr>
          <w:noProof/>
        </w:rPr>
        <w:tab/>
      </w:r>
      <w:r>
        <w:rPr>
          <w:noProof/>
        </w:rPr>
        <w:fldChar w:fldCharType="begin"/>
      </w:r>
      <w:r>
        <w:rPr>
          <w:noProof/>
        </w:rPr>
        <w:instrText xml:space="preserve"> PAGEREF _Toc414449871 \h </w:instrText>
      </w:r>
      <w:r>
        <w:rPr>
          <w:noProof/>
        </w:rPr>
      </w:r>
      <w:r>
        <w:rPr>
          <w:noProof/>
        </w:rPr>
        <w:fldChar w:fldCharType="separate"/>
      </w:r>
      <w:r>
        <w:rPr>
          <w:noProof/>
        </w:rPr>
        <w:t>14</w:t>
      </w:r>
      <w:r>
        <w:rPr>
          <w:noProof/>
        </w:rPr>
        <w:fldChar w:fldCharType="end"/>
      </w:r>
    </w:p>
    <w:p w14:paraId="1F98B9D3"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9.15</w:t>
      </w:r>
      <w:r>
        <w:rPr>
          <w:rFonts w:eastAsiaTheme="minorEastAsia" w:cstheme="minorBidi"/>
          <w:smallCaps w:val="0"/>
          <w:noProof/>
          <w:lang w:val="de-CH" w:eastAsia="de-CH"/>
        </w:rPr>
        <w:tab/>
      </w:r>
      <w:r>
        <w:rPr>
          <w:noProof/>
        </w:rPr>
        <w:t>Logging, Protokollierung, Tracing</w:t>
      </w:r>
      <w:r>
        <w:rPr>
          <w:noProof/>
        </w:rPr>
        <w:tab/>
      </w:r>
      <w:r>
        <w:rPr>
          <w:noProof/>
        </w:rPr>
        <w:fldChar w:fldCharType="begin"/>
      </w:r>
      <w:r>
        <w:rPr>
          <w:noProof/>
        </w:rPr>
        <w:instrText xml:space="preserve"> PAGEREF _Toc414449872 \h </w:instrText>
      </w:r>
      <w:r>
        <w:rPr>
          <w:noProof/>
        </w:rPr>
      </w:r>
      <w:r>
        <w:rPr>
          <w:noProof/>
        </w:rPr>
        <w:fldChar w:fldCharType="separate"/>
      </w:r>
      <w:r>
        <w:rPr>
          <w:noProof/>
        </w:rPr>
        <w:t>14</w:t>
      </w:r>
      <w:r>
        <w:rPr>
          <w:noProof/>
        </w:rPr>
        <w:fldChar w:fldCharType="end"/>
      </w:r>
    </w:p>
    <w:p w14:paraId="411D9AFC"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lastRenderedPageBreak/>
        <w:t>9.16</w:t>
      </w:r>
      <w:r>
        <w:rPr>
          <w:rFonts w:eastAsiaTheme="minorEastAsia" w:cstheme="minorBidi"/>
          <w:smallCaps w:val="0"/>
          <w:noProof/>
          <w:lang w:val="de-CH" w:eastAsia="de-CH"/>
        </w:rPr>
        <w:tab/>
      </w:r>
      <w:r>
        <w:rPr>
          <w:noProof/>
        </w:rPr>
        <w:t>Geschäftsregeln</w:t>
      </w:r>
      <w:r>
        <w:rPr>
          <w:noProof/>
        </w:rPr>
        <w:tab/>
      </w:r>
      <w:r>
        <w:rPr>
          <w:noProof/>
        </w:rPr>
        <w:fldChar w:fldCharType="begin"/>
      </w:r>
      <w:r>
        <w:rPr>
          <w:noProof/>
        </w:rPr>
        <w:instrText xml:space="preserve"> PAGEREF _Toc414449873 \h </w:instrText>
      </w:r>
      <w:r>
        <w:rPr>
          <w:noProof/>
        </w:rPr>
      </w:r>
      <w:r>
        <w:rPr>
          <w:noProof/>
        </w:rPr>
        <w:fldChar w:fldCharType="separate"/>
      </w:r>
      <w:r>
        <w:rPr>
          <w:noProof/>
        </w:rPr>
        <w:t>15</w:t>
      </w:r>
      <w:r>
        <w:rPr>
          <w:noProof/>
        </w:rPr>
        <w:fldChar w:fldCharType="end"/>
      </w:r>
    </w:p>
    <w:p w14:paraId="27CF8C64"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9.17</w:t>
      </w:r>
      <w:r>
        <w:rPr>
          <w:rFonts w:eastAsiaTheme="minorEastAsia" w:cstheme="minorBidi"/>
          <w:smallCaps w:val="0"/>
          <w:noProof/>
          <w:lang w:val="de-CH" w:eastAsia="de-CH"/>
        </w:rPr>
        <w:tab/>
      </w:r>
      <w:r>
        <w:rPr>
          <w:noProof/>
        </w:rPr>
        <w:t>Konfigurierbarkeit</w:t>
      </w:r>
      <w:r>
        <w:rPr>
          <w:noProof/>
        </w:rPr>
        <w:tab/>
      </w:r>
      <w:r>
        <w:rPr>
          <w:noProof/>
        </w:rPr>
        <w:fldChar w:fldCharType="begin"/>
      </w:r>
      <w:r>
        <w:rPr>
          <w:noProof/>
        </w:rPr>
        <w:instrText xml:space="preserve"> PAGEREF _Toc414449874 \h </w:instrText>
      </w:r>
      <w:r>
        <w:rPr>
          <w:noProof/>
        </w:rPr>
      </w:r>
      <w:r>
        <w:rPr>
          <w:noProof/>
        </w:rPr>
        <w:fldChar w:fldCharType="separate"/>
      </w:r>
      <w:r>
        <w:rPr>
          <w:noProof/>
        </w:rPr>
        <w:t>15</w:t>
      </w:r>
      <w:r>
        <w:rPr>
          <w:noProof/>
        </w:rPr>
        <w:fldChar w:fldCharType="end"/>
      </w:r>
    </w:p>
    <w:p w14:paraId="60499FCF"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9.18</w:t>
      </w:r>
      <w:r>
        <w:rPr>
          <w:rFonts w:eastAsiaTheme="minorEastAsia" w:cstheme="minorBidi"/>
          <w:smallCaps w:val="0"/>
          <w:noProof/>
          <w:lang w:val="de-CH" w:eastAsia="de-CH"/>
        </w:rPr>
        <w:tab/>
      </w:r>
      <w:r>
        <w:rPr>
          <w:noProof/>
        </w:rPr>
        <w:t>Parallelisierung und Threading</w:t>
      </w:r>
      <w:r>
        <w:rPr>
          <w:noProof/>
        </w:rPr>
        <w:tab/>
      </w:r>
      <w:r>
        <w:rPr>
          <w:noProof/>
        </w:rPr>
        <w:fldChar w:fldCharType="begin"/>
      </w:r>
      <w:r>
        <w:rPr>
          <w:noProof/>
        </w:rPr>
        <w:instrText xml:space="preserve"> PAGEREF _Toc414449875 \h </w:instrText>
      </w:r>
      <w:r>
        <w:rPr>
          <w:noProof/>
        </w:rPr>
      </w:r>
      <w:r>
        <w:rPr>
          <w:noProof/>
        </w:rPr>
        <w:fldChar w:fldCharType="separate"/>
      </w:r>
      <w:r>
        <w:rPr>
          <w:noProof/>
        </w:rPr>
        <w:t>15</w:t>
      </w:r>
      <w:r>
        <w:rPr>
          <w:noProof/>
        </w:rPr>
        <w:fldChar w:fldCharType="end"/>
      </w:r>
    </w:p>
    <w:p w14:paraId="0384ACFB"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9.19</w:t>
      </w:r>
      <w:r>
        <w:rPr>
          <w:rFonts w:eastAsiaTheme="minorEastAsia" w:cstheme="minorBidi"/>
          <w:smallCaps w:val="0"/>
          <w:noProof/>
          <w:lang w:val="de-CH" w:eastAsia="de-CH"/>
        </w:rPr>
        <w:tab/>
      </w:r>
      <w:r>
        <w:rPr>
          <w:noProof/>
        </w:rPr>
        <w:t>Internationalisierung</w:t>
      </w:r>
      <w:r>
        <w:rPr>
          <w:noProof/>
        </w:rPr>
        <w:tab/>
      </w:r>
      <w:r>
        <w:rPr>
          <w:noProof/>
        </w:rPr>
        <w:fldChar w:fldCharType="begin"/>
      </w:r>
      <w:r>
        <w:rPr>
          <w:noProof/>
        </w:rPr>
        <w:instrText xml:space="preserve"> PAGEREF _Toc414449876 \h </w:instrText>
      </w:r>
      <w:r>
        <w:rPr>
          <w:noProof/>
        </w:rPr>
      </w:r>
      <w:r>
        <w:rPr>
          <w:noProof/>
        </w:rPr>
        <w:fldChar w:fldCharType="separate"/>
      </w:r>
      <w:r>
        <w:rPr>
          <w:noProof/>
        </w:rPr>
        <w:t>15</w:t>
      </w:r>
      <w:r>
        <w:rPr>
          <w:noProof/>
        </w:rPr>
        <w:fldChar w:fldCharType="end"/>
      </w:r>
    </w:p>
    <w:p w14:paraId="13ECD86D"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9.20</w:t>
      </w:r>
      <w:r>
        <w:rPr>
          <w:rFonts w:eastAsiaTheme="minorEastAsia" w:cstheme="minorBidi"/>
          <w:smallCaps w:val="0"/>
          <w:noProof/>
          <w:lang w:val="de-CH" w:eastAsia="de-CH"/>
        </w:rPr>
        <w:tab/>
      </w:r>
      <w:r>
        <w:rPr>
          <w:noProof/>
        </w:rPr>
        <w:t>Migration</w:t>
      </w:r>
      <w:r>
        <w:rPr>
          <w:noProof/>
        </w:rPr>
        <w:tab/>
      </w:r>
      <w:r>
        <w:rPr>
          <w:noProof/>
        </w:rPr>
        <w:fldChar w:fldCharType="begin"/>
      </w:r>
      <w:r>
        <w:rPr>
          <w:noProof/>
        </w:rPr>
        <w:instrText xml:space="preserve"> PAGEREF _Toc414449877 \h </w:instrText>
      </w:r>
      <w:r>
        <w:rPr>
          <w:noProof/>
        </w:rPr>
      </w:r>
      <w:r>
        <w:rPr>
          <w:noProof/>
        </w:rPr>
        <w:fldChar w:fldCharType="separate"/>
      </w:r>
      <w:r>
        <w:rPr>
          <w:noProof/>
        </w:rPr>
        <w:t>15</w:t>
      </w:r>
      <w:r>
        <w:rPr>
          <w:noProof/>
        </w:rPr>
        <w:fldChar w:fldCharType="end"/>
      </w:r>
    </w:p>
    <w:p w14:paraId="00378CC4"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9.21</w:t>
      </w:r>
      <w:r>
        <w:rPr>
          <w:rFonts w:eastAsiaTheme="minorEastAsia" w:cstheme="minorBidi"/>
          <w:smallCaps w:val="0"/>
          <w:noProof/>
          <w:lang w:val="de-CH" w:eastAsia="de-CH"/>
        </w:rPr>
        <w:tab/>
      </w:r>
      <w:r>
        <w:rPr>
          <w:noProof/>
        </w:rPr>
        <w:t>Testbarkeit</w:t>
      </w:r>
      <w:r>
        <w:rPr>
          <w:noProof/>
        </w:rPr>
        <w:tab/>
      </w:r>
      <w:r>
        <w:rPr>
          <w:noProof/>
        </w:rPr>
        <w:fldChar w:fldCharType="begin"/>
      </w:r>
      <w:r>
        <w:rPr>
          <w:noProof/>
        </w:rPr>
        <w:instrText xml:space="preserve"> PAGEREF _Toc414449878 \h </w:instrText>
      </w:r>
      <w:r>
        <w:rPr>
          <w:noProof/>
        </w:rPr>
      </w:r>
      <w:r>
        <w:rPr>
          <w:noProof/>
        </w:rPr>
        <w:fldChar w:fldCharType="separate"/>
      </w:r>
      <w:r>
        <w:rPr>
          <w:noProof/>
        </w:rPr>
        <w:t>15</w:t>
      </w:r>
      <w:r>
        <w:rPr>
          <w:noProof/>
        </w:rPr>
        <w:fldChar w:fldCharType="end"/>
      </w:r>
    </w:p>
    <w:p w14:paraId="6E1FF366"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9.22</w:t>
      </w:r>
      <w:r>
        <w:rPr>
          <w:rFonts w:eastAsiaTheme="minorEastAsia" w:cstheme="minorBidi"/>
          <w:smallCaps w:val="0"/>
          <w:noProof/>
          <w:lang w:val="de-CH" w:eastAsia="de-CH"/>
        </w:rPr>
        <w:tab/>
      </w:r>
      <w:r>
        <w:rPr>
          <w:noProof/>
        </w:rPr>
        <w:t>Skalierung, Clustering</w:t>
      </w:r>
      <w:r>
        <w:rPr>
          <w:noProof/>
        </w:rPr>
        <w:tab/>
      </w:r>
      <w:r>
        <w:rPr>
          <w:noProof/>
        </w:rPr>
        <w:fldChar w:fldCharType="begin"/>
      </w:r>
      <w:r>
        <w:rPr>
          <w:noProof/>
        </w:rPr>
        <w:instrText xml:space="preserve"> PAGEREF _Toc414449879 \h </w:instrText>
      </w:r>
      <w:r>
        <w:rPr>
          <w:noProof/>
        </w:rPr>
      </w:r>
      <w:r>
        <w:rPr>
          <w:noProof/>
        </w:rPr>
        <w:fldChar w:fldCharType="separate"/>
      </w:r>
      <w:r>
        <w:rPr>
          <w:noProof/>
        </w:rPr>
        <w:t>15</w:t>
      </w:r>
      <w:r>
        <w:rPr>
          <w:noProof/>
        </w:rPr>
        <w:fldChar w:fldCharType="end"/>
      </w:r>
    </w:p>
    <w:p w14:paraId="5AC972BC"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9.23</w:t>
      </w:r>
      <w:r>
        <w:rPr>
          <w:rFonts w:eastAsiaTheme="minorEastAsia" w:cstheme="minorBidi"/>
          <w:smallCaps w:val="0"/>
          <w:noProof/>
          <w:lang w:val="de-CH" w:eastAsia="de-CH"/>
        </w:rPr>
        <w:tab/>
      </w:r>
      <w:r>
        <w:rPr>
          <w:noProof/>
        </w:rPr>
        <w:t>Hochverfügbarkeit</w:t>
      </w:r>
      <w:r>
        <w:rPr>
          <w:noProof/>
        </w:rPr>
        <w:tab/>
      </w:r>
      <w:r>
        <w:rPr>
          <w:noProof/>
        </w:rPr>
        <w:fldChar w:fldCharType="begin"/>
      </w:r>
      <w:r>
        <w:rPr>
          <w:noProof/>
        </w:rPr>
        <w:instrText xml:space="preserve"> PAGEREF _Toc414449880 \h </w:instrText>
      </w:r>
      <w:r>
        <w:rPr>
          <w:noProof/>
        </w:rPr>
      </w:r>
      <w:r>
        <w:rPr>
          <w:noProof/>
        </w:rPr>
        <w:fldChar w:fldCharType="separate"/>
      </w:r>
      <w:r>
        <w:rPr>
          <w:noProof/>
        </w:rPr>
        <w:t>15</w:t>
      </w:r>
      <w:r>
        <w:rPr>
          <w:noProof/>
        </w:rPr>
        <w:fldChar w:fldCharType="end"/>
      </w:r>
    </w:p>
    <w:p w14:paraId="7D43870F"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Pr>
          <w:noProof/>
        </w:rPr>
        <w:t>10.</w:t>
      </w:r>
      <w:r>
        <w:rPr>
          <w:rFonts w:eastAsiaTheme="minorEastAsia" w:cstheme="minorBidi"/>
          <w:b w:val="0"/>
          <w:caps w:val="0"/>
          <w:noProof/>
          <w:lang w:val="de-CH" w:eastAsia="de-CH"/>
        </w:rPr>
        <w:tab/>
      </w:r>
      <w:r>
        <w:rPr>
          <w:noProof/>
        </w:rPr>
        <w:t>Entwurfsentscheidungen</w:t>
      </w:r>
      <w:r>
        <w:rPr>
          <w:noProof/>
        </w:rPr>
        <w:tab/>
      </w:r>
      <w:r>
        <w:rPr>
          <w:noProof/>
        </w:rPr>
        <w:fldChar w:fldCharType="begin"/>
      </w:r>
      <w:r>
        <w:rPr>
          <w:noProof/>
        </w:rPr>
        <w:instrText xml:space="preserve"> PAGEREF _Toc414449881 \h </w:instrText>
      </w:r>
      <w:r>
        <w:rPr>
          <w:noProof/>
        </w:rPr>
      </w:r>
      <w:r>
        <w:rPr>
          <w:noProof/>
        </w:rPr>
        <w:fldChar w:fldCharType="separate"/>
      </w:r>
      <w:r>
        <w:rPr>
          <w:noProof/>
        </w:rPr>
        <w:t>15</w:t>
      </w:r>
      <w:r>
        <w:rPr>
          <w:noProof/>
        </w:rPr>
        <w:fldChar w:fldCharType="end"/>
      </w:r>
    </w:p>
    <w:p w14:paraId="22A158D1"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10.1</w:t>
      </w:r>
      <w:r>
        <w:rPr>
          <w:rFonts w:eastAsiaTheme="minorEastAsia" w:cstheme="minorBidi"/>
          <w:smallCaps w:val="0"/>
          <w:noProof/>
          <w:lang w:val="de-CH" w:eastAsia="de-CH"/>
        </w:rPr>
        <w:tab/>
      </w:r>
      <w:r>
        <w:rPr>
          <w:noProof/>
        </w:rPr>
        <w:t>Entwurfsentscheidung 1</w:t>
      </w:r>
      <w:r>
        <w:rPr>
          <w:noProof/>
        </w:rPr>
        <w:tab/>
      </w:r>
      <w:r>
        <w:rPr>
          <w:noProof/>
        </w:rPr>
        <w:fldChar w:fldCharType="begin"/>
      </w:r>
      <w:r>
        <w:rPr>
          <w:noProof/>
        </w:rPr>
        <w:instrText xml:space="preserve"> PAGEREF _Toc414449882 \h </w:instrText>
      </w:r>
      <w:r>
        <w:rPr>
          <w:noProof/>
        </w:rPr>
      </w:r>
      <w:r>
        <w:rPr>
          <w:noProof/>
        </w:rPr>
        <w:fldChar w:fldCharType="separate"/>
      </w:r>
      <w:r>
        <w:rPr>
          <w:noProof/>
        </w:rPr>
        <w:t>15</w:t>
      </w:r>
      <w:r>
        <w:rPr>
          <w:noProof/>
        </w:rPr>
        <w:fldChar w:fldCharType="end"/>
      </w:r>
    </w:p>
    <w:p w14:paraId="22D901E6"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10.2</w:t>
      </w:r>
      <w:r>
        <w:rPr>
          <w:rFonts w:eastAsiaTheme="minorEastAsia" w:cstheme="minorBidi"/>
          <w:smallCaps w:val="0"/>
          <w:noProof/>
          <w:lang w:val="de-CH" w:eastAsia="de-CH"/>
        </w:rPr>
        <w:tab/>
      </w:r>
      <w:r>
        <w:rPr>
          <w:noProof/>
        </w:rPr>
        <w:t>Entwurfsentscheidung n</w:t>
      </w:r>
      <w:r>
        <w:rPr>
          <w:noProof/>
        </w:rPr>
        <w:tab/>
      </w:r>
      <w:r>
        <w:rPr>
          <w:noProof/>
        </w:rPr>
        <w:fldChar w:fldCharType="begin"/>
      </w:r>
      <w:r>
        <w:rPr>
          <w:noProof/>
        </w:rPr>
        <w:instrText xml:space="preserve"> PAGEREF _Toc414449883 \h </w:instrText>
      </w:r>
      <w:r>
        <w:rPr>
          <w:noProof/>
        </w:rPr>
      </w:r>
      <w:r>
        <w:rPr>
          <w:noProof/>
        </w:rPr>
        <w:fldChar w:fldCharType="separate"/>
      </w:r>
      <w:r>
        <w:rPr>
          <w:noProof/>
        </w:rPr>
        <w:t>15</w:t>
      </w:r>
      <w:r>
        <w:rPr>
          <w:noProof/>
        </w:rPr>
        <w:fldChar w:fldCharType="end"/>
      </w:r>
    </w:p>
    <w:p w14:paraId="7A2AA254"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Pr>
          <w:noProof/>
        </w:rPr>
        <w:t>11.</w:t>
      </w:r>
      <w:r>
        <w:rPr>
          <w:rFonts w:eastAsiaTheme="minorEastAsia" w:cstheme="minorBidi"/>
          <w:b w:val="0"/>
          <w:caps w:val="0"/>
          <w:noProof/>
          <w:lang w:val="de-CH" w:eastAsia="de-CH"/>
        </w:rPr>
        <w:tab/>
      </w:r>
      <w:r>
        <w:rPr>
          <w:noProof/>
        </w:rPr>
        <w:t>Qualitätsszenarien</w:t>
      </w:r>
      <w:r>
        <w:rPr>
          <w:noProof/>
        </w:rPr>
        <w:tab/>
      </w:r>
      <w:r>
        <w:rPr>
          <w:noProof/>
        </w:rPr>
        <w:fldChar w:fldCharType="begin"/>
      </w:r>
      <w:r>
        <w:rPr>
          <w:noProof/>
        </w:rPr>
        <w:instrText xml:space="preserve"> PAGEREF _Toc414449884 \h </w:instrText>
      </w:r>
      <w:r>
        <w:rPr>
          <w:noProof/>
        </w:rPr>
      </w:r>
      <w:r>
        <w:rPr>
          <w:noProof/>
        </w:rPr>
        <w:fldChar w:fldCharType="separate"/>
      </w:r>
      <w:r>
        <w:rPr>
          <w:noProof/>
        </w:rPr>
        <w:t>16</w:t>
      </w:r>
      <w:r>
        <w:rPr>
          <w:noProof/>
        </w:rPr>
        <w:fldChar w:fldCharType="end"/>
      </w:r>
    </w:p>
    <w:p w14:paraId="50A25F2F"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11.1</w:t>
      </w:r>
      <w:r>
        <w:rPr>
          <w:rFonts w:eastAsiaTheme="minorEastAsia" w:cstheme="minorBidi"/>
          <w:smallCaps w:val="0"/>
          <w:noProof/>
          <w:lang w:val="de-CH" w:eastAsia="de-CH"/>
        </w:rPr>
        <w:tab/>
      </w:r>
      <w:r>
        <w:rPr>
          <w:noProof/>
        </w:rPr>
        <w:t>Qualitätsbaum</w:t>
      </w:r>
      <w:r>
        <w:rPr>
          <w:noProof/>
        </w:rPr>
        <w:tab/>
      </w:r>
      <w:r>
        <w:rPr>
          <w:noProof/>
        </w:rPr>
        <w:fldChar w:fldCharType="begin"/>
      </w:r>
      <w:r>
        <w:rPr>
          <w:noProof/>
        </w:rPr>
        <w:instrText xml:space="preserve"> PAGEREF _Toc414449885 \h </w:instrText>
      </w:r>
      <w:r>
        <w:rPr>
          <w:noProof/>
        </w:rPr>
      </w:r>
      <w:r>
        <w:rPr>
          <w:noProof/>
        </w:rPr>
        <w:fldChar w:fldCharType="separate"/>
      </w:r>
      <w:r>
        <w:rPr>
          <w:noProof/>
        </w:rPr>
        <w:t>16</w:t>
      </w:r>
      <w:r>
        <w:rPr>
          <w:noProof/>
        </w:rPr>
        <w:fldChar w:fldCharType="end"/>
      </w:r>
    </w:p>
    <w:p w14:paraId="002A72DB" w14:textId="77777777" w:rsidR="00F76E89" w:rsidRDefault="00F76E89">
      <w:pPr>
        <w:pStyle w:val="Verzeichnis2"/>
        <w:tabs>
          <w:tab w:val="left" w:pos="880"/>
          <w:tab w:val="right" w:leader="dot" w:pos="9056"/>
        </w:tabs>
        <w:rPr>
          <w:rFonts w:eastAsiaTheme="minorEastAsia" w:cstheme="minorBidi"/>
          <w:smallCaps w:val="0"/>
          <w:noProof/>
          <w:lang w:val="de-CH" w:eastAsia="de-CH"/>
        </w:rPr>
      </w:pPr>
      <w:r>
        <w:rPr>
          <w:noProof/>
        </w:rPr>
        <w:t>11.2</w:t>
      </w:r>
      <w:r>
        <w:rPr>
          <w:rFonts w:eastAsiaTheme="minorEastAsia" w:cstheme="minorBidi"/>
          <w:smallCaps w:val="0"/>
          <w:noProof/>
          <w:lang w:val="de-CH" w:eastAsia="de-CH"/>
        </w:rPr>
        <w:tab/>
      </w:r>
      <w:r>
        <w:rPr>
          <w:noProof/>
        </w:rPr>
        <w:t>Bewertungsszenarien</w:t>
      </w:r>
      <w:r>
        <w:rPr>
          <w:noProof/>
        </w:rPr>
        <w:tab/>
      </w:r>
      <w:r>
        <w:rPr>
          <w:noProof/>
        </w:rPr>
        <w:fldChar w:fldCharType="begin"/>
      </w:r>
      <w:r>
        <w:rPr>
          <w:noProof/>
        </w:rPr>
        <w:instrText xml:space="preserve"> PAGEREF _Toc414449886 \h </w:instrText>
      </w:r>
      <w:r>
        <w:rPr>
          <w:noProof/>
        </w:rPr>
      </w:r>
      <w:r>
        <w:rPr>
          <w:noProof/>
        </w:rPr>
        <w:fldChar w:fldCharType="separate"/>
      </w:r>
      <w:r>
        <w:rPr>
          <w:noProof/>
        </w:rPr>
        <w:t>16</w:t>
      </w:r>
      <w:r>
        <w:rPr>
          <w:noProof/>
        </w:rPr>
        <w:fldChar w:fldCharType="end"/>
      </w:r>
    </w:p>
    <w:p w14:paraId="7784FACC"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Pr>
          <w:noProof/>
        </w:rPr>
        <w:t>12.</w:t>
      </w:r>
      <w:r>
        <w:rPr>
          <w:rFonts w:eastAsiaTheme="minorEastAsia" w:cstheme="minorBidi"/>
          <w:b w:val="0"/>
          <w:caps w:val="0"/>
          <w:noProof/>
          <w:lang w:val="de-CH" w:eastAsia="de-CH"/>
        </w:rPr>
        <w:tab/>
      </w:r>
      <w:r>
        <w:rPr>
          <w:noProof/>
        </w:rPr>
        <w:t>Risiken</w:t>
      </w:r>
      <w:r>
        <w:rPr>
          <w:noProof/>
        </w:rPr>
        <w:tab/>
      </w:r>
      <w:r>
        <w:rPr>
          <w:noProof/>
        </w:rPr>
        <w:fldChar w:fldCharType="begin"/>
      </w:r>
      <w:r>
        <w:rPr>
          <w:noProof/>
        </w:rPr>
        <w:instrText xml:space="preserve"> PAGEREF _Toc414449887 \h </w:instrText>
      </w:r>
      <w:r>
        <w:rPr>
          <w:noProof/>
        </w:rPr>
      </w:r>
      <w:r>
        <w:rPr>
          <w:noProof/>
        </w:rPr>
        <w:fldChar w:fldCharType="separate"/>
      </w:r>
      <w:r>
        <w:rPr>
          <w:noProof/>
        </w:rPr>
        <w:t>16</w:t>
      </w:r>
      <w:r>
        <w:rPr>
          <w:noProof/>
        </w:rPr>
        <w:fldChar w:fldCharType="end"/>
      </w:r>
    </w:p>
    <w:p w14:paraId="439649A4"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Pr>
          <w:noProof/>
        </w:rPr>
        <w:t>13.</w:t>
      </w:r>
      <w:r>
        <w:rPr>
          <w:rFonts w:eastAsiaTheme="minorEastAsia" w:cstheme="minorBidi"/>
          <w:b w:val="0"/>
          <w:caps w:val="0"/>
          <w:noProof/>
          <w:lang w:val="de-CH" w:eastAsia="de-CH"/>
        </w:rPr>
        <w:tab/>
      </w:r>
      <w:r>
        <w:rPr>
          <w:noProof/>
        </w:rPr>
        <w:t>Glossar</w:t>
      </w:r>
      <w:r>
        <w:rPr>
          <w:noProof/>
        </w:rPr>
        <w:tab/>
      </w:r>
      <w:r>
        <w:rPr>
          <w:noProof/>
        </w:rPr>
        <w:fldChar w:fldCharType="begin"/>
      </w:r>
      <w:r>
        <w:rPr>
          <w:noProof/>
        </w:rPr>
        <w:instrText xml:space="preserve"> PAGEREF _Toc414449888 \h </w:instrText>
      </w:r>
      <w:r>
        <w:rPr>
          <w:noProof/>
        </w:rPr>
      </w:r>
      <w:r>
        <w:rPr>
          <w:noProof/>
        </w:rPr>
        <w:fldChar w:fldCharType="separate"/>
      </w:r>
      <w:r>
        <w:rPr>
          <w:noProof/>
        </w:rPr>
        <w:t>16</w:t>
      </w:r>
      <w:r>
        <w:rPr>
          <w:noProof/>
        </w:rPr>
        <w:fldChar w:fldCharType="end"/>
      </w:r>
    </w:p>
    <w:p w14:paraId="7793DF3C"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Pr>
          <w:noProof/>
        </w:rPr>
        <w:t>14.</w:t>
      </w:r>
      <w:r>
        <w:rPr>
          <w:rFonts w:eastAsiaTheme="minorEastAsia" w:cstheme="minorBidi"/>
          <w:b w:val="0"/>
          <w:caps w:val="0"/>
          <w:noProof/>
          <w:lang w:val="de-CH" w:eastAsia="de-CH"/>
        </w:rPr>
        <w:tab/>
      </w:r>
      <w:r>
        <w:rPr>
          <w:noProof/>
        </w:rPr>
        <w:t>Weitere Dokumentationen</w:t>
      </w:r>
      <w:r>
        <w:rPr>
          <w:noProof/>
        </w:rPr>
        <w:tab/>
      </w:r>
      <w:r>
        <w:rPr>
          <w:noProof/>
        </w:rPr>
        <w:fldChar w:fldCharType="begin"/>
      </w:r>
      <w:r>
        <w:rPr>
          <w:noProof/>
        </w:rPr>
        <w:instrText xml:space="preserve"> PAGEREF _Toc414449889 \h </w:instrText>
      </w:r>
      <w:r>
        <w:rPr>
          <w:noProof/>
        </w:rPr>
      </w:r>
      <w:r>
        <w:rPr>
          <w:noProof/>
        </w:rPr>
        <w:fldChar w:fldCharType="separate"/>
      </w:r>
      <w:r>
        <w:rPr>
          <w:noProof/>
        </w:rPr>
        <w:t>16</w:t>
      </w:r>
      <w:r>
        <w:rPr>
          <w:noProof/>
        </w:rPr>
        <w:fldChar w:fldCharType="end"/>
      </w:r>
    </w:p>
    <w:p w14:paraId="7EE7E5A6" w14:textId="77777777" w:rsidR="00F76E89" w:rsidRPr="0030449E" w:rsidRDefault="00F76E89">
      <w:pPr>
        <w:pStyle w:val="Verzeichnis1"/>
        <w:tabs>
          <w:tab w:val="left" w:pos="660"/>
          <w:tab w:val="right" w:leader="dot" w:pos="9056"/>
        </w:tabs>
        <w:rPr>
          <w:rFonts w:eastAsiaTheme="minorEastAsia" w:cstheme="minorBidi"/>
          <w:b w:val="0"/>
          <w:caps w:val="0"/>
          <w:noProof/>
          <w:lang w:val="en-GB" w:eastAsia="de-CH"/>
        </w:rPr>
      </w:pPr>
      <w:r w:rsidRPr="0030449E">
        <w:rPr>
          <w:noProof/>
          <w:lang w:val="en-GB"/>
        </w:rPr>
        <w:t>15.</w:t>
      </w:r>
      <w:r w:rsidRPr="0030449E">
        <w:rPr>
          <w:rFonts w:eastAsiaTheme="minorEastAsia" w:cstheme="minorBidi"/>
          <w:b w:val="0"/>
          <w:caps w:val="0"/>
          <w:noProof/>
          <w:lang w:val="en-GB" w:eastAsia="de-CH"/>
        </w:rPr>
        <w:tab/>
      </w:r>
      <w:r w:rsidRPr="0030449E">
        <w:rPr>
          <w:noProof/>
          <w:lang w:val="en-GB"/>
        </w:rPr>
        <w:t>Requirements Dokumentation (2015_FS_INM21_Requirements_MangelManager.xls)</w:t>
      </w:r>
      <w:r w:rsidRPr="0030449E">
        <w:rPr>
          <w:noProof/>
          <w:lang w:val="en-GB"/>
        </w:rPr>
        <w:tab/>
      </w:r>
      <w:r>
        <w:rPr>
          <w:noProof/>
        </w:rPr>
        <w:fldChar w:fldCharType="begin"/>
      </w:r>
      <w:r w:rsidRPr="0030449E">
        <w:rPr>
          <w:noProof/>
          <w:lang w:val="en-GB"/>
        </w:rPr>
        <w:instrText xml:space="preserve"> PAGEREF _Toc414449890 \h </w:instrText>
      </w:r>
      <w:r>
        <w:rPr>
          <w:noProof/>
        </w:rPr>
      </w:r>
      <w:r>
        <w:rPr>
          <w:noProof/>
        </w:rPr>
        <w:fldChar w:fldCharType="separate"/>
      </w:r>
      <w:r w:rsidRPr="0030449E">
        <w:rPr>
          <w:noProof/>
          <w:lang w:val="en-GB"/>
        </w:rPr>
        <w:t>16</w:t>
      </w:r>
      <w:r>
        <w:rPr>
          <w:noProof/>
        </w:rPr>
        <w:fldChar w:fldCharType="end"/>
      </w:r>
    </w:p>
    <w:p w14:paraId="2161FE07"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16.</w:t>
      </w:r>
      <w:r>
        <w:rPr>
          <w:rFonts w:eastAsiaTheme="minorEastAsia" w:cstheme="minorBidi"/>
          <w:b w:val="0"/>
          <w:caps w:val="0"/>
          <w:noProof/>
          <w:lang w:val="de-CH" w:eastAsia="de-CH"/>
        </w:rPr>
        <w:tab/>
      </w:r>
      <w:r w:rsidRPr="00F76E89">
        <w:rPr>
          <w:noProof/>
          <w:lang w:val="de-CH"/>
        </w:rPr>
        <w:t>UseCase Dokumentation</w:t>
      </w:r>
      <w:r>
        <w:rPr>
          <w:noProof/>
        </w:rPr>
        <w:tab/>
      </w:r>
      <w:r>
        <w:rPr>
          <w:noProof/>
        </w:rPr>
        <w:fldChar w:fldCharType="begin"/>
      </w:r>
      <w:r>
        <w:rPr>
          <w:noProof/>
        </w:rPr>
        <w:instrText xml:space="preserve"> PAGEREF _Toc414449891 \h </w:instrText>
      </w:r>
      <w:r>
        <w:rPr>
          <w:noProof/>
        </w:rPr>
      </w:r>
      <w:r>
        <w:rPr>
          <w:noProof/>
        </w:rPr>
        <w:fldChar w:fldCharType="separate"/>
      </w:r>
      <w:r>
        <w:rPr>
          <w:noProof/>
        </w:rPr>
        <w:t>16</w:t>
      </w:r>
      <w:r>
        <w:rPr>
          <w:noProof/>
        </w:rPr>
        <w:fldChar w:fldCharType="end"/>
      </w:r>
    </w:p>
    <w:p w14:paraId="475B1B99"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17.</w:t>
      </w:r>
      <w:r>
        <w:rPr>
          <w:rFonts w:eastAsiaTheme="minorEastAsia" w:cstheme="minorBidi"/>
          <w:b w:val="0"/>
          <w:caps w:val="0"/>
          <w:noProof/>
          <w:lang w:val="de-CH" w:eastAsia="de-CH"/>
        </w:rPr>
        <w:tab/>
      </w:r>
      <w:r w:rsidRPr="00F76E89">
        <w:rPr>
          <w:noProof/>
          <w:lang w:val="de-CH"/>
        </w:rPr>
        <w:t>Klassendiagramme</w:t>
      </w:r>
      <w:r>
        <w:rPr>
          <w:noProof/>
        </w:rPr>
        <w:tab/>
      </w:r>
      <w:r>
        <w:rPr>
          <w:noProof/>
        </w:rPr>
        <w:fldChar w:fldCharType="begin"/>
      </w:r>
      <w:r>
        <w:rPr>
          <w:noProof/>
        </w:rPr>
        <w:instrText xml:space="preserve"> PAGEREF _Toc414449892 \h </w:instrText>
      </w:r>
      <w:r>
        <w:rPr>
          <w:noProof/>
        </w:rPr>
      </w:r>
      <w:r>
        <w:rPr>
          <w:noProof/>
        </w:rPr>
        <w:fldChar w:fldCharType="separate"/>
      </w:r>
      <w:r>
        <w:rPr>
          <w:noProof/>
        </w:rPr>
        <w:t>16</w:t>
      </w:r>
      <w:r>
        <w:rPr>
          <w:noProof/>
        </w:rPr>
        <w:fldChar w:fldCharType="end"/>
      </w:r>
    </w:p>
    <w:p w14:paraId="0D3E9A3F"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18.</w:t>
      </w:r>
      <w:r>
        <w:rPr>
          <w:rFonts w:eastAsiaTheme="minorEastAsia" w:cstheme="minorBidi"/>
          <w:b w:val="0"/>
          <w:caps w:val="0"/>
          <w:noProof/>
          <w:lang w:val="de-CH" w:eastAsia="de-CH"/>
        </w:rPr>
        <w:tab/>
      </w:r>
      <w:r w:rsidRPr="00F76E89">
        <w:rPr>
          <w:noProof/>
          <w:lang w:val="de-CH"/>
        </w:rPr>
        <w:t>Deyploment-Infos</w:t>
      </w:r>
      <w:r>
        <w:rPr>
          <w:noProof/>
        </w:rPr>
        <w:tab/>
      </w:r>
      <w:r>
        <w:rPr>
          <w:noProof/>
        </w:rPr>
        <w:fldChar w:fldCharType="begin"/>
      </w:r>
      <w:r>
        <w:rPr>
          <w:noProof/>
        </w:rPr>
        <w:instrText xml:space="preserve"> PAGEREF _Toc414449893 \h </w:instrText>
      </w:r>
      <w:r>
        <w:rPr>
          <w:noProof/>
        </w:rPr>
      </w:r>
      <w:r>
        <w:rPr>
          <w:noProof/>
        </w:rPr>
        <w:fldChar w:fldCharType="separate"/>
      </w:r>
      <w:r>
        <w:rPr>
          <w:noProof/>
        </w:rPr>
        <w:t>16</w:t>
      </w:r>
      <w:r>
        <w:rPr>
          <w:noProof/>
        </w:rPr>
        <w:fldChar w:fldCharType="end"/>
      </w:r>
    </w:p>
    <w:p w14:paraId="35B01850"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19.</w:t>
      </w:r>
      <w:r>
        <w:rPr>
          <w:rFonts w:eastAsiaTheme="minorEastAsia" w:cstheme="minorBidi"/>
          <w:b w:val="0"/>
          <w:caps w:val="0"/>
          <w:noProof/>
          <w:lang w:val="de-CH" w:eastAsia="de-CH"/>
        </w:rPr>
        <w:tab/>
      </w:r>
      <w:r w:rsidRPr="00F76E89">
        <w:rPr>
          <w:noProof/>
          <w:lang w:val="de-CH"/>
        </w:rPr>
        <w:t>TDD und JUnit</w:t>
      </w:r>
      <w:r>
        <w:rPr>
          <w:noProof/>
        </w:rPr>
        <w:tab/>
      </w:r>
      <w:r>
        <w:rPr>
          <w:noProof/>
        </w:rPr>
        <w:fldChar w:fldCharType="begin"/>
      </w:r>
      <w:r>
        <w:rPr>
          <w:noProof/>
        </w:rPr>
        <w:instrText xml:space="preserve"> PAGEREF _Toc414449894 \h </w:instrText>
      </w:r>
      <w:r>
        <w:rPr>
          <w:noProof/>
        </w:rPr>
      </w:r>
      <w:r>
        <w:rPr>
          <w:noProof/>
        </w:rPr>
        <w:fldChar w:fldCharType="separate"/>
      </w:r>
      <w:r>
        <w:rPr>
          <w:noProof/>
        </w:rPr>
        <w:t>16</w:t>
      </w:r>
      <w:r>
        <w:rPr>
          <w:noProof/>
        </w:rPr>
        <w:fldChar w:fldCharType="end"/>
      </w:r>
    </w:p>
    <w:p w14:paraId="3FA17C18"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20.</w:t>
      </w:r>
      <w:r>
        <w:rPr>
          <w:rFonts w:eastAsiaTheme="minorEastAsia" w:cstheme="minorBidi"/>
          <w:b w:val="0"/>
          <w:caps w:val="0"/>
          <w:noProof/>
          <w:lang w:val="de-CH" w:eastAsia="de-CH"/>
        </w:rPr>
        <w:tab/>
      </w:r>
      <w:r w:rsidRPr="00F76E89">
        <w:rPr>
          <w:noProof/>
          <w:lang w:val="de-CH"/>
        </w:rPr>
        <w:t>Funktionale Test’s</w:t>
      </w:r>
      <w:r>
        <w:rPr>
          <w:noProof/>
        </w:rPr>
        <w:tab/>
      </w:r>
      <w:r>
        <w:rPr>
          <w:noProof/>
        </w:rPr>
        <w:fldChar w:fldCharType="begin"/>
      </w:r>
      <w:r>
        <w:rPr>
          <w:noProof/>
        </w:rPr>
        <w:instrText xml:space="preserve"> PAGEREF _Toc414449895 \h </w:instrText>
      </w:r>
      <w:r>
        <w:rPr>
          <w:noProof/>
        </w:rPr>
      </w:r>
      <w:r>
        <w:rPr>
          <w:noProof/>
        </w:rPr>
        <w:fldChar w:fldCharType="separate"/>
      </w:r>
      <w:r>
        <w:rPr>
          <w:noProof/>
        </w:rPr>
        <w:t>16</w:t>
      </w:r>
      <w:r>
        <w:rPr>
          <w:noProof/>
        </w:rPr>
        <w:fldChar w:fldCharType="end"/>
      </w:r>
    </w:p>
    <w:p w14:paraId="3122860D"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21.</w:t>
      </w:r>
      <w:r>
        <w:rPr>
          <w:rFonts w:eastAsiaTheme="minorEastAsia" w:cstheme="minorBidi"/>
          <w:b w:val="0"/>
          <w:caps w:val="0"/>
          <w:noProof/>
          <w:lang w:val="de-CH" w:eastAsia="de-CH"/>
        </w:rPr>
        <w:tab/>
      </w:r>
      <w:r w:rsidRPr="00F76E89">
        <w:rPr>
          <w:noProof/>
          <w:lang w:val="de-CH"/>
        </w:rPr>
        <w:t>DB – Dokumentation</w:t>
      </w:r>
      <w:r>
        <w:rPr>
          <w:noProof/>
        </w:rPr>
        <w:tab/>
      </w:r>
      <w:r>
        <w:rPr>
          <w:noProof/>
        </w:rPr>
        <w:fldChar w:fldCharType="begin"/>
      </w:r>
      <w:r>
        <w:rPr>
          <w:noProof/>
        </w:rPr>
        <w:instrText xml:space="preserve"> PAGEREF _Toc414449896 \h </w:instrText>
      </w:r>
      <w:r>
        <w:rPr>
          <w:noProof/>
        </w:rPr>
      </w:r>
      <w:r>
        <w:rPr>
          <w:noProof/>
        </w:rPr>
        <w:fldChar w:fldCharType="separate"/>
      </w:r>
      <w:r>
        <w:rPr>
          <w:noProof/>
        </w:rPr>
        <w:t>16</w:t>
      </w:r>
      <w:r>
        <w:rPr>
          <w:noProof/>
        </w:rPr>
        <w:fldChar w:fldCharType="end"/>
      </w:r>
    </w:p>
    <w:p w14:paraId="147D78B1"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13271F">
        <w:rPr>
          <w:noProof/>
          <w:lang w:val="de-CH"/>
        </w:rPr>
        <w:t>22.</w:t>
      </w:r>
      <w:r>
        <w:rPr>
          <w:rFonts w:eastAsiaTheme="minorEastAsia" w:cstheme="minorBidi"/>
          <w:b w:val="0"/>
          <w:caps w:val="0"/>
          <w:noProof/>
          <w:lang w:val="de-CH" w:eastAsia="de-CH"/>
        </w:rPr>
        <w:tab/>
      </w:r>
      <w:r w:rsidRPr="0013271F">
        <w:rPr>
          <w:noProof/>
          <w:lang w:val="de-CH"/>
        </w:rPr>
        <w:t>Beiträge pro Projektmitglied (2015_FS_INM21_Individuelles_Portfolio_Name_Vorname.xlsx)</w:t>
      </w:r>
      <w:r>
        <w:rPr>
          <w:noProof/>
        </w:rPr>
        <w:tab/>
      </w:r>
      <w:r>
        <w:rPr>
          <w:noProof/>
        </w:rPr>
        <w:fldChar w:fldCharType="begin"/>
      </w:r>
      <w:r>
        <w:rPr>
          <w:noProof/>
        </w:rPr>
        <w:instrText xml:space="preserve"> PAGEREF _Toc414449897 \h </w:instrText>
      </w:r>
      <w:r>
        <w:rPr>
          <w:noProof/>
        </w:rPr>
      </w:r>
      <w:r>
        <w:rPr>
          <w:noProof/>
        </w:rPr>
        <w:fldChar w:fldCharType="separate"/>
      </w:r>
      <w:r>
        <w:rPr>
          <w:noProof/>
        </w:rPr>
        <w:t>17</w:t>
      </w:r>
      <w:r>
        <w:rPr>
          <w:noProof/>
        </w:rPr>
        <w:fldChar w:fldCharType="end"/>
      </w:r>
    </w:p>
    <w:p w14:paraId="2C8BDB38"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13271F">
        <w:rPr>
          <w:noProof/>
          <w:lang w:val="de-CH"/>
        </w:rPr>
        <w:t>23.</w:t>
      </w:r>
      <w:r>
        <w:rPr>
          <w:rFonts w:eastAsiaTheme="minorEastAsia" w:cstheme="minorBidi"/>
          <w:b w:val="0"/>
          <w:caps w:val="0"/>
          <w:noProof/>
          <w:lang w:val="de-CH" w:eastAsia="de-CH"/>
        </w:rPr>
        <w:tab/>
      </w:r>
      <w:r w:rsidRPr="0013271F">
        <w:rPr>
          <w:noProof/>
          <w:lang w:val="de-CH"/>
        </w:rPr>
        <w:t>Source-Code von selber beschriebenem Code</w:t>
      </w:r>
      <w:r>
        <w:rPr>
          <w:noProof/>
        </w:rPr>
        <w:tab/>
      </w:r>
      <w:r>
        <w:rPr>
          <w:noProof/>
        </w:rPr>
        <w:fldChar w:fldCharType="begin"/>
      </w:r>
      <w:r>
        <w:rPr>
          <w:noProof/>
        </w:rPr>
        <w:instrText xml:space="preserve"> PAGEREF _Toc414449898 \h </w:instrText>
      </w:r>
      <w:r>
        <w:rPr>
          <w:noProof/>
        </w:rPr>
      </w:r>
      <w:r>
        <w:rPr>
          <w:noProof/>
        </w:rPr>
        <w:fldChar w:fldCharType="separate"/>
      </w:r>
      <w:r>
        <w:rPr>
          <w:noProof/>
        </w:rPr>
        <w:t>17</w:t>
      </w:r>
      <w:r>
        <w:rPr>
          <w:noProof/>
        </w:rPr>
        <w:fldChar w:fldCharType="end"/>
      </w:r>
    </w:p>
    <w:p w14:paraId="0C65C0AC" w14:textId="77777777" w:rsidR="00F76E89" w:rsidRDefault="00F76E89">
      <w:pPr>
        <w:pStyle w:val="Verzeichnis1"/>
        <w:tabs>
          <w:tab w:val="left" w:pos="660"/>
          <w:tab w:val="right" w:leader="dot" w:pos="9056"/>
        </w:tabs>
        <w:rPr>
          <w:rFonts w:eastAsiaTheme="minorEastAsia" w:cstheme="minorBidi"/>
          <w:b w:val="0"/>
          <w:caps w:val="0"/>
          <w:noProof/>
          <w:lang w:val="de-CH" w:eastAsia="de-CH"/>
        </w:rPr>
      </w:pPr>
      <w:r w:rsidRPr="0013271F">
        <w:rPr>
          <w:noProof/>
          <w:lang w:val="de-CH"/>
        </w:rPr>
        <w:t>24.</w:t>
      </w:r>
      <w:r>
        <w:rPr>
          <w:rFonts w:eastAsiaTheme="minorEastAsia" w:cstheme="minorBidi"/>
          <w:b w:val="0"/>
          <w:caps w:val="0"/>
          <w:noProof/>
          <w:lang w:val="de-CH" w:eastAsia="de-CH"/>
        </w:rPr>
        <w:tab/>
      </w:r>
      <w:r w:rsidRPr="0013271F">
        <w:rPr>
          <w:noProof/>
          <w:lang w:val="de-CH"/>
        </w:rPr>
        <w:t>Weitere Dokumentationen</w:t>
      </w:r>
      <w:r>
        <w:rPr>
          <w:noProof/>
        </w:rPr>
        <w:tab/>
      </w:r>
      <w:r>
        <w:rPr>
          <w:noProof/>
        </w:rPr>
        <w:fldChar w:fldCharType="begin"/>
      </w:r>
      <w:r>
        <w:rPr>
          <w:noProof/>
        </w:rPr>
        <w:instrText xml:space="preserve"> PAGEREF _Toc414449899 \h </w:instrText>
      </w:r>
      <w:r>
        <w:rPr>
          <w:noProof/>
        </w:rPr>
      </w:r>
      <w:r>
        <w:rPr>
          <w:noProof/>
        </w:rPr>
        <w:fldChar w:fldCharType="separate"/>
      </w:r>
      <w:r>
        <w:rPr>
          <w:noProof/>
        </w:rPr>
        <w:t>17</w:t>
      </w:r>
      <w:r>
        <w:rPr>
          <w:noProof/>
        </w:rPr>
        <w:fldChar w:fldCharType="end"/>
      </w:r>
    </w:p>
    <w:p w14:paraId="03DAF65F" w14:textId="4922897F" w:rsidR="00286C99" w:rsidRPr="00D62916" w:rsidRDefault="00BF38D2" w:rsidP="00BF38D2">
      <w:r>
        <w:rPr>
          <w:b/>
          <w:sz w:val="28"/>
        </w:rPr>
        <w:fldChar w:fldCharType="end"/>
      </w:r>
      <w:bookmarkEnd w:id="7"/>
      <w:bookmarkEnd w:id="8"/>
    </w:p>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Pr="00D62916" w:rsidRDefault="00286C99" w:rsidP="00286C99">
      <w:pPr>
        <w:pStyle w:val="berschrift1"/>
      </w:pPr>
      <w:bookmarkStart w:id="9" w:name="_Toc161293423"/>
      <w:bookmarkStart w:id="10" w:name="_Toc414449826"/>
      <w:r w:rsidRPr="00D62916">
        <w:lastRenderedPageBreak/>
        <w:t>Einführung und Ziele</w:t>
      </w:r>
      <w:bookmarkEnd w:id="0"/>
      <w:bookmarkEnd w:id="9"/>
      <w:bookmarkEnd w:id="10"/>
    </w:p>
    <w:p w14:paraId="36A626D5" w14:textId="5F5B0335" w:rsidR="00FB155F" w:rsidRPr="00FB155F" w:rsidRDefault="00FB155F" w:rsidP="00FB155F">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14:paraId="1F2C86EF" w14:textId="77777777" w:rsidR="00FB155F" w:rsidRDefault="00FB155F" w:rsidP="00912373">
      <w:pPr>
        <w:rPr>
          <w:b/>
          <w:bCs/>
          <w:sz w:val="28"/>
          <w:szCs w:val="28"/>
        </w:rPr>
      </w:pPr>
    </w:p>
    <w:p w14:paraId="20082F77" w14:textId="16A1B747" w:rsidR="008C7002" w:rsidRPr="006A0FAF" w:rsidRDefault="008C7002" w:rsidP="006A0FAF">
      <w:pPr>
        <w:pStyle w:val="berschrift6"/>
      </w:pPr>
      <w:r w:rsidRPr="006A0FAF">
        <w:t xml:space="preserve">IT Unterstützung </w:t>
      </w:r>
    </w:p>
    <w:p w14:paraId="59492C64" w14:textId="496FBBC6" w:rsidR="00FB155F" w:rsidRDefault="00FB155F" w:rsidP="00912373">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14:paraId="0EAD9B6D" w14:textId="77777777" w:rsidR="00FE2A3A" w:rsidRDefault="00FE2A3A" w:rsidP="006A101F"/>
    <w:p w14:paraId="43F60DBB" w14:textId="6B0DE240" w:rsidR="008C7002" w:rsidRDefault="008C7002" w:rsidP="006A0FAF">
      <w:pPr>
        <w:pStyle w:val="berschrift6"/>
      </w:pPr>
      <w:r>
        <w:t xml:space="preserve">Ablauf </w:t>
      </w:r>
    </w:p>
    <w:p w14:paraId="51799447" w14:textId="2EB1A22E" w:rsidR="008C7002" w:rsidRDefault="008C7002" w:rsidP="00912373">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14:paraId="403A3D5D" w14:textId="77777777" w:rsidR="008C7002" w:rsidRDefault="008C7002" w:rsidP="00912373">
      <w:r>
        <w:t xml:space="preserve">• um was für einen Mangel es sich handelt (eine kurze Beschreibung), </w:t>
      </w:r>
    </w:p>
    <w:p w14:paraId="1550DCE6" w14:textId="77777777" w:rsidR="008C7002" w:rsidRDefault="008C7002" w:rsidP="00912373">
      <w:r>
        <w:t xml:space="preserve">• welches Subunternehmen für die Arbeit und somit für Behebung des Mangels zuständig ist, </w:t>
      </w:r>
    </w:p>
    <w:p w14:paraId="5A371B4D" w14:textId="77777777" w:rsidR="008C7002" w:rsidRDefault="008C7002" w:rsidP="00912373">
      <w:r>
        <w:t xml:space="preserve">• wann der Mangel festgestellt wurde (Datum) und </w:t>
      </w:r>
    </w:p>
    <w:p w14:paraId="3BBC1DEC" w14:textId="33D837DE" w:rsidR="008C7002" w:rsidRDefault="008C7002" w:rsidP="00912373">
      <w:r>
        <w:t xml:space="preserve">• bis wann der Mangel </w:t>
      </w:r>
      <w:r w:rsidR="004A660D">
        <w:t xml:space="preserve">behoben werden sollte (Datum). </w:t>
      </w:r>
    </w:p>
    <w:p w14:paraId="08E40111" w14:textId="77777777" w:rsidR="004A660D" w:rsidRDefault="004A660D" w:rsidP="00912373"/>
    <w:p w14:paraId="3AD4CA51" w14:textId="3F5600AA" w:rsidR="008C7002" w:rsidRDefault="008C7002" w:rsidP="00912373">
      <w:r>
        <w:t>Die Angabe, bis wann der Mangel behoben werden muss, ist sehr wicht</w:t>
      </w:r>
      <w:r w:rsidR="004A660D">
        <w:t>ig, da andere Arbeiten unter Um</w:t>
      </w:r>
      <w:r>
        <w:t xml:space="preserve">ständen erst nach der Behebung des Mangels ausgeführt werden können. </w:t>
      </w:r>
    </w:p>
    <w:p w14:paraId="430E09AE" w14:textId="4B57A9EA" w:rsidR="008C7002" w:rsidRDefault="008C7002" w:rsidP="00912373">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14:paraId="0C962B03" w14:textId="189808F1" w:rsidR="008C7002" w:rsidRDefault="008C7002" w:rsidP="00912373">
      <w:r>
        <w:lastRenderedPageBreak/>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14:paraId="77FCBA8C" w14:textId="77777777" w:rsidR="008C7002" w:rsidRDefault="008C7002" w:rsidP="00912373">
      <w:r>
        <w:t xml:space="preserve">• Es kann sein, dass es schlicht und einfach ein Fehler ist, der behoben wird. </w:t>
      </w:r>
    </w:p>
    <w:p w14:paraId="358D905C" w14:textId="77777777" w:rsidR="008C7002" w:rsidRDefault="008C7002" w:rsidP="00912373">
      <w:r>
        <w:t xml:space="preserve">• Es kann auch sein, dass es für diesen Fehler nachvollziehbare Gründe gibt und auf die Behebung des vermeintlichen Fehlers evtl. verzichtet werden kann. </w:t>
      </w:r>
    </w:p>
    <w:p w14:paraId="1EFF31F0" w14:textId="77777777" w:rsidR="005D369B" w:rsidRDefault="008C7002" w:rsidP="00912373">
      <w:r>
        <w:t>• Es kann auch sein, dass der vermeintliche Fehler gar kein Fehler ist und die bemängelte Arbeit aus bestimmten Gründen</w:t>
      </w:r>
      <w:r w:rsidR="005D369B">
        <w:t xml:space="preserve"> explizit so ausgeführt wurde. </w:t>
      </w:r>
    </w:p>
    <w:p w14:paraId="01838778" w14:textId="77777777" w:rsidR="005D369B" w:rsidRDefault="005D369B" w:rsidP="00912373"/>
    <w:p w14:paraId="7BB9AFB9" w14:textId="123054D5" w:rsidR="008C7002" w:rsidRDefault="008C7002" w:rsidP="00912373">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14:paraId="1D973D34" w14:textId="77777777" w:rsidR="008C7002" w:rsidRDefault="008C7002" w:rsidP="00912373">
      <w:r>
        <w:t xml:space="preserve">• Der Mangel Nr. X wird wie von Ihnen gewünscht bis zum angegebenen Datum behoben. </w:t>
      </w:r>
    </w:p>
    <w:p w14:paraId="4E13A412" w14:textId="77777777" w:rsidR="008C7002" w:rsidRDefault="008C7002" w:rsidP="00912373">
      <w:r>
        <w:t xml:space="preserve">• Der Mangel Nr. Y kann nicht so behoben werden, wie Sie es gewünscht haben. Dazu braucht es eine Abklärung vor Ort. Bitte geben Sie uns an, wann Sie wieder vor Ort sein werden. </w:t>
      </w:r>
    </w:p>
    <w:p w14:paraId="628A1882" w14:textId="61BDFD33" w:rsidR="008C7002" w:rsidRDefault="008C7002" w:rsidP="0091237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14:paraId="66DB287D" w14:textId="77777777" w:rsidR="008C7002" w:rsidRDefault="008C7002" w:rsidP="00912373"/>
    <w:p w14:paraId="00AD2785" w14:textId="4548C3E0" w:rsidR="008C7002" w:rsidRDefault="008C7002" w:rsidP="00912373">
      <w:r>
        <w:t>Wenn ein Mangel definitiv behoben ist, wird der Bauleiter benachrichtigt, damit er es noch abschliessend kontrollieren kann. Nach der absch</w:t>
      </w:r>
      <w:bookmarkStart w:id="11" w:name="_GoBack"/>
      <w:bookmarkEnd w:id="11"/>
      <w:r>
        <w:t>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14:paraId="53469660" w14:textId="0DD1C035" w:rsidR="00286C99" w:rsidRPr="00D62916" w:rsidRDefault="008C7002" w:rsidP="00912373">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14:paraId="5603CECB" w14:textId="77777777" w:rsidR="00286C99" w:rsidRPr="00D62916" w:rsidRDefault="00286C99" w:rsidP="00286C99">
      <w:pPr>
        <w:pStyle w:val="berschrift2"/>
      </w:pPr>
      <w:bookmarkStart w:id="12" w:name="_Toc22396692"/>
      <w:bookmarkStart w:id="13" w:name="_Toc161293424"/>
      <w:bookmarkStart w:id="14" w:name="_Toc414449827"/>
      <w:r w:rsidRPr="00D62916">
        <w:t>Aufgabenstellung</w:t>
      </w:r>
      <w:bookmarkEnd w:id="12"/>
      <w:bookmarkEnd w:id="13"/>
      <w:bookmarkEnd w:id="14"/>
    </w:p>
    <w:p w14:paraId="0EF03505" w14:textId="43851F1D" w:rsidR="00302CC2" w:rsidRDefault="005C06B3" w:rsidP="005C06B3">
      <w:bookmarkStart w:id="15" w:name="OLE_LINK42"/>
      <w:bookmarkStart w:id="16" w:name="OLE_LINK43"/>
      <w:r>
        <w:t xml:space="preserve">Nachfolgend werden die Anforderungen an die Applikation so gut </w:t>
      </w:r>
      <w:r>
        <w:t>wie zurzeit möglich beschrieben.</w:t>
      </w:r>
      <w:r>
        <w:t xml:space="preserve"> Mit weiteren Ergänzungen muss gerechnet werden, Verbesserungsvorschläge sind willkommen. </w:t>
      </w:r>
    </w:p>
    <w:p w14:paraId="2DD9EA36" w14:textId="77777777" w:rsidR="00302CC2" w:rsidRDefault="00302CC2">
      <w:pPr>
        <w:spacing w:before="0"/>
        <w:jc w:val="left"/>
      </w:pPr>
      <w:r>
        <w:br w:type="page"/>
      </w:r>
    </w:p>
    <w:p w14:paraId="39721C7B" w14:textId="3E49BCB9" w:rsidR="005C06B3" w:rsidRDefault="005C06B3" w:rsidP="00302CC2">
      <w:pPr>
        <w:spacing w:before="0"/>
        <w:jc w:val="left"/>
      </w:pPr>
      <w:r>
        <w:rPr>
          <w:b/>
          <w:bCs/>
        </w:rPr>
        <w:lastRenderedPageBreak/>
        <w:t>Verwaltung von Stammdaten</w:t>
      </w:r>
    </w:p>
    <w:p w14:paraId="69BB63F6" w14:textId="5576B752" w:rsidR="005C06B3" w:rsidRDefault="005C06B3" w:rsidP="005C06B3">
      <w:r>
        <w:t xml:space="preserve">Die zu erstellende Applikation muss mindestens folgendes ermöglichen </w:t>
      </w:r>
      <w:r w:rsidR="00E52AD8">
        <w:t>(Erweiterungen sind erlaubt):</w:t>
      </w:r>
    </w:p>
    <w:p w14:paraId="54F6C6EE" w14:textId="3F9CEFFA" w:rsidR="005C06B3" w:rsidRDefault="005C06B3" w:rsidP="00E52AD8">
      <w:pPr>
        <w:pStyle w:val="Listenabsatz"/>
        <w:numPr>
          <w:ilvl w:val="0"/>
          <w:numId w:val="33"/>
        </w:numPr>
      </w:pPr>
      <w:r>
        <w:t xml:space="preserve">die Verwaltung aller nötigen Daten von Subunternehmen, welche für die "W&amp;W Architekten GmbH" im Auftragsverhältnis Arbeiten ausführen. </w:t>
      </w:r>
    </w:p>
    <w:p w14:paraId="2894BCC1" w14:textId="77777777" w:rsidR="00E52AD8" w:rsidRDefault="00E52AD8" w:rsidP="00E52AD8">
      <w:pPr>
        <w:pStyle w:val="Listenabsatz"/>
      </w:pPr>
    </w:p>
    <w:p w14:paraId="1A3A8E40" w14:textId="3CF700D7" w:rsidR="005C06B3" w:rsidRDefault="005C06B3" w:rsidP="00E52AD8">
      <w:pPr>
        <w:pStyle w:val="Listenabsatz"/>
        <w:numPr>
          <w:ilvl w:val="0"/>
          <w:numId w:val="33"/>
        </w:numPr>
      </w:pPr>
      <w:r>
        <w:t>die Verwaltung aller nötigen Daten von Bauherren, für welche ein Bau ausgeführt bz</w:t>
      </w:r>
      <w:r>
        <w:t>w. ein Pro</w:t>
      </w:r>
      <w:r>
        <w:t xml:space="preserve">jekt realisiert wird. Dabei ist zu berücksichtigen, dass in Rolle des Bauherrn sowohl eine Person als auch eine Firma auftreten kann. </w:t>
      </w:r>
    </w:p>
    <w:p w14:paraId="6D19F255" w14:textId="77777777" w:rsidR="00E52AD8" w:rsidRDefault="00E52AD8" w:rsidP="00E52AD8">
      <w:pPr>
        <w:pStyle w:val="Listenabsatz"/>
      </w:pPr>
    </w:p>
    <w:p w14:paraId="536FF568" w14:textId="1F873B98" w:rsidR="005C06B3" w:rsidRDefault="005C06B3" w:rsidP="00E52AD8">
      <w:pPr>
        <w:pStyle w:val="Listenabsatz"/>
        <w:numPr>
          <w:ilvl w:val="0"/>
          <w:numId w:val="33"/>
        </w:numPr>
      </w:pPr>
      <w:r>
        <w:t>die Verwaltung aller Bauprojekte, welche von der GU realisiert werden. Für jedes Bauprojekt muss es schnell</w:t>
      </w:r>
      <w:r w:rsidR="00E52AD8">
        <w:t xml:space="preserve"> ersichtlich sein:</w:t>
      </w:r>
    </w:p>
    <w:p w14:paraId="09266D8D" w14:textId="6632E01D" w:rsidR="005C06B3" w:rsidRDefault="005C06B3" w:rsidP="00E52AD8">
      <w:pPr>
        <w:pStyle w:val="Listenabsatz"/>
        <w:numPr>
          <w:ilvl w:val="0"/>
          <w:numId w:val="35"/>
        </w:numPr>
        <w:ind w:left="1276" w:hanging="502"/>
      </w:pPr>
      <w:r>
        <w:t xml:space="preserve">um was für ein Projekt es sich handelt (Einfamilienhaus, Mehrfamilienhaus, Wohnung, Garage etc.), </w:t>
      </w:r>
    </w:p>
    <w:p w14:paraId="22457ABD" w14:textId="6D85229C" w:rsidR="005C06B3" w:rsidRDefault="005C06B3" w:rsidP="00E52AD8">
      <w:pPr>
        <w:pStyle w:val="Listenabsatz"/>
        <w:numPr>
          <w:ilvl w:val="0"/>
          <w:numId w:val="35"/>
        </w:numPr>
        <w:ind w:left="1276" w:hanging="502"/>
      </w:pPr>
      <w:r>
        <w:t xml:space="preserve">um was für eine Arbeit es sich handelt (Neu- oder Umbau, Renovation, Teil-Renovation), </w:t>
      </w:r>
    </w:p>
    <w:p w14:paraId="5E826732" w14:textId="41C180E5" w:rsidR="005C06B3" w:rsidRDefault="005C06B3" w:rsidP="00E52AD8">
      <w:pPr>
        <w:pStyle w:val="Listenabsatz"/>
        <w:numPr>
          <w:ilvl w:val="0"/>
          <w:numId w:val="35"/>
        </w:numPr>
        <w:ind w:left="1276" w:hanging="502"/>
      </w:pPr>
      <w:r>
        <w:t xml:space="preserve">in welcher Zeitperiode das Projekt realisiert werden soll (Start / Ende), </w:t>
      </w:r>
    </w:p>
    <w:p w14:paraId="4BBDCE64" w14:textId="377A9993" w:rsidR="005C06B3" w:rsidRDefault="005C06B3" w:rsidP="00E52AD8">
      <w:pPr>
        <w:pStyle w:val="Listenabsatz"/>
        <w:numPr>
          <w:ilvl w:val="0"/>
          <w:numId w:val="35"/>
        </w:numPr>
        <w:ind w:left="1276" w:hanging="502"/>
      </w:pPr>
      <w:r>
        <w:t xml:space="preserve">an welcher Adresse sich das neugebaute / umgebaute Objekt befindet, </w:t>
      </w:r>
    </w:p>
    <w:p w14:paraId="4BA3BB61" w14:textId="756261B5" w:rsidR="005C06B3" w:rsidRDefault="005C06B3" w:rsidP="00E52AD8">
      <w:pPr>
        <w:pStyle w:val="Listenabsatz"/>
        <w:numPr>
          <w:ilvl w:val="0"/>
          <w:numId w:val="35"/>
        </w:numPr>
        <w:ind w:left="1276" w:hanging="502"/>
      </w:pPr>
      <w:r>
        <w:t xml:space="preserve">wer der Bauherr ist, </w:t>
      </w:r>
    </w:p>
    <w:p w14:paraId="6358450A" w14:textId="5A4B5DA1" w:rsidR="005C06B3" w:rsidRDefault="005C06B3" w:rsidP="00E52AD8">
      <w:pPr>
        <w:pStyle w:val="Listenabsatz"/>
        <w:numPr>
          <w:ilvl w:val="0"/>
          <w:numId w:val="35"/>
        </w:numPr>
        <w:ind w:left="1276" w:hanging="502"/>
      </w:pPr>
      <w:r>
        <w:t xml:space="preserve">welcher Bauleiter für das Projekt bzw. Bauobjekt seitens GU zu welcher Zeit zuständig ist, </w:t>
      </w:r>
    </w:p>
    <w:p w14:paraId="4C5D7171" w14:textId="1853D384" w:rsidR="005C06B3" w:rsidRDefault="005C06B3" w:rsidP="00E52AD8">
      <w:pPr>
        <w:pStyle w:val="Listenabsatz"/>
        <w:numPr>
          <w:ilvl w:val="0"/>
          <w:numId w:val="35"/>
        </w:numPr>
        <w:ind w:left="1276" w:hanging="502"/>
      </w:pPr>
      <w:r>
        <w:t xml:space="preserve">welche Subunternehmen in dem Projekt involviert sind und </w:t>
      </w:r>
    </w:p>
    <w:p w14:paraId="1FA3F2B6" w14:textId="7B7ADD8D" w:rsidR="005C06B3" w:rsidRDefault="005C06B3" w:rsidP="005C06B3">
      <w:pPr>
        <w:pStyle w:val="Listenabsatz"/>
        <w:numPr>
          <w:ilvl w:val="0"/>
          <w:numId w:val="35"/>
        </w:numPr>
        <w:ind w:left="1276" w:hanging="502"/>
      </w:pPr>
      <w:r>
        <w:t>wer zu welcher Zeit die Ansprechperson für das jewe</w:t>
      </w:r>
      <w:r w:rsidR="00EC4E85">
        <w:t>ilige Subunternehmen in den ein</w:t>
      </w:r>
      <w:r>
        <w:t xml:space="preserve">zelnen Projekten ist. </w:t>
      </w:r>
    </w:p>
    <w:p w14:paraId="6FA2FAD1" w14:textId="77777777" w:rsidR="005C06B3" w:rsidRDefault="005C06B3" w:rsidP="005C06B3">
      <w:r>
        <w:t xml:space="preserve">Die obige Aufzählung ist nicht abschliessend und kann bzw. soll im Bedarfsfall ergänzt werden. </w:t>
      </w:r>
    </w:p>
    <w:p w14:paraId="30E474F0" w14:textId="77777777" w:rsidR="005C06B3" w:rsidRDefault="005C06B3" w:rsidP="005C06B3"/>
    <w:p w14:paraId="5A7D27CC" w14:textId="653297D0" w:rsidR="005C06B3" w:rsidRDefault="005C06B3" w:rsidP="005C06B3">
      <w:pPr>
        <w:pStyle w:val="berschrift6"/>
      </w:pPr>
      <w:r>
        <w:t>Verwaltung von Mängeldaten</w:t>
      </w:r>
    </w:p>
    <w:p w14:paraId="0E6CB154" w14:textId="77777777" w:rsidR="005C06B3" w:rsidRDefault="005C06B3" w:rsidP="005C06B3">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14:paraId="5268AF82" w14:textId="77777777" w:rsidR="005C06B3" w:rsidRDefault="005C06B3" w:rsidP="005C06B3"/>
    <w:p w14:paraId="7ADB8C6C" w14:textId="4766EB96" w:rsidR="005C06B3" w:rsidRDefault="005C06B3" w:rsidP="005C06B3">
      <w:pPr>
        <w:pStyle w:val="berschrift6"/>
      </w:pPr>
      <w:r>
        <w:t xml:space="preserve">Benutzerschnittstelle (User Interface) </w:t>
      </w:r>
    </w:p>
    <w:p w14:paraId="53A7122E" w14:textId="77777777" w:rsidR="005C06B3" w:rsidRDefault="005C06B3" w:rsidP="005C06B3">
      <w:r>
        <w:t xml:space="preserve">Die Applikation muss drei Benutzerschnittstellen zur Verfügung stellen: </w:t>
      </w:r>
    </w:p>
    <w:p w14:paraId="579C8B37" w14:textId="77777777" w:rsidR="00EC4E85" w:rsidRDefault="00EC4E85" w:rsidP="005C06B3"/>
    <w:p w14:paraId="4B714DCB" w14:textId="252F434F" w:rsidR="005C06B3" w:rsidRDefault="005C06B3" w:rsidP="00EC4E85">
      <w:pPr>
        <w:pStyle w:val="Listenabsatz"/>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14:paraId="49C338D4" w14:textId="7CA1EBAC" w:rsidR="005C06B3" w:rsidRDefault="005C06B3" w:rsidP="00EC4E85">
      <w:pPr>
        <w:pStyle w:val="Listenabsatz"/>
        <w:numPr>
          <w:ilvl w:val="0"/>
          <w:numId w:val="39"/>
        </w:numPr>
      </w:pPr>
      <w:r>
        <w:lastRenderedPageBreak/>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14:paraId="6ADB1786" w14:textId="77777777" w:rsidR="00EC4E85" w:rsidRDefault="00EC4E85" w:rsidP="00EC4E85">
      <w:pPr>
        <w:pStyle w:val="Listenabsatz"/>
      </w:pPr>
    </w:p>
    <w:p w14:paraId="6167EC96" w14:textId="1FFFC1FD" w:rsidR="005C06B3" w:rsidRDefault="005C06B3" w:rsidP="00EC4E85">
      <w:pPr>
        <w:pStyle w:val="Listenabsatz"/>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14:paraId="6AEC32F2" w14:textId="77777777" w:rsidR="005C06B3" w:rsidRDefault="005C06B3" w:rsidP="005C06B3"/>
    <w:p w14:paraId="026B62CE" w14:textId="7A0BCC62" w:rsidR="005C06B3" w:rsidRDefault="005C06B3" w:rsidP="005C06B3">
      <w:pPr>
        <w:pStyle w:val="berschrift6"/>
      </w:pPr>
      <w:r>
        <w:t>Zugang und Datenablage</w:t>
      </w:r>
    </w:p>
    <w:p w14:paraId="6CBA3A19" w14:textId="19B3B705" w:rsidR="005C06B3" w:rsidRDefault="005C06B3" w:rsidP="005C06B3">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14:paraId="3F53B2F1" w14:textId="4DEB6677" w:rsidR="005C06B3" w:rsidRDefault="005C06B3" w:rsidP="005C06B3">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14:paraId="32E8F1B0" w14:textId="77777777" w:rsidR="005C06B3" w:rsidRDefault="005C06B3" w:rsidP="005C06B3"/>
    <w:p w14:paraId="09049AA6" w14:textId="06959104" w:rsidR="005C06B3" w:rsidRDefault="005C06B3" w:rsidP="005C06B3">
      <w:pPr>
        <w:pStyle w:val="berschrift6"/>
      </w:pPr>
      <w:r>
        <w:t>Di</w:t>
      </w:r>
      <w:r>
        <w:t>ver</w:t>
      </w:r>
      <w:r>
        <w:t>s</w:t>
      </w:r>
      <w:r>
        <w:t>es</w:t>
      </w:r>
      <w:r>
        <w:t xml:space="preserve"> </w:t>
      </w:r>
    </w:p>
    <w:p w14:paraId="10AD96A4" w14:textId="5C188F24" w:rsidR="005C06B3" w:rsidRDefault="005C06B3" w:rsidP="005C06B3">
      <w:r>
        <w:t>Nachfolgend werden noch weitere Anforderungen aufgeführ</w:t>
      </w:r>
      <w:r w:rsidR="00EC4E85">
        <w:t>t:</w:t>
      </w:r>
    </w:p>
    <w:p w14:paraId="28906751" w14:textId="77777777" w:rsidR="00EC4E85" w:rsidRDefault="00EC4E85" w:rsidP="005C06B3"/>
    <w:p w14:paraId="6E78DE3A" w14:textId="38E52833" w:rsidR="005C06B3" w:rsidRDefault="005C06B3" w:rsidP="00EC4E85">
      <w:pPr>
        <w:pStyle w:val="Listenabsatz"/>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14:paraId="4994EC2A" w14:textId="77777777" w:rsidR="00EC4E85" w:rsidRDefault="00EC4E85" w:rsidP="005C06B3"/>
    <w:p w14:paraId="2DF2504E" w14:textId="327B7CDB" w:rsidR="005C06B3" w:rsidRDefault="005C06B3" w:rsidP="00EC4E85">
      <w:pPr>
        <w:pStyle w:val="Listenabsatz"/>
        <w:numPr>
          <w:ilvl w:val="0"/>
          <w:numId w:val="38"/>
        </w:numPr>
      </w:pPr>
      <w:r>
        <w:t>Ein Subunternehmen kann in mehreren Projekten Aufträge übernehmen. Für jedes Projekt, in dem das Subunternehmen mitarbeitet, muss eine Ansprechp</w:t>
      </w:r>
      <w:r w:rsidR="00E52AD8">
        <w:t>erson seitens Subunternehmen be</w:t>
      </w:r>
      <w:r>
        <w:t xml:space="preserve">stimmt werden. Je nach Grösse des Subunternehmens und Umfang der auszuführenden Arbeiten kann eine Ansprechperson für alle Projekte </w:t>
      </w:r>
      <w:r>
        <w:lastRenderedPageBreak/>
        <w:t>oder auch unterschi</w:t>
      </w:r>
      <w:r w:rsidR="00E52AD8">
        <w:t>edliche Ansprechpersonen für un</w:t>
      </w:r>
      <w:r>
        <w:t xml:space="preserve">terschiedliche Projekte bestimmt werden. </w:t>
      </w:r>
    </w:p>
    <w:p w14:paraId="7134D82D" w14:textId="77777777" w:rsidR="00EC4E85" w:rsidRDefault="00EC4E85" w:rsidP="00EC4E85">
      <w:pPr>
        <w:pStyle w:val="Listenabsatz"/>
        <w:ind w:left="0"/>
      </w:pPr>
    </w:p>
    <w:p w14:paraId="43FF9647" w14:textId="4671A7AA" w:rsidR="005C06B3" w:rsidRDefault="005C06B3" w:rsidP="00EC4E85">
      <w:pPr>
        <w:pStyle w:val="Listenabsatz"/>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14:paraId="46D8674A" w14:textId="77777777" w:rsidR="00EC4E85" w:rsidRDefault="00EC4E85" w:rsidP="00EC4E85">
      <w:pPr>
        <w:pStyle w:val="Listenabsatz"/>
        <w:ind w:left="0"/>
      </w:pPr>
    </w:p>
    <w:p w14:paraId="3F3508BF" w14:textId="1139F0E3" w:rsidR="005C06B3" w:rsidRDefault="005C06B3" w:rsidP="00EC4E85">
      <w:pPr>
        <w:pStyle w:val="Listenabsatz"/>
        <w:numPr>
          <w:ilvl w:val="0"/>
          <w:numId w:val="38"/>
        </w:numPr>
      </w:pPr>
      <w:r>
        <w:t xml:space="preserve">Die Zuweisung, welcher Bauleiter welches Projekt leitet, wird durch die Administration des GU vorgenommen (Sachbearbeiter / Administrator). </w:t>
      </w:r>
    </w:p>
    <w:p w14:paraId="13563D26" w14:textId="77777777" w:rsidR="00EC4E85" w:rsidRDefault="00EC4E85" w:rsidP="00EC4E85">
      <w:pPr>
        <w:pStyle w:val="Listenabsatz"/>
        <w:ind w:left="0"/>
      </w:pPr>
    </w:p>
    <w:p w14:paraId="1C38E431" w14:textId="72856BD1" w:rsidR="00286C99" w:rsidRPr="00EC4E85" w:rsidRDefault="005C06B3" w:rsidP="00EC4E85">
      <w:pPr>
        <w:pStyle w:val="Listenabsatz"/>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14:paraId="1544412D" w14:textId="68805433" w:rsidR="00286C99" w:rsidRDefault="00E864AB" w:rsidP="00286C99">
      <w:pPr>
        <w:pStyle w:val="berschrift2"/>
      </w:pPr>
      <w:bookmarkStart w:id="17" w:name="_Toc22396691"/>
      <w:bookmarkStart w:id="18" w:name="_Toc161293425"/>
      <w:bookmarkStart w:id="19" w:name="_Toc414449828"/>
      <w:bookmarkStart w:id="20" w:name="_Toc22396694"/>
      <w:bookmarkEnd w:id="15"/>
      <w:bookmarkEnd w:id="16"/>
      <w:r>
        <w:t>Qualitäts</w:t>
      </w:r>
      <w:r w:rsidR="00286C99" w:rsidRPr="00D62916">
        <w:t>ziele</w:t>
      </w:r>
      <w:bookmarkEnd w:id="17"/>
      <w:bookmarkEnd w:id="18"/>
      <w:bookmarkEnd w:id="19"/>
    </w:p>
    <w:p w14:paraId="1264C200" w14:textId="27EC7853" w:rsidR="00112EDC" w:rsidRDefault="00F64E89" w:rsidP="00D9522C">
      <w:r>
        <w:t>Änderbarkeit</w:t>
      </w:r>
    </w:p>
    <w:p w14:paraId="1D718AF4" w14:textId="290D63DD" w:rsidR="00F64E89" w:rsidRDefault="00F64E89" w:rsidP="00D9522C">
      <w:r>
        <w:t>Benutzbarkeit</w:t>
      </w:r>
    </w:p>
    <w:p w14:paraId="35D0DF25" w14:textId="42D62DDB" w:rsidR="00F64E89" w:rsidRDefault="00F64E89" w:rsidP="00D9522C">
      <w:r>
        <w:t>Effizienz</w:t>
      </w:r>
    </w:p>
    <w:p w14:paraId="01BCCB76" w14:textId="00ED6AC0" w:rsidR="00F64E89" w:rsidRDefault="00F64E89" w:rsidP="00D9522C">
      <w:r>
        <w:t>Sicherheit</w:t>
      </w:r>
    </w:p>
    <w:p w14:paraId="342B6C7B" w14:textId="6FE73F45" w:rsidR="00F64E89" w:rsidRDefault="00F64E89" w:rsidP="00D9522C">
      <w:r>
        <w:t>Zuverlässigkeit</w:t>
      </w:r>
    </w:p>
    <w:p w14:paraId="7E3FC7F7" w14:textId="299BB78B" w:rsidR="00F64E89" w:rsidRDefault="00F64E89" w:rsidP="00D9522C">
      <w:r>
        <w:t>Betreibbarkeit</w:t>
      </w:r>
    </w:p>
    <w:p w14:paraId="55DD1F25" w14:textId="77C03E44" w:rsidR="00F64E89" w:rsidRPr="00112EDC" w:rsidRDefault="00F64E89" w:rsidP="00D9522C">
      <w:r>
        <w:t>Sonstige Qualitätsanforderungen</w:t>
      </w:r>
    </w:p>
    <w:p w14:paraId="7685150A" w14:textId="77777777" w:rsidR="00286C99" w:rsidRPr="00D62916" w:rsidRDefault="00286C99" w:rsidP="00286C99">
      <w:pPr>
        <w:pStyle w:val="berschrift2"/>
      </w:pPr>
      <w:bookmarkStart w:id="21" w:name="_Toc22396693"/>
      <w:bookmarkStart w:id="22" w:name="_Toc161293426"/>
      <w:bookmarkStart w:id="23" w:name="_Toc414449829"/>
      <w:r w:rsidRPr="00D62916">
        <w:t>Stakeholder</w:t>
      </w:r>
      <w:bookmarkEnd w:id="21"/>
      <w:bookmarkEnd w:id="22"/>
      <w:bookmarkEnd w:id="23"/>
    </w:p>
    <w:p w14:paraId="1B056D1A" w14:textId="77777777" w:rsidR="007E7731" w:rsidRPr="00D62916" w:rsidRDefault="007E7731" w:rsidP="003D4092"/>
    <w:tbl>
      <w:tblPr>
        <w:tblStyle w:val="Gitternetztabelle4Akzent2"/>
        <w:tblW w:w="0" w:type="auto"/>
        <w:tblLook w:val="04A0" w:firstRow="1" w:lastRow="0" w:firstColumn="1" w:lastColumn="0" w:noHBand="0" w:noVBand="1"/>
      </w:tblPr>
      <w:tblGrid>
        <w:gridCol w:w="3018"/>
        <w:gridCol w:w="3019"/>
        <w:gridCol w:w="3019"/>
      </w:tblGrid>
      <w:tr w:rsidR="00912373" w14:paraId="4EF65FF4" w14:textId="77777777" w:rsidTr="00912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43257E70" w14:textId="18BEA70F" w:rsidR="00FE2A3A" w:rsidRDefault="00912373" w:rsidP="003D4092">
            <w:r>
              <w:t>Beteilligte</w:t>
            </w:r>
          </w:p>
        </w:tc>
        <w:tc>
          <w:tcPr>
            <w:tcW w:w="3019" w:type="dxa"/>
          </w:tcPr>
          <w:p w14:paraId="107070B2" w14:textId="23E4B616" w:rsidR="00FE2A3A" w:rsidRDefault="00912373" w:rsidP="003D4092">
            <w:pPr>
              <w:cnfStyle w:val="100000000000" w:firstRow="1" w:lastRow="0" w:firstColumn="0" w:lastColumn="0" w:oddVBand="0" w:evenVBand="0" w:oddHBand="0" w:evenHBand="0" w:firstRowFirstColumn="0" w:firstRowLastColumn="0" w:lastRowFirstColumn="0" w:lastRowLastColumn="0"/>
            </w:pPr>
            <w:r>
              <w:t>Rolle</w:t>
            </w:r>
          </w:p>
        </w:tc>
        <w:tc>
          <w:tcPr>
            <w:tcW w:w="3019" w:type="dxa"/>
          </w:tcPr>
          <w:p w14:paraId="44A0269E" w14:textId="35C04A2A" w:rsidR="00FE2A3A" w:rsidRDefault="00912373" w:rsidP="003D4092">
            <w:pPr>
              <w:cnfStyle w:val="100000000000" w:firstRow="1" w:lastRow="0" w:firstColumn="0" w:lastColumn="0" w:oddVBand="0" w:evenVBand="0" w:oddHBand="0" w:evenHBand="0" w:firstRowFirstColumn="0" w:firstRowLastColumn="0" w:lastRowFirstColumn="0" w:lastRowLastColumn="0"/>
            </w:pPr>
            <w:r>
              <w:t>Beschreibung</w:t>
            </w:r>
          </w:p>
        </w:tc>
      </w:tr>
      <w:tr w:rsidR="00912373" w14:paraId="65B3BE43" w14:textId="77777777" w:rsidTr="00912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tcPr>
          <w:p w14:paraId="5CCBE456" w14:textId="1B350F1F" w:rsidR="00912373" w:rsidRDefault="00912373" w:rsidP="003D4092">
            <w:r>
              <w:t>Generalunternehmen:</w:t>
            </w:r>
          </w:p>
        </w:tc>
        <w:tc>
          <w:tcPr>
            <w:tcW w:w="3019" w:type="dxa"/>
          </w:tcPr>
          <w:p w14:paraId="1503A923" w14:textId="2DB7D09B" w:rsidR="00912373" w:rsidRDefault="00912373" w:rsidP="003D4092">
            <w:pPr>
              <w:cnfStyle w:val="000000100000" w:firstRow="0" w:lastRow="0" w:firstColumn="0" w:lastColumn="0" w:oddVBand="0" w:evenVBand="0" w:oddHBand="1" w:evenHBand="0" w:firstRowFirstColumn="0" w:firstRowLastColumn="0" w:lastRowFirstColumn="0" w:lastRowLastColumn="0"/>
            </w:pPr>
            <w:r>
              <w:t>BackOffice</w:t>
            </w:r>
          </w:p>
        </w:tc>
        <w:tc>
          <w:tcPr>
            <w:tcW w:w="3019" w:type="dxa"/>
          </w:tcPr>
          <w:p w14:paraId="487C5AC9" w14:textId="77777777" w:rsidR="00912373" w:rsidRDefault="00912373" w:rsidP="003D4092">
            <w:pPr>
              <w:cnfStyle w:val="000000100000" w:firstRow="0" w:lastRow="0" w:firstColumn="0" w:lastColumn="0" w:oddVBand="0" w:evenVBand="0" w:oddHBand="1" w:evenHBand="0" w:firstRowFirstColumn="0" w:firstRowLastColumn="0" w:lastRowFirstColumn="0" w:lastRowLastColumn="0"/>
            </w:pPr>
          </w:p>
        </w:tc>
      </w:tr>
      <w:tr w:rsidR="00912373" w14:paraId="0FFB34E1" w14:textId="77777777" w:rsidTr="00912373">
        <w:tc>
          <w:tcPr>
            <w:cnfStyle w:val="001000000000" w:firstRow="0" w:lastRow="0" w:firstColumn="1" w:lastColumn="0" w:oddVBand="0" w:evenVBand="0" w:oddHBand="0" w:evenHBand="0" w:firstRowFirstColumn="0" w:firstRowLastColumn="0" w:lastRowFirstColumn="0" w:lastRowLastColumn="0"/>
            <w:tcW w:w="3018" w:type="dxa"/>
            <w:vMerge/>
          </w:tcPr>
          <w:p w14:paraId="3B970A19" w14:textId="69115E5D" w:rsidR="00912373" w:rsidRDefault="00912373" w:rsidP="003D4092"/>
        </w:tc>
        <w:tc>
          <w:tcPr>
            <w:tcW w:w="3019" w:type="dxa"/>
          </w:tcPr>
          <w:p w14:paraId="2C6B414B" w14:textId="7FCAA81E" w:rsidR="00912373" w:rsidRDefault="00912373" w:rsidP="003D4092">
            <w:pPr>
              <w:cnfStyle w:val="000000000000" w:firstRow="0" w:lastRow="0" w:firstColumn="0" w:lastColumn="0" w:oddVBand="0" w:evenVBand="0" w:oddHBand="0" w:evenHBand="0" w:firstRowFirstColumn="0" w:firstRowLastColumn="0" w:lastRowFirstColumn="0" w:lastRowLastColumn="0"/>
            </w:pPr>
            <w:r>
              <w:t>Bauleiter</w:t>
            </w:r>
          </w:p>
        </w:tc>
        <w:tc>
          <w:tcPr>
            <w:tcW w:w="3019" w:type="dxa"/>
          </w:tcPr>
          <w:p w14:paraId="29B4966A" w14:textId="77777777" w:rsidR="00912373" w:rsidRDefault="00912373" w:rsidP="003D4092">
            <w:pPr>
              <w:cnfStyle w:val="000000000000" w:firstRow="0" w:lastRow="0" w:firstColumn="0" w:lastColumn="0" w:oddVBand="0" w:evenVBand="0" w:oddHBand="0" w:evenHBand="0" w:firstRowFirstColumn="0" w:firstRowLastColumn="0" w:lastRowFirstColumn="0" w:lastRowLastColumn="0"/>
            </w:pPr>
          </w:p>
        </w:tc>
      </w:tr>
      <w:tr w:rsidR="00912373" w14:paraId="2CAB566C" w14:textId="77777777" w:rsidTr="00912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tcPr>
          <w:p w14:paraId="33286372" w14:textId="5D91C6F1" w:rsidR="00912373" w:rsidRDefault="00912373" w:rsidP="003D4092">
            <w:r>
              <w:t>Subunternehmen:</w:t>
            </w:r>
          </w:p>
        </w:tc>
        <w:tc>
          <w:tcPr>
            <w:tcW w:w="3019" w:type="dxa"/>
          </w:tcPr>
          <w:p w14:paraId="2F7BDFBC" w14:textId="25993529" w:rsidR="00912373" w:rsidRDefault="00912373" w:rsidP="003D4092">
            <w:pPr>
              <w:cnfStyle w:val="000000100000" w:firstRow="0" w:lastRow="0" w:firstColumn="0" w:lastColumn="0" w:oddVBand="0" w:evenVBand="0" w:oddHBand="1" w:evenHBand="0" w:firstRowFirstColumn="0" w:firstRowLastColumn="0" w:lastRowFirstColumn="0" w:lastRowLastColumn="0"/>
            </w:pPr>
            <w:r>
              <w:t>BackOffice</w:t>
            </w:r>
          </w:p>
        </w:tc>
        <w:tc>
          <w:tcPr>
            <w:tcW w:w="3019" w:type="dxa"/>
          </w:tcPr>
          <w:p w14:paraId="3E430889" w14:textId="77777777" w:rsidR="00912373" w:rsidRDefault="00912373" w:rsidP="003D4092">
            <w:pPr>
              <w:cnfStyle w:val="000000100000" w:firstRow="0" w:lastRow="0" w:firstColumn="0" w:lastColumn="0" w:oddVBand="0" w:evenVBand="0" w:oddHBand="1" w:evenHBand="0" w:firstRowFirstColumn="0" w:firstRowLastColumn="0" w:lastRowFirstColumn="0" w:lastRowLastColumn="0"/>
            </w:pPr>
          </w:p>
        </w:tc>
      </w:tr>
      <w:tr w:rsidR="00912373" w14:paraId="11B9073C" w14:textId="77777777" w:rsidTr="00912373">
        <w:tc>
          <w:tcPr>
            <w:cnfStyle w:val="001000000000" w:firstRow="0" w:lastRow="0" w:firstColumn="1" w:lastColumn="0" w:oddVBand="0" w:evenVBand="0" w:oddHBand="0" w:evenHBand="0" w:firstRowFirstColumn="0" w:firstRowLastColumn="0" w:lastRowFirstColumn="0" w:lastRowLastColumn="0"/>
            <w:tcW w:w="3018" w:type="dxa"/>
            <w:vMerge/>
          </w:tcPr>
          <w:p w14:paraId="441F413B" w14:textId="77777777" w:rsidR="00912373" w:rsidRDefault="00912373" w:rsidP="003D4092"/>
        </w:tc>
        <w:tc>
          <w:tcPr>
            <w:tcW w:w="3019" w:type="dxa"/>
          </w:tcPr>
          <w:p w14:paraId="7E163FA8" w14:textId="01992C1B" w:rsidR="00912373" w:rsidRDefault="00912373" w:rsidP="003D4092">
            <w:pPr>
              <w:cnfStyle w:val="000000000000" w:firstRow="0" w:lastRow="0" w:firstColumn="0" w:lastColumn="0" w:oddVBand="0" w:evenVBand="0" w:oddHBand="0" w:evenHBand="0" w:firstRowFirstColumn="0" w:firstRowLastColumn="0" w:lastRowFirstColumn="0" w:lastRowLastColumn="0"/>
            </w:pPr>
            <w:r>
              <w:t>Ansprechsperson</w:t>
            </w:r>
          </w:p>
        </w:tc>
        <w:tc>
          <w:tcPr>
            <w:tcW w:w="3019" w:type="dxa"/>
          </w:tcPr>
          <w:p w14:paraId="36951E52" w14:textId="77777777" w:rsidR="00912373" w:rsidRDefault="00912373" w:rsidP="003D4092">
            <w:pPr>
              <w:cnfStyle w:val="000000000000" w:firstRow="0" w:lastRow="0" w:firstColumn="0" w:lastColumn="0" w:oddVBand="0" w:evenVBand="0" w:oddHBand="0" w:evenHBand="0" w:firstRowFirstColumn="0" w:firstRowLastColumn="0" w:lastRowFirstColumn="0" w:lastRowLastColumn="0"/>
            </w:pPr>
          </w:p>
        </w:tc>
      </w:tr>
    </w:tbl>
    <w:p w14:paraId="39DFB9E4" w14:textId="77777777" w:rsidR="00286C99" w:rsidRPr="00D62916" w:rsidRDefault="00286C99" w:rsidP="003D4092"/>
    <w:p w14:paraId="56EB3206" w14:textId="77777777" w:rsidR="00286C99" w:rsidRPr="00D62916" w:rsidRDefault="00286C99" w:rsidP="00286C99">
      <w:pPr>
        <w:pStyle w:val="berschrift1"/>
      </w:pPr>
      <w:bookmarkStart w:id="24" w:name="_Toc161293427"/>
      <w:bookmarkStart w:id="25" w:name="_Toc414449830"/>
      <w:r w:rsidRPr="00D62916">
        <w:t>Randbedingungen</w:t>
      </w:r>
      <w:bookmarkEnd w:id="20"/>
      <w:bookmarkEnd w:id="24"/>
      <w:bookmarkEnd w:id="25"/>
    </w:p>
    <w:p w14:paraId="0E4831DC" w14:textId="77777777" w:rsidR="00286C99" w:rsidRPr="00D62916" w:rsidRDefault="00286C99" w:rsidP="00286C99">
      <w:pPr>
        <w:spacing w:before="56" w:after="113"/>
        <w:rPr>
          <w:rFonts w:cs="Arial"/>
          <w:sz w:val="20"/>
        </w:rPr>
      </w:pPr>
    </w:p>
    <w:p w14:paraId="02AD7BC6" w14:textId="77777777" w:rsidR="00286C99" w:rsidRPr="00D62916" w:rsidRDefault="00286C99" w:rsidP="00286C99">
      <w:pPr>
        <w:pStyle w:val="berschrift2"/>
      </w:pPr>
      <w:bookmarkStart w:id="26" w:name="_Toc22396695"/>
      <w:bookmarkStart w:id="27" w:name="_Toc161293428"/>
      <w:bookmarkStart w:id="28" w:name="_Toc414449831"/>
      <w:r w:rsidRPr="00D62916">
        <w:lastRenderedPageBreak/>
        <w:t>Technische Randbedingungen</w:t>
      </w:r>
      <w:bookmarkEnd w:id="26"/>
      <w:bookmarkEnd w:id="27"/>
      <w:bookmarkEnd w:id="28"/>
    </w:p>
    <w:p w14:paraId="021C75B9" w14:textId="77777777" w:rsidR="00286C99" w:rsidRPr="00D62916" w:rsidRDefault="00286C99" w:rsidP="00286C99">
      <w:pPr>
        <w:spacing w:before="56" w:after="113"/>
        <w:rPr>
          <w:rFonts w:cs="Arial"/>
          <w:sz w:val="20"/>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286C99" w:rsidRPr="00D62916" w14:paraId="701E12A8" w14:textId="77777777">
        <w:tc>
          <w:tcPr>
            <w:tcW w:w="8220" w:type="dxa"/>
            <w:gridSpan w:val="2"/>
            <w:tcBorders>
              <w:top w:val="single" w:sz="4" w:space="0" w:color="auto"/>
              <w:left w:val="single" w:sz="4" w:space="0" w:color="auto"/>
              <w:bottom w:val="single" w:sz="4" w:space="0" w:color="auto"/>
              <w:right w:val="single" w:sz="4" w:space="0" w:color="auto"/>
            </w:tcBorders>
          </w:tcPr>
          <w:p w14:paraId="18DCF7E0" w14:textId="77777777" w:rsidR="00286C99" w:rsidRPr="00D62916" w:rsidRDefault="00286C99" w:rsidP="00FA68FE">
            <w:pPr>
              <w:jc w:val="left"/>
              <w:rPr>
                <w:rFonts w:cs="Arial"/>
                <w:sz w:val="20"/>
              </w:rPr>
            </w:pPr>
            <w:bookmarkStart w:id="29" w:name="OLE_LINK58"/>
            <w:bookmarkStart w:id="30" w:name="OLE_LINK59"/>
            <w:r w:rsidRPr="00D62916">
              <w:rPr>
                <w:rFonts w:cs="Arial"/>
                <w:szCs w:val="22"/>
              </w:rPr>
              <w:t>Hardware-Vorgaben</w:t>
            </w:r>
          </w:p>
        </w:tc>
      </w:tr>
      <w:tr w:rsidR="00286C99" w:rsidRPr="00D62916" w14:paraId="09972A31" w14:textId="77777777">
        <w:tc>
          <w:tcPr>
            <w:tcW w:w="1080" w:type="dxa"/>
            <w:tcBorders>
              <w:top w:val="single" w:sz="4" w:space="0" w:color="auto"/>
              <w:left w:val="single" w:sz="4" w:space="0" w:color="auto"/>
              <w:bottom w:val="single" w:sz="4" w:space="0" w:color="auto"/>
              <w:right w:val="single" w:sz="4" w:space="0" w:color="auto"/>
            </w:tcBorders>
          </w:tcPr>
          <w:p w14:paraId="4CBEB669"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4B68ABE4" w14:textId="77777777" w:rsidR="00286C99" w:rsidRPr="00D62916" w:rsidRDefault="00286C99" w:rsidP="00FA68FE">
            <w:pPr>
              <w:jc w:val="left"/>
              <w:rPr>
                <w:rFonts w:cs="Arial"/>
              </w:rPr>
            </w:pPr>
            <w:r w:rsidRPr="00D62916">
              <w:rPr>
                <w:rFonts w:cs="Arial"/>
              </w:rPr>
              <w:t xml:space="preserve">&lt;hier Randbedingungen einfügen&gt; </w:t>
            </w:r>
          </w:p>
        </w:tc>
      </w:tr>
      <w:tr w:rsidR="00286C99" w:rsidRPr="00D62916" w14:paraId="22DEC795" w14:textId="77777777">
        <w:tc>
          <w:tcPr>
            <w:tcW w:w="1080" w:type="dxa"/>
            <w:tcBorders>
              <w:top w:val="single" w:sz="4" w:space="0" w:color="auto"/>
              <w:left w:val="single" w:sz="4" w:space="0" w:color="auto"/>
              <w:bottom w:val="single" w:sz="4" w:space="0" w:color="auto"/>
              <w:right w:val="single" w:sz="4" w:space="0" w:color="auto"/>
            </w:tcBorders>
          </w:tcPr>
          <w:p w14:paraId="073A3D8C"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6057C99F" w14:textId="77777777" w:rsidR="00286C99" w:rsidRPr="00D62916" w:rsidRDefault="00286C99" w:rsidP="00FA68FE">
            <w:pPr>
              <w:jc w:val="left"/>
              <w:rPr>
                <w:rFonts w:cs="Arial"/>
                <w:sz w:val="20"/>
              </w:rPr>
            </w:pPr>
            <w:r w:rsidRPr="00D62916">
              <w:rPr>
                <w:rFonts w:cs="Arial"/>
                <w:sz w:val="20"/>
              </w:rPr>
              <w:t>&lt;</w:t>
            </w:r>
            <w:r w:rsidRPr="00D62916">
              <w:t>hier Randbedingungen einfügen&gt;</w:t>
            </w:r>
          </w:p>
        </w:tc>
      </w:tr>
      <w:tr w:rsidR="00286C99" w:rsidRPr="00D62916" w14:paraId="00744B2E" w14:textId="77777777">
        <w:tc>
          <w:tcPr>
            <w:tcW w:w="8220" w:type="dxa"/>
            <w:gridSpan w:val="2"/>
            <w:tcBorders>
              <w:top w:val="single" w:sz="4" w:space="0" w:color="auto"/>
              <w:left w:val="single" w:sz="4" w:space="0" w:color="auto"/>
              <w:bottom w:val="single" w:sz="4" w:space="0" w:color="auto"/>
              <w:right w:val="single" w:sz="4" w:space="0" w:color="auto"/>
            </w:tcBorders>
          </w:tcPr>
          <w:p w14:paraId="579B6B68" w14:textId="77777777" w:rsidR="00286C99" w:rsidRPr="00D62916" w:rsidRDefault="00286C99" w:rsidP="00FA68FE">
            <w:pPr>
              <w:jc w:val="left"/>
              <w:rPr>
                <w:rFonts w:cs="Arial"/>
                <w:sz w:val="20"/>
              </w:rPr>
            </w:pPr>
            <w:r w:rsidRPr="00D62916">
              <w:rPr>
                <w:rFonts w:cs="Arial"/>
                <w:szCs w:val="22"/>
              </w:rPr>
              <w:t>Software-Vorgaben</w:t>
            </w:r>
          </w:p>
        </w:tc>
      </w:tr>
      <w:tr w:rsidR="00286C99" w:rsidRPr="00D62916" w14:paraId="5F359EE1" w14:textId="77777777">
        <w:tc>
          <w:tcPr>
            <w:tcW w:w="1080" w:type="dxa"/>
            <w:tcBorders>
              <w:top w:val="single" w:sz="4" w:space="0" w:color="auto"/>
              <w:left w:val="single" w:sz="4" w:space="0" w:color="auto"/>
              <w:bottom w:val="single" w:sz="4" w:space="0" w:color="auto"/>
              <w:right w:val="single" w:sz="4" w:space="0" w:color="auto"/>
            </w:tcBorders>
          </w:tcPr>
          <w:p w14:paraId="0874C163"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022BA3C0" w14:textId="77777777" w:rsidR="00286C99" w:rsidRPr="00D62916" w:rsidRDefault="00286C99" w:rsidP="00FA68FE">
            <w:pPr>
              <w:jc w:val="left"/>
              <w:rPr>
                <w:rFonts w:cs="Arial"/>
              </w:rPr>
            </w:pPr>
            <w:r w:rsidRPr="00D62916">
              <w:rPr>
                <w:rFonts w:cs="Arial"/>
              </w:rPr>
              <w:t xml:space="preserve">&lt;hier Radbedingungen einfügen&gt;  </w:t>
            </w:r>
          </w:p>
        </w:tc>
      </w:tr>
      <w:tr w:rsidR="00286C99" w:rsidRPr="00D62916" w14:paraId="1EB011B1" w14:textId="77777777">
        <w:tc>
          <w:tcPr>
            <w:tcW w:w="8220" w:type="dxa"/>
            <w:gridSpan w:val="2"/>
            <w:tcBorders>
              <w:top w:val="single" w:sz="4" w:space="0" w:color="auto"/>
              <w:left w:val="single" w:sz="4" w:space="0" w:color="auto"/>
              <w:bottom w:val="single" w:sz="4" w:space="0" w:color="auto"/>
              <w:right w:val="single" w:sz="4" w:space="0" w:color="auto"/>
            </w:tcBorders>
          </w:tcPr>
          <w:p w14:paraId="271D00AF" w14:textId="77777777" w:rsidR="00286C99" w:rsidRPr="00D62916" w:rsidRDefault="00286C99" w:rsidP="00FA68FE">
            <w:pPr>
              <w:jc w:val="left"/>
              <w:rPr>
                <w:rFonts w:cs="Arial"/>
                <w:sz w:val="20"/>
              </w:rPr>
            </w:pPr>
            <w:r w:rsidRPr="00D62916">
              <w:rPr>
                <w:rFonts w:cs="Arial"/>
                <w:szCs w:val="22"/>
              </w:rPr>
              <w:t>Vorgaben des Systembetriebs</w:t>
            </w:r>
          </w:p>
        </w:tc>
      </w:tr>
      <w:tr w:rsidR="00286C99" w:rsidRPr="00D62916" w14:paraId="2B4B3802" w14:textId="77777777">
        <w:tc>
          <w:tcPr>
            <w:tcW w:w="1080" w:type="dxa"/>
            <w:tcBorders>
              <w:top w:val="single" w:sz="4" w:space="0" w:color="auto"/>
              <w:left w:val="single" w:sz="4" w:space="0" w:color="auto"/>
              <w:bottom w:val="single" w:sz="4" w:space="0" w:color="auto"/>
              <w:right w:val="single" w:sz="4" w:space="0" w:color="auto"/>
            </w:tcBorders>
          </w:tcPr>
          <w:p w14:paraId="63A37E27"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122B899E" w14:textId="77777777" w:rsidR="00286C99" w:rsidRPr="00D62916" w:rsidRDefault="00286C99" w:rsidP="00FA68FE">
            <w:pPr>
              <w:jc w:val="left"/>
              <w:rPr>
                <w:rFonts w:cs="Arial"/>
              </w:rPr>
            </w:pPr>
            <w:r w:rsidRPr="00D62916">
              <w:rPr>
                <w:rFonts w:cs="Arial"/>
              </w:rPr>
              <w:t>&lt;hier Randbedingungen einfügen&gt;</w:t>
            </w:r>
          </w:p>
        </w:tc>
      </w:tr>
      <w:tr w:rsidR="00286C99" w:rsidRPr="00D62916" w14:paraId="2F7BC34A" w14:textId="77777777">
        <w:tc>
          <w:tcPr>
            <w:tcW w:w="8220" w:type="dxa"/>
            <w:gridSpan w:val="2"/>
            <w:tcBorders>
              <w:top w:val="single" w:sz="4" w:space="0" w:color="auto"/>
              <w:left w:val="single" w:sz="4" w:space="0" w:color="auto"/>
              <w:bottom w:val="single" w:sz="4" w:space="0" w:color="auto"/>
              <w:right w:val="single" w:sz="4" w:space="0" w:color="auto"/>
            </w:tcBorders>
          </w:tcPr>
          <w:p w14:paraId="7FB074BF" w14:textId="77777777" w:rsidR="00286C99" w:rsidRPr="00D62916" w:rsidRDefault="00286C99" w:rsidP="00FA68FE">
            <w:pPr>
              <w:jc w:val="left"/>
              <w:rPr>
                <w:rFonts w:cs="Arial"/>
                <w:sz w:val="20"/>
              </w:rPr>
            </w:pPr>
            <w:r w:rsidRPr="00D62916">
              <w:rPr>
                <w:rFonts w:cs="Arial"/>
                <w:szCs w:val="22"/>
              </w:rPr>
              <w:t>Programmiervorgaben</w:t>
            </w:r>
          </w:p>
        </w:tc>
      </w:tr>
      <w:tr w:rsidR="00286C99" w:rsidRPr="00D62916" w14:paraId="1EF02EA2" w14:textId="77777777">
        <w:tc>
          <w:tcPr>
            <w:tcW w:w="1080" w:type="dxa"/>
            <w:tcBorders>
              <w:top w:val="single" w:sz="4" w:space="0" w:color="auto"/>
              <w:left w:val="single" w:sz="4" w:space="0" w:color="auto"/>
              <w:bottom w:val="single" w:sz="4" w:space="0" w:color="auto"/>
              <w:right w:val="single" w:sz="4" w:space="0" w:color="auto"/>
            </w:tcBorders>
          </w:tcPr>
          <w:p w14:paraId="39FFCA1F" w14:textId="77777777" w:rsidR="00286C99" w:rsidRPr="00D62916" w:rsidRDefault="00286C99" w:rsidP="00FA68FE">
            <w:pPr>
              <w:spacing w:before="56" w:after="113"/>
              <w:jc w:val="left"/>
              <w:rPr>
                <w:rFonts w:cs="Arial"/>
                <w:sz w:val="20"/>
              </w:rPr>
            </w:pPr>
          </w:p>
        </w:tc>
        <w:tc>
          <w:tcPr>
            <w:tcW w:w="7140" w:type="dxa"/>
            <w:tcBorders>
              <w:top w:val="single" w:sz="4" w:space="0" w:color="auto"/>
              <w:left w:val="single" w:sz="4" w:space="0" w:color="auto"/>
              <w:bottom w:val="single" w:sz="4" w:space="0" w:color="auto"/>
              <w:right w:val="single" w:sz="4" w:space="0" w:color="auto"/>
            </w:tcBorders>
          </w:tcPr>
          <w:p w14:paraId="24F9D1BE" w14:textId="77777777" w:rsidR="00286C99" w:rsidRPr="00D62916" w:rsidRDefault="00286C99" w:rsidP="00FA68FE">
            <w:pPr>
              <w:jc w:val="left"/>
              <w:rPr>
                <w:rFonts w:cs="Arial"/>
                <w:sz w:val="20"/>
              </w:rPr>
            </w:pPr>
            <w:r w:rsidRPr="00D62916">
              <w:rPr>
                <w:rFonts w:cs="Arial"/>
                <w:sz w:val="20"/>
              </w:rPr>
              <w:t>&lt;</w:t>
            </w:r>
            <w:r w:rsidRPr="00D62916">
              <w:t>hier Randbedingungen einfügen&gt;</w:t>
            </w:r>
          </w:p>
        </w:tc>
      </w:tr>
    </w:tbl>
    <w:p w14:paraId="14E58720" w14:textId="77777777" w:rsidR="00286C99" w:rsidRPr="00D62916" w:rsidRDefault="00286C99" w:rsidP="00286C99">
      <w:pPr>
        <w:spacing w:before="56" w:after="113"/>
        <w:rPr>
          <w:rFonts w:cs="Arial"/>
          <w:sz w:val="20"/>
        </w:rPr>
      </w:pPr>
      <w:bookmarkStart w:id="31" w:name="OLE_LINK60"/>
      <w:bookmarkStart w:id="32" w:name="OLE_LINK148"/>
      <w:bookmarkEnd w:id="29"/>
      <w:bookmarkEnd w:id="30"/>
    </w:p>
    <w:p w14:paraId="53CC4E54" w14:textId="0C3C5B4F" w:rsidR="00286C99" w:rsidRPr="00112EDC" w:rsidRDefault="00286C99" w:rsidP="00286C99">
      <w:pPr>
        <w:pStyle w:val="berschrift2"/>
      </w:pPr>
      <w:bookmarkStart w:id="33" w:name="_Toc22396696"/>
      <w:bookmarkStart w:id="34" w:name="_Toc161293429"/>
      <w:bookmarkStart w:id="35" w:name="_Toc414449832"/>
      <w:bookmarkEnd w:id="31"/>
      <w:bookmarkEnd w:id="32"/>
      <w:r w:rsidRPr="00D62916">
        <w:t>Organisatorische Randbedingungen</w:t>
      </w:r>
      <w:bookmarkStart w:id="36" w:name="OLE_LINK151"/>
      <w:bookmarkStart w:id="37" w:name="OLE_LINK152"/>
      <w:bookmarkEnd w:id="33"/>
      <w:bookmarkEnd w:id="34"/>
      <w:bookmarkEnd w:id="35"/>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286C99" w:rsidRPr="00D62916" w14:paraId="0EA0CF98" w14:textId="77777777">
        <w:tc>
          <w:tcPr>
            <w:tcW w:w="8220" w:type="dxa"/>
            <w:gridSpan w:val="2"/>
            <w:tcBorders>
              <w:top w:val="single" w:sz="4" w:space="0" w:color="auto"/>
              <w:left w:val="single" w:sz="4" w:space="0" w:color="auto"/>
              <w:bottom w:val="single" w:sz="4" w:space="0" w:color="auto"/>
              <w:right w:val="single" w:sz="4" w:space="0" w:color="auto"/>
            </w:tcBorders>
          </w:tcPr>
          <w:p w14:paraId="5FE5D171" w14:textId="77777777" w:rsidR="00286C99" w:rsidRPr="00D62916" w:rsidRDefault="00286C99" w:rsidP="00FA68FE">
            <w:pPr>
              <w:jc w:val="left"/>
            </w:pPr>
            <w:bookmarkStart w:id="38" w:name="OLE_LINK153"/>
            <w:bookmarkStart w:id="39" w:name="OLE_LINK154"/>
            <w:bookmarkEnd w:id="36"/>
            <w:bookmarkEnd w:id="37"/>
            <w:r w:rsidRPr="00D62916">
              <w:rPr>
                <w:szCs w:val="22"/>
              </w:rPr>
              <w:t>Organisation und Struktur</w:t>
            </w:r>
          </w:p>
        </w:tc>
      </w:tr>
      <w:tr w:rsidR="00286C99" w:rsidRPr="00D62916" w14:paraId="33965E9A" w14:textId="77777777">
        <w:tc>
          <w:tcPr>
            <w:tcW w:w="1080" w:type="dxa"/>
            <w:tcBorders>
              <w:top w:val="single" w:sz="4" w:space="0" w:color="auto"/>
              <w:left w:val="single" w:sz="4" w:space="0" w:color="auto"/>
              <w:bottom w:val="single" w:sz="4" w:space="0" w:color="auto"/>
              <w:right w:val="single" w:sz="4" w:space="0" w:color="auto"/>
            </w:tcBorders>
          </w:tcPr>
          <w:p w14:paraId="4A48B124" w14:textId="77777777" w:rsidR="00286C99" w:rsidRPr="00D62916" w:rsidRDefault="00286C99" w:rsidP="00FA68FE">
            <w:pPr>
              <w:jc w:val="left"/>
            </w:pPr>
          </w:p>
        </w:tc>
        <w:tc>
          <w:tcPr>
            <w:tcW w:w="7140" w:type="dxa"/>
            <w:tcBorders>
              <w:top w:val="single" w:sz="4" w:space="0" w:color="auto"/>
              <w:left w:val="single" w:sz="4" w:space="0" w:color="auto"/>
              <w:bottom w:val="single" w:sz="4" w:space="0" w:color="auto"/>
              <w:right w:val="single" w:sz="4" w:space="0" w:color="auto"/>
            </w:tcBorders>
          </w:tcPr>
          <w:p w14:paraId="61C09163" w14:textId="77777777" w:rsidR="00286C99" w:rsidRPr="00D62916" w:rsidRDefault="00286C99" w:rsidP="00FA68FE">
            <w:pPr>
              <w:jc w:val="left"/>
            </w:pPr>
            <w:r w:rsidRPr="00D62916">
              <w:t xml:space="preserve">&lt;hier Randbedingungen einfügen&gt; </w:t>
            </w:r>
          </w:p>
        </w:tc>
      </w:tr>
      <w:tr w:rsidR="00286C99" w:rsidRPr="00D62916" w14:paraId="73B36DFD" w14:textId="77777777">
        <w:tc>
          <w:tcPr>
            <w:tcW w:w="8220" w:type="dxa"/>
            <w:gridSpan w:val="2"/>
            <w:tcBorders>
              <w:top w:val="single" w:sz="4" w:space="0" w:color="auto"/>
              <w:left w:val="single" w:sz="4" w:space="0" w:color="auto"/>
              <w:bottom w:val="single" w:sz="4" w:space="0" w:color="auto"/>
              <w:right w:val="single" w:sz="4" w:space="0" w:color="auto"/>
            </w:tcBorders>
          </w:tcPr>
          <w:p w14:paraId="2AB81968" w14:textId="77777777" w:rsidR="00286C99" w:rsidRPr="00D62916" w:rsidRDefault="00286C99" w:rsidP="00FA68FE">
            <w:pPr>
              <w:jc w:val="left"/>
            </w:pPr>
            <w:r w:rsidRPr="00D62916">
              <w:rPr>
                <w:szCs w:val="22"/>
              </w:rPr>
              <w:t>Ressourcen (Budget, Zeit, Personal)</w:t>
            </w:r>
          </w:p>
        </w:tc>
      </w:tr>
      <w:tr w:rsidR="00286C99" w:rsidRPr="00D62916" w14:paraId="37516D79" w14:textId="77777777">
        <w:tc>
          <w:tcPr>
            <w:tcW w:w="1080" w:type="dxa"/>
            <w:tcBorders>
              <w:top w:val="single" w:sz="4" w:space="0" w:color="auto"/>
              <w:left w:val="single" w:sz="4" w:space="0" w:color="auto"/>
              <w:bottom w:val="single" w:sz="4" w:space="0" w:color="auto"/>
              <w:right w:val="single" w:sz="4" w:space="0" w:color="auto"/>
            </w:tcBorders>
          </w:tcPr>
          <w:p w14:paraId="458F807D" w14:textId="77777777" w:rsidR="00286C99" w:rsidRPr="00D62916" w:rsidRDefault="00286C99" w:rsidP="00FA68FE">
            <w:pPr>
              <w:jc w:val="left"/>
            </w:pPr>
          </w:p>
        </w:tc>
        <w:tc>
          <w:tcPr>
            <w:tcW w:w="7140" w:type="dxa"/>
            <w:tcBorders>
              <w:top w:val="single" w:sz="4" w:space="0" w:color="auto"/>
              <w:left w:val="single" w:sz="4" w:space="0" w:color="auto"/>
              <w:bottom w:val="single" w:sz="4" w:space="0" w:color="auto"/>
              <w:right w:val="single" w:sz="4" w:space="0" w:color="auto"/>
            </w:tcBorders>
          </w:tcPr>
          <w:p w14:paraId="2D4125BC" w14:textId="77777777" w:rsidR="00286C99" w:rsidRPr="00D62916" w:rsidRDefault="00286C99" w:rsidP="00FA68FE">
            <w:pPr>
              <w:jc w:val="left"/>
            </w:pPr>
            <w:r w:rsidRPr="00D62916">
              <w:t xml:space="preserve">&lt;hier Randbedingungen einfügen&gt;  </w:t>
            </w:r>
          </w:p>
        </w:tc>
      </w:tr>
      <w:tr w:rsidR="00286C99" w:rsidRPr="00D62916" w14:paraId="6A619275" w14:textId="77777777">
        <w:tc>
          <w:tcPr>
            <w:tcW w:w="8220" w:type="dxa"/>
            <w:gridSpan w:val="2"/>
            <w:tcBorders>
              <w:top w:val="single" w:sz="4" w:space="0" w:color="auto"/>
              <w:left w:val="single" w:sz="4" w:space="0" w:color="auto"/>
              <w:bottom w:val="single" w:sz="4" w:space="0" w:color="auto"/>
              <w:right w:val="single" w:sz="4" w:space="0" w:color="auto"/>
            </w:tcBorders>
          </w:tcPr>
          <w:p w14:paraId="49E17C12" w14:textId="77777777" w:rsidR="00286C99" w:rsidRPr="00D62916" w:rsidRDefault="00286C99" w:rsidP="00FA68FE">
            <w:pPr>
              <w:jc w:val="left"/>
            </w:pPr>
            <w:r w:rsidRPr="00D62916">
              <w:rPr>
                <w:szCs w:val="22"/>
              </w:rPr>
              <w:t>Organisatorische Standards</w:t>
            </w:r>
          </w:p>
        </w:tc>
      </w:tr>
      <w:tr w:rsidR="00286C99" w:rsidRPr="00D62916" w14:paraId="48873D7A" w14:textId="77777777">
        <w:tc>
          <w:tcPr>
            <w:tcW w:w="1080" w:type="dxa"/>
            <w:tcBorders>
              <w:top w:val="single" w:sz="4" w:space="0" w:color="auto"/>
              <w:left w:val="single" w:sz="4" w:space="0" w:color="auto"/>
              <w:bottom w:val="single" w:sz="4" w:space="0" w:color="auto"/>
              <w:right w:val="single" w:sz="4" w:space="0" w:color="auto"/>
            </w:tcBorders>
          </w:tcPr>
          <w:p w14:paraId="3C3C7D21" w14:textId="77777777" w:rsidR="00286C99" w:rsidRPr="00D62916" w:rsidRDefault="00286C99" w:rsidP="00FA68FE">
            <w:pPr>
              <w:jc w:val="left"/>
            </w:pPr>
          </w:p>
        </w:tc>
        <w:tc>
          <w:tcPr>
            <w:tcW w:w="7140" w:type="dxa"/>
            <w:tcBorders>
              <w:top w:val="single" w:sz="4" w:space="0" w:color="auto"/>
              <w:left w:val="single" w:sz="4" w:space="0" w:color="auto"/>
              <w:bottom w:val="single" w:sz="4" w:space="0" w:color="auto"/>
              <w:right w:val="single" w:sz="4" w:space="0" w:color="auto"/>
            </w:tcBorders>
          </w:tcPr>
          <w:p w14:paraId="779920AB" w14:textId="77777777" w:rsidR="00286C99" w:rsidRPr="00D62916" w:rsidRDefault="00286C99" w:rsidP="00FA68FE">
            <w:pPr>
              <w:jc w:val="left"/>
            </w:pPr>
            <w:r w:rsidRPr="00D62916">
              <w:t>&lt;hier Randbedingungen einfügen&gt;</w:t>
            </w:r>
          </w:p>
        </w:tc>
      </w:tr>
      <w:tr w:rsidR="00286C99" w:rsidRPr="00D62916" w14:paraId="60FF7D11" w14:textId="77777777">
        <w:tc>
          <w:tcPr>
            <w:tcW w:w="8220" w:type="dxa"/>
            <w:gridSpan w:val="2"/>
            <w:tcBorders>
              <w:top w:val="single" w:sz="4" w:space="0" w:color="auto"/>
              <w:left w:val="single" w:sz="4" w:space="0" w:color="auto"/>
              <w:bottom w:val="single" w:sz="4" w:space="0" w:color="auto"/>
              <w:right w:val="single" w:sz="4" w:space="0" w:color="auto"/>
            </w:tcBorders>
          </w:tcPr>
          <w:p w14:paraId="074E46D1" w14:textId="77777777" w:rsidR="00286C99" w:rsidRPr="00D62916" w:rsidRDefault="00286C99" w:rsidP="00FA68FE">
            <w:pPr>
              <w:jc w:val="left"/>
            </w:pPr>
            <w:r w:rsidRPr="00D62916">
              <w:rPr>
                <w:szCs w:val="22"/>
              </w:rPr>
              <w:t>Juristische Faktoren</w:t>
            </w:r>
          </w:p>
        </w:tc>
      </w:tr>
      <w:tr w:rsidR="00286C99" w:rsidRPr="00D62916" w14:paraId="68AC5EC4" w14:textId="77777777">
        <w:tc>
          <w:tcPr>
            <w:tcW w:w="1080" w:type="dxa"/>
            <w:tcBorders>
              <w:top w:val="single" w:sz="4" w:space="0" w:color="auto"/>
              <w:left w:val="single" w:sz="4" w:space="0" w:color="auto"/>
              <w:bottom w:val="single" w:sz="4" w:space="0" w:color="auto"/>
              <w:right w:val="single" w:sz="4" w:space="0" w:color="auto"/>
            </w:tcBorders>
          </w:tcPr>
          <w:p w14:paraId="446DD768" w14:textId="77777777" w:rsidR="00286C99" w:rsidRPr="00D62916" w:rsidRDefault="00286C99" w:rsidP="00FA68FE">
            <w:pPr>
              <w:jc w:val="left"/>
            </w:pPr>
          </w:p>
        </w:tc>
        <w:tc>
          <w:tcPr>
            <w:tcW w:w="7140" w:type="dxa"/>
            <w:tcBorders>
              <w:top w:val="single" w:sz="4" w:space="0" w:color="auto"/>
              <w:left w:val="single" w:sz="4" w:space="0" w:color="auto"/>
              <w:bottom w:val="single" w:sz="4" w:space="0" w:color="auto"/>
              <w:right w:val="single" w:sz="4" w:space="0" w:color="auto"/>
            </w:tcBorders>
          </w:tcPr>
          <w:p w14:paraId="44ED8FA4" w14:textId="77777777" w:rsidR="00286C99" w:rsidRPr="00D62916" w:rsidRDefault="00286C99" w:rsidP="00FA68FE">
            <w:pPr>
              <w:jc w:val="left"/>
            </w:pPr>
            <w:r w:rsidRPr="00D62916">
              <w:t>&lt;hier Randbedingungen einfügen&gt;</w:t>
            </w:r>
          </w:p>
        </w:tc>
      </w:tr>
    </w:tbl>
    <w:p w14:paraId="43DC8A51" w14:textId="77777777" w:rsidR="00286C99" w:rsidRPr="00D62916" w:rsidRDefault="00286C99" w:rsidP="00286C99">
      <w:pPr>
        <w:spacing w:before="56" w:after="113"/>
        <w:rPr>
          <w:rFonts w:cs="Arial"/>
          <w:sz w:val="20"/>
        </w:rPr>
      </w:pPr>
      <w:bookmarkStart w:id="40" w:name="OLE_LINK155"/>
      <w:bookmarkStart w:id="41" w:name="OLE_LINK156"/>
      <w:bookmarkEnd w:id="38"/>
      <w:bookmarkEnd w:id="39"/>
      <w:r w:rsidRPr="00D62916">
        <w:rPr>
          <w:rFonts w:cs="Arial"/>
          <w:sz w:val="20"/>
        </w:rPr>
        <w:t> </w:t>
      </w:r>
    </w:p>
    <w:p w14:paraId="39F19006" w14:textId="2127A66D" w:rsidR="00286C99" w:rsidRDefault="00286C99" w:rsidP="00112EDC">
      <w:pPr>
        <w:pStyle w:val="berschrift2"/>
      </w:pPr>
      <w:bookmarkStart w:id="42" w:name="_Toc22396697"/>
      <w:bookmarkStart w:id="43" w:name="_Toc161293430"/>
      <w:bookmarkStart w:id="44" w:name="_Toc414449833"/>
      <w:bookmarkEnd w:id="40"/>
      <w:bookmarkEnd w:id="41"/>
      <w:r w:rsidRPr="00D62916">
        <w:t>Konventionen</w:t>
      </w:r>
      <w:bookmarkEnd w:id="42"/>
      <w:bookmarkEnd w:id="43"/>
      <w:bookmarkEnd w:id="44"/>
    </w:p>
    <w:p w14:paraId="7296B5C3" w14:textId="77777777" w:rsidR="00112EDC" w:rsidRPr="00112EDC" w:rsidRDefault="00112EDC" w:rsidP="00112EDC"/>
    <w:p w14:paraId="032EFB31" w14:textId="77777777" w:rsidR="00286C99" w:rsidRPr="00D62916" w:rsidRDefault="00286C99" w:rsidP="00286C99">
      <w:pPr>
        <w:pStyle w:val="berschrift1"/>
      </w:pPr>
      <w:bookmarkStart w:id="45" w:name="_Toc22396698"/>
      <w:bookmarkStart w:id="46" w:name="_Toc161293431"/>
      <w:bookmarkStart w:id="47" w:name="_Toc414449834"/>
      <w:r w:rsidRPr="00D62916">
        <w:t>Kontext</w:t>
      </w:r>
      <w:bookmarkEnd w:id="45"/>
      <w:r w:rsidRPr="00D62916">
        <w:t>abgrenzung</w:t>
      </w:r>
      <w:bookmarkEnd w:id="46"/>
      <w:bookmarkEnd w:id="47"/>
    </w:p>
    <w:p w14:paraId="1FC4995D" w14:textId="77777777" w:rsidR="00112EDC" w:rsidRDefault="00112EDC" w:rsidP="00286C99">
      <w:pPr>
        <w:spacing w:before="56" w:after="113"/>
        <w:ind w:left="-5"/>
        <w:rPr>
          <w:rFonts w:cs="Arial"/>
          <w:sz w:val="20"/>
        </w:rPr>
      </w:pPr>
      <w:bookmarkStart w:id="48" w:name="OLE_LINK61"/>
      <w:bookmarkStart w:id="49" w:name="OLE_LINK62"/>
      <w:bookmarkStart w:id="50" w:name="OLE_LINK15"/>
      <w:bookmarkStart w:id="51" w:name="OLE_LINK16"/>
    </w:p>
    <w:p w14:paraId="2B11D293" w14:textId="77777777" w:rsidR="00286C99" w:rsidRPr="00D62916" w:rsidRDefault="00286C99" w:rsidP="00286C99">
      <w:pPr>
        <w:spacing w:before="56" w:after="113"/>
        <w:ind w:left="-5"/>
        <w:rPr>
          <w:rFonts w:cs="Arial"/>
          <w:sz w:val="20"/>
        </w:rPr>
      </w:pPr>
      <w:r w:rsidRPr="00D62916">
        <w:rPr>
          <w:rFonts w:cs="Arial"/>
          <w:sz w:val="20"/>
        </w:rPr>
        <w:t>Die folgenden Unterkapitel zeigen die Einbettung unseres Systems in seine Umgebung.</w:t>
      </w:r>
    </w:p>
    <w:bookmarkEnd w:id="48"/>
    <w:bookmarkEnd w:id="49"/>
    <w:bookmarkEnd w:id="50"/>
    <w:bookmarkEnd w:id="51"/>
    <w:p w14:paraId="65C82AF1" w14:textId="77777777" w:rsidR="00286C99" w:rsidRPr="00D62916" w:rsidRDefault="00286C99" w:rsidP="00286C99">
      <w:pPr>
        <w:spacing w:before="56" w:after="113"/>
        <w:ind w:left="-5"/>
        <w:rPr>
          <w:rFonts w:cs="Arial"/>
          <w:sz w:val="20"/>
        </w:rPr>
      </w:pPr>
    </w:p>
    <w:p w14:paraId="4B243BB6" w14:textId="77777777" w:rsidR="00286C99" w:rsidRPr="00D62916" w:rsidRDefault="00286C99" w:rsidP="00286C99">
      <w:pPr>
        <w:pStyle w:val="berschrift2"/>
      </w:pPr>
      <w:bookmarkStart w:id="52" w:name="_Toc22396699"/>
      <w:bookmarkStart w:id="53" w:name="_Toc161293432"/>
      <w:bookmarkStart w:id="54" w:name="_Toc414449835"/>
      <w:r w:rsidRPr="00D62916">
        <w:t>Fachlicher Kontext</w:t>
      </w:r>
      <w:bookmarkEnd w:id="52"/>
      <w:bookmarkEnd w:id="53"/>
      <w:bookmarkEnd w:id="54"/>
    </w:p>
    <w:p w14:paraId="705D0DDA" w14:textId="77777777" w:rsidR="00286C99" w:rsidRPr="00D62916" w:rsidRDefault="00286C99" w:rsidP="00286C99">
      <w:pPr>
        <w:spacing w:before="56" w:after="113"/>
        <w:rPr>
          <w:rFonts w:cs="Arial"/>
          <w:sz w:val="20"/>
        </w:rPr>
      </w:pPr>
    </w:p>
    <w:p w14:paraId="3CE963F3" w14:textId="77777777" w:rsidR="00286C99" w:rsidRDefault="00286C99" w:rsidP="00286C99">
      <w:pPr>
        <w:pStyle w:val="berschrift2"/>
      </w:pPr>
      <w:bookmarkStart w:id="55" w:name="_Toc22396700"/>
      <w:bookmarkStart w:id="56" w:name="_Toc161293433"/>
      <w:bookmarkStart w:id="57" w:name="_Toc414449836"/>
      <w:r w:rsidRPr="00D62916">
        <w:lastRenderedPageBreak/>
        <w:t>Technischer- oder Verteilungskontext</w:t>
      </w:r>
      <w:bookmarkEnd w:id="55"/>
      <w:bookmarkEnd w:id="56"/>
      <w:bookmarkEnd w:id="57"/>
      <w:r w:rsidRPr="00D62916">
        <w:t xml:space="preserve"> </w:t>
      </w:r>
    </w:p>
    <w:p w14:paraId="143065F8" w14:textId="77777777" w:rsidR="00112EDC" w:rsidRPr="00112EDC" w:rsidRDefault="00112EDC" w:rsidP="00112EDC"/>
    <w:p w14:paraId="50EAD8A4" w14:textId="4B2EBCEC" w:rsidR="00070AF2" w:rsidRPr="00B93D3C" w:rsidRDefault="00070AF2" w:rsidP="00070AF2">
      <w:pPr>
        <w:pStyle w:val="berschrift2"/>
        <w:rPr>
          <w:ins w:id="58" w:author="Gernot Starke" w:date="2012-06-08T16:52:00Z"/>
          <w:lang w:val="en-US"/>
        </w:rPr>
      </w:pPr>
      <w:bookmarkStart w:id="59" w:name="_Toc414449837"/>
      <w:bookmarkStart w:id="60" w:name="OLE_LINK65"/>
      <w:bookmarkStart w:id="61" w:name="OLE_LINK66"/>
      <w:ins w:id="62" w:author="Gernot Starke" w:date="2012-06-08T16:52:00Z">
        <w:r>
          <w:rPr>
            <w:lang w:val="en-US"/>
          </w:rPr>
          <w:t>Externe Schnittstellen</w:t>
        </w:r>
        <w:bookmarkEnd w:id="59"/>
      </w:ins>
    </w:p>
    <w:p w14:paraId="5C85F680" w14:textId="77777777" w:rsidR="00070AF2" w:rsidRPr="00205243" w:rsidRDefault="00070AF2" w:rsidP="00070AF2">
      <w:pPr>
        <w:pStyle w:val="Erluterungberschrift"/>
        <w:rPr>
          <w:ins w:id="63" w:author="Gernot Starke" w:date="2012-06-08T16:52:00Z"/>
          <w:lang w:val="en-US"/>
        </w:rPr>
      </w:pPr>
      <w:ins w:id="64" w:author="Gernot Starke" w:date="2012-06-08T16:52:00Z">
        <w:r w:rsidRPr="00205243">
          <w:rPr>
            <w:lang w:val="en-US"/>
          </w:rPr>
          <w:t>Contents</w:t>
        </w:r>
      </w:ins>
    </w:p>
    <w:p w14:paraId="1A4E6E0F" w14:textId="77777777" w:rsidR="00070AF2" w:rsidRPr="00205243" w:rsidRDefault="00070AF2" w:rsidP="00070AF2">
      <w:pPr>
        <w:pStyle w:val="Erluterungstext"/>
        <w:rPr>
          <w:ins w:id="65" w:author="Gernot Starke" w:date="2012-06-08T16:52:00Z"/>
          <w:lang w:val="en-US"/>
        </w:rPr>
      </w:pPr>
      <w:ins w:id="66" w:author="Gernot Starke" w:date="2012-06-08T16:52:00Z">
        <w:r w:rsidRPr="00205243">
          <w:rPr>
            <w:lang w:val="en-US"/>
          </w:rPr>
          <w:t>Specification of the communication channels linking your system to neighboring systems and the environment.</w:t>
        </w:r>
      </w:ins>
    </w:p>
    <w:p w14:paraId="4AD852C9" w14:textId="5B12782F" w:rsidR="00E864AB" w:rsidRDefault="00070AF2" w:rsidP="00070AF2">
      <w:pPr>
        <w:pStyle w:val="berschrift3"/>
      </w:pPr>
      <w:bookmarkStart w:id="67" w:name="OLE_LINK37"/>
      <w:bookmarkStart w:id="68" w:name="OLE_LINK38"/>
      <w:r>
        <w:t>Externe Schnittstelle 1</w:t>
      </w:r>
    </w:p>
    <w:p w14:paraId="555A871C" w14:textId="77777777" w:rsidR="00070AF2" w:rsidRDefault="00070AF2" w:rsidP="00070AF2">
      <w:pPr>
        <w:pStyle w:val="berschrift4"/>
        <w:shd w:val="clear" w:color="auto" w:fill="FFFFFF"/>
        <w:spacing w:before="288" w:after="72"/>
        <w:rPr>
          <w:ins w:id="69" w:author="Gernot Starke" w:date="2012-06-08T16:58:00Z"/>
          <w:rFonts w:cs="Arial"/>
          <w:color w:val="000000"/>
        </w:rPr>
      </w:pPr>
      <w:ins w:id="70" w:author="Gernot Starke" w:date="2012-06-08T16:58:00Z">
        <w:r>
          <w:rPr>
            <w:rFonts w:cs="Arial"/>
            <w:color w:val="000000"/>
          </w:rPr>
          <w:t>Identifikation der Schnittstelle</w:t>
        </w:r>
      </w:ins>
    </w:p>
    <w:tbl>
      <w:tblPr>
        <w:tblW w:w="0" w:type="auto"/>
        <w:tblCellMar>
          <w:left w:w="0" w:type="dxa"/>
          <w:right w:w="0" w:type="dxa"/>
        </w:tblCellMar>
        <w:tblLook w:val="04A0" w:firstRow="1" w:lastRow="0" w:firstColumn="1" w:lastColumn="0" w:noHBand="0" w:noVBand="1"/>
      </w:tblPr>
      <w:tblGrid>
        <w:gridCol w:w="4186"/>
        <w:gridCol w:w="2671"/>
      </w:tblGrid>
      <w:tr w:rsidR="00070AF2" w14:paraId="36DD6ECC" w14:textId="77777777" w:rsidTr="00070AF2">
        <w:trPr>
          <w:ins w:id="71"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CFE20E8" w14:textId="77777777" w:rsidR="00070AF2" w:rsidRDefault="00070AF2">
            <w:pPr>
              <w:spacing w:line="260" w:lineRule="atLeast"/>
              <w:rPr>
                <w:ins w:id="72" w:author="Gernot Starke" w:date="2012-06-08T16:58:00Z"/>
                <w:rFonts w:ascii="Times" w:hAnsi="Times"/>
                <w:color w:val="333333"/>
              </w:rPr>
            </w:pPr>
            <w:ins w:id="73" w:author="Gernot Starke" w:date="2012-06-08T16:58:00Z">
              <w:r>
                <w:rPr>
                  <w:color w:val="333333"/>
                </w:rPr>
                <w:t>Name / Bezeichnung der Schnittstelle</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C410EB2" w14:textId="77777777" w:rsidR="00070AF2" w:rsidRDefault="00070AF2">
            <w:pPr>
              <w:spacing w:line="260" w:lineRule="atLeast"/>
              <w:rPr>
                <w:ins w:id="74" w:author="Gernot Starke" w:date="2012-06-08T16:58:00Z"/>
                <w:rFonts w:ascii="Times" w:hAnsi="Times"/>
                <w:color w:val="333333"/>
              </w:rPr>
            </w:pPr>
            <w:ins w:id="75" w:author="Gernot Starke" w:date="2012-06-08T16:58:00Z">
              <w:r>
                <w:rPr>
                  <w:color w:val="333333"/>
                </w:rPr>
                <w:t>&lt;Name der Schnittstelle&gt;</w:t>
              </w:r>
            </w:ins>
          </w:p>
        </w:tc>
      </w:tr>
      <w:tr w:rsidR="00070AF2" w14:paraId="3941F66F" w14:textId="77777777" w:rsidTr="00070AF2">
        <w:trPr>
          <w:ins w:id="76"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7F0616C" w14:textId="77777777" w:rsidR="00070AF2" w:rsidRDefault="00070AF2">
            <w:pPr>
              <w:spacing w:line="260" w:lineRule="atLeast"/>
              <w:rPr>
                <w:ins w:id="77" w:author="Gernot Starke" w:date="2012-06-08T16:58:00Z"/>
                <w:rFonts w:ascii="Times" w:hAnsi="Times"/>
                <w:color w:val="333333"/>
              </w:rPr>
            </w:pPr>
            <w:ins w:id="78" w:author="Gernot Starke" w:date="2012-06-08T16:58:00Z">
              <w:r>
                <w:rPr>
                  <w:color w:val="333333"/>
                </w:rPr>
                <w:t>Version</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BD659DC" w14:textId="77777777" w:rsidR="00070AF2" w:rsidRDefault="00070AF2">
            <w:pPr>
              <w:spacing w:line="260" w:lineRule="atLeast"/>
              <w:rPr>
                <w:ins w:id="79" w:author="Gernot Starke" w:date="2012-06-08T16:58:00Z"/>
                <w:rFonts w:ascii="Times" w:hAnsi="Times"/>
                <w:color w:val="333333"/>
              </w:rPr>
            </w:pPr>
            <w:ins w:id="80" w:author="Gernot Starke" w:date="2012-06-08T16:58:00Z">
              <w:r>
                <w:rPr>
                  <w:color w:val="333333"/>
                </w:rPr>
                <w:t> </w:t>
              </w:r>
            </w:ins>
          </w:p>
        </w:tc>
      </w:tr>
      <w:tr w:rsidR="00070AF2" w14:paraId="6A33429F" w14:textId="77777777" w:rsidTr="00070AF2">
        <w:trPr>
          <w:ins w:id="81"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297CBEE" w14:textId="77777777" w:rsidR="00070AF2" w:rsidRDefault="00070AF2">
            <w:pPr>
              <w:spacing w:line="260" w:lineRule="atLeast"/>
              <w:rPr>
                <w:ins w:id="82" w:author="Gernot Starke" w:date="2012-06-08T16:58:00Z"/>
                <w:rFonts w:ascii="Times" w:hAnsi="Times"/>
                <w:color w:val="333333"/>
              </w:rPr>
            </w:pPr>
            <w:ins w:id="83" w:author="Gernot Starke" w:date="2012-06-08T16:58:00Z">
              <w:r>
                <w:rPr>
                  <w:color w:val="333333"/>
                </w:rPr>
                <w:t>Änderungen gegenüber Vorversion</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4772781" w14:textId="77777777" w:rsidR="00070AF2" w:rsidRDefault="00070AF2">
            <w:pPr>
              <w:spacing w:line="260" w:lineRule="atLeast"/>
              <w:rPr>
                <w:ins w:id="84" w:author="Gernot Starke" w:date="2012-06-08T16:58:00Z"/>
                <w:rFonts w:ascii="Times" w:hAnsi="Times"/>
                <w:color w:val="333333"/>
              </w:rPr>
            </w:pPr>
            <w:ins w:id="85" w:author="Gernot Starke" w:date="2012-06-08T16:58:00Z">
              <w:r>
                <w:rPr>
                  <w:color w:val="333333"/>
                </w:rPr>
                <w:t> </w:t>
              </w:r>
            </w:ins>
          </w:p>
        </w:tc>
      </w:tr>
      <w:tr w:rsidR="00070AF2" w14:paraId="6ECE1DA9" w14:textId="77777777" w:rsidTr="00070AF2">
        <w:trPr>
          <w:ins w:id="86"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B8FC7E5" w14:textId="77777777" w:rsidR="00070AF2" w:rsidRDefault="00070AF2">
            <w:pPr>
              <w:spacing w:line="260" w:lineRule="atLeast"/>
              <w:rPr>
                <w:ins w:id="87" w:author="Gernot Starke" w:date="2012-06-08T16:58:00Z"/>
                <w:rFonts w:ascii="Times" w:hAnsi="Times"/>
                <w:color w:val="333333"/>
              </w:rPr>
            </w:pPr>
            <w:ins w:id="88" w:author="Gernot Starke" w:date="2012-06-08T16:58:00Z">
              <w:r>
                <w:rPr>
                  <w:color w:val="333333"/>
                </w:rPr>
                <w:t>Wer hat geändert und warum?</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5F478E0" w14:textId="77777777" w:rsidR="00070AF2" w:rsidRDefault="00070AF2">
            <w:pPr>
              <w:spacing w:line="260" w:lineRule="atLeast"/>
              <w:rPr>
                <w:ins w:id="89" w:author="Gernot Starke" w:date="2012-06-08T16:58:00Z"/>
                <w:rFonts w:ascii="Times" w:hAnsi="Times"/>
                <w:color w:val="333333"/>
              </w:rPr>
            </w:pPr>
            <w:ins w:id="90" w:author="Gernot Starke" w:date="2012-06-08T16:58:00Z">
              <w:r>
                <w:rPr>
                  <w:color w:val="333333"/>
                </w:rPr>
                <w:t> </w:t>
              </w:r>
            </w:ins>
          </w:p>
        </w:tc>
      </w:tr>
      <w:tr w:rsidR="00070AF2" w14:paraId="3948BB32" w14:textId="77777777" w:rsidTr="00070AF2">
        <w:trPr>
          <w:ins w:id="91"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454D8FF" w14:textId="77777777" w:rsidR="00070AF2" w:rsidRDefault="00070AF2">
            <w:pPr>
              <w:spacing w:line="260" w:lineRule="atLeast"/>
              <w:rPr>
                <w:ins w:id="92" w:author="Gernot Starke" w:date="2012-06-08T16:58:00Z"/>
                <w:rFonts w:ascii="Times" w:hAnsi="Times"/>
                <w:color w:val="333333"/>
              </w:rPr>
            </w:pPr>
            <w:ins w:id="93" w:author="Gernot Starke" w:date="2012-06-08T16:58:00Z">
              <w:r>
                <w:rPr>
                  <w:color w:val="333333"/>
                </w:rPr>
                <w:t>Veranwortlicher Ansprechpartner / Rolle</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615B189" w14:textId="77777777" w:rsidR="00070AF2" w:rsidRDefault="00070AF2">
            <w:pPr>
              <w:spacing w:line="260" w:lineRule="atLeast"/>
              <w:rPr>
                <w:ins w:id="94" w:author="Gernot Starke" w:date="2012-06-08T16:58:00Z"/>
                <w:rFonts w:ascii="Times" w:hAnsi="Times"/>
                <w:color w:val="333333"/>
              </w:rPr>
            </w:pPr>
            <w:ins w:id="95" w:author="Gernot Starke" w:date="2012-06-08T16:58:00Z">
              <w:r>
                <w:rPr>
                  <w:color w:val="333333"/>
                </w:rPr>
                <w:t> </w:t>
              </w:r>
            </w:ins>
          </w:p>
        </w:tc>
      </w:tr>
    </w:tbl>
    <w:p w14:paraId="364252B1" w14:textId="77777777" w:rsidR="00070AF2" w:rsidRDefault="00070AF2" w:rsidP="00070AF2">
      <w:pPr>
        <w:pStyle w:val="StandardWeb"/>
        <w:shd w:val="clear" w:color="auto" w:fill="FFFFFF"/>
        <w:spacing w:after="150" w:afterAutospacing="0" w:line="255" w:lineRule="atLeast"/>
        <w:rPr>
          <w:ins w:id="96" w:author="Gernot Starke" w:date="2012-06-08T16:58:00Z"/>
          <w:color w:val="333333"/>
        </w:rPr>
      </w:pPr>
      <w:ins w:id="97" w:author="Gernot Starke" w:date="2012-06-08T16:58:00Z">
        <w:r>
          <w:rPr>
            <w:rStyle w:val="apple-tab-span"/>
            <w:color w:val="333333"/>
          </w:rPr>
          <w:t>  </w:t>
        </w:r>
      </w:ins>
    </w:p>
    <w:p w14:paraId="296B2EDD" w14:textId="77777777" w:rsidR="00070AF2" w:rsidRDefault="00070AF2" w:rsidP="00070AF2">
      <w:pPr>
        <w:pStyle w:val="berschrift4"/>
        <w:shd w:val="clear" w:color="auto" w:fill="FFFFFF"/>
        <w:spacing w:before="288" w:after="72"/>
        <w:rPr>
          <w:ins w:id="98" w:author="Gernot Starke" w:date="2012-06-08T16:58:00Z"/>
          <w:rFonts w:cs="Arial"/>
          <w:color w:val="000000"/>
        </w:rPr>
      </w:pPr>
      <w:ins w:id="99" w:author="Gernot Starke" w:date="2012-06-08T16:58:00Z">
        <w:r>
          <w:rPr>
            <w:rFonts w:cs="Arial"/>
            <w:color w:val="000000"/>
          </w:rPr>
          <w:t>Fachlicher Kontext der Schnittstelle</w:t>
        </w:r>
      </w:ins>
    </w:p>
    <w:p w14:paraId="0FF1909B" w14:textId="77777777" w:rsidR="00070AF2" w:rsidRDefault="00070AF2" w:rsidP="00070AF2">
      <w:pPr>
        <w:pStyle w:val="berschrift4"/>
        <w:shd w:val="clear" w:color="auto" w:fill="FFFFFF"/>
        <w:spacing w:before="288" w:after="72"/>
        <w:rPr>
          <w:ins w:id="100" w:author="Gernot Starke" w:date="2012-06-08T16:58:00Z"/>
          <w:rFonts w:cs="Arial"/>
          <w:color w:val="000000"/>
        </w:rPr>
      </w:pPr>
      <w:ins w:id="101" w:author="Gernot Starke" w:date="2012-06-08T16:58:00Z">
        <w:r>
          <w:rPr>
            <w:rFonts w:cs="Arial"/>
            <w:color w:val="000000"/>
          </w:rPr>
          <w:t>Fachliche Abläufe</w:t>
        </w:r>
      </w:ins>
    </w:p>
    <w:p w14:paraId="41454640" w14:textId="77777777" w:rsidR="00070AF2" w:rsidRDefault="00070AF2" w:rsidP="00070AF2">
      <w:pPr>
        <w:pStyle w:val="StandardWeb"/>
        <w:shd w:val="clear" w:color="auto" w:fill="FFFFFF"/>
        <w:spacing w:after="150" w:afterAutospacing="0" w:line="255" w:lineRule="atLeast"/>
        <w:rPr>
          <w:ins w:id="102" w:author="Gernot Starke" w:date="2012-06-08T16:58:00Z"/>
          <w:color w:val="333333"/>
        </w:rPr>
      </w:pPr>
      <w:ins w:id="103" w:author="Gernot Starke" w:date="2012-06-08T16:58:00Z">
        <w:r>
          <w:rPr>
            <w:color w:val="333333"/>
          </w:rPr>
          <w:t>&lt;Diagramm oder Beschreibung der fachlichen Abläufe&gt;</w:t>
        </w:r>
      </w:ins>
    </w:p>
    <w:p w14:paraId="19A4EB15" w14:textId="77777777" w:rsidR="00070AF2" w:rsidRDefault="00070AF2" w:rsidP="00070AF2">
      <w:pPr>
        <w:pStyle w:val="berschrift4"/>
        <w:shd w:val="clear" w:color="auto" w:fill="FFFFFF"/>
        <w:spacing w:before="288" w:after="72"/>
        <w:rPr>
          <w:ins w:id="104" w:author="Gernot Starke" w:date="2012-06-08T16:58:00Z"/>
          <w:rFonts w:cs="Arial"/>
          <w:color w:val="000000"/>
        </w:rPr>
      </w:pPr>
      <w:ins w:id="105" w:author="Gernot Starke" w:date="2012-06-08T16:58:00Z">
        <w:r>
          <w:rPr>
            <w:rFonts w:cs="Arial"/>
            <w:color w:val="000000"/>
          </w:rPr>
          <w:t>Fachliche Bedeutung der Daten</w:t>
        </w:r>
      </w:ins>
    </w:p>
    <w:p w14:paraId="66DB3255" w14:textId="77777777" w:rsidR="00070AF2" w:rsidRDefault="00070AF2" w:rsidP="00070AF2">
      <w:pPr>
        <w:pStyle w:val="StandardWeb"/>
        <w:shd w:val="clear" w:color="auto" w:fill="FFFFFF"/>
        <w:spacing w:after="150" w:afterAutospacing="0" w:line="255" w:lineRule="atLeast"/>
        <w:rPr>
          <w:ins w:id="106" w:author="Gernot Starke" w:date="2012-06-08T16:58:00Z"/>
          <w:color w:val="333333"/>
        </w:rPr>
      </w:pPr>
      <w:ins w:id="107" w:author="Gernot Starke" w:date="2012-06-08T16:58:00Z">
        <w:r>
          <w:rPr>
            <w:color w:val="333333"/>
          </w:rPr>
          <w:t>&lt;Beschreibung der fachlichen Bedeutung&gt;</w:t>
        </w:r>
      </w:ins>
    </w:p>
    <w:p w14:paraId="0226DF71" w14:textId="77777777" w:rsidR="00070AF2" w:rsidRDefault="00070AF2" w:rsidP="00070AF2">
      <w:pPr>
        <w:pStyle w:val="p3"/>
        <w:shd w:val="clear" w:color="auto" w:fill="FFFFFF"/>
        <w:spacing w:after="150" w:afterAutospacing="0" w:line="255" w:lineRule="atLeast"/>
        <w:rPr>
          <w:ins w:id="108" w:author="Gernot Starke" w:date="2012-06-08T16:58:00Z"/>
          <w:rFonts w:ascii="Arial" w:hAnsi="Arial" w:cs="Arial"/>
          <w:color w:val="333333"/>
        </w:rPr>
      </w:pPr>
      <w:ins w:id="109" w:author="Gernot Starke" w:date="2012-06-08T16:58:00Z">
        <w:r>
          <w:rPr>
            <w:rStyle w:val="apple-tab-span"/>
            <w:rFonts w:ascii="Arial" w:hAnsi="Arial" w:cs="Arial"/>
            <w:color w:val="333333"/>
          </w:rPr>
          <w:t>  </w:t>
        </w:r>
        <w:r>
          <w:rPr>
            <w:rFonts w:ascii="Arial" w:hAnsi="Arial" w:cs="Arial"/>
            <w:color w:val="333333"/>
          </w:rPr>
          <w:t>Technischer Kontext</w:t>
        </w:r>
      </w:ins>
    </w:p>
    <w:p w14:paraId="2856AF7E" w14:textId="77777777" w:rsidR="00070AF2" w:rsidRDefault="00070AF2" w:rsidP="00070AF2">
      <w:pPr>
        <w:pStyle w:val="p3"/>
        <w:shd w:val="clear" w:color="auto" w:fill="FFFFFF"/>
        <w:spacing w:after="150" w:afterAutospacing="0" w:line="255" w:lineRule="atLeast"/>
        <w:rPr>
          <w:ins w:id="110" w:author="Gernot Starke" w:date="2012-06-08T16:58:00Z"/>
          <w:rFonts w:ascii="Arial" w:hAnsi="Arial" w:cs="Arial"/>
          <w:color w:val="333333"/>
        </w:rPr>
      </w:pPr>
      <w:ins w:id="111" w:author="Gernot Starke" w:date="2012-06-08T16:58:00Z">
        <w:r>
          <w:rPr>
            <w:rStyle w:val="apple-tab-span"/>
            <w:rFonts w:ascii="Arial" w:hAnsi="Arial" w:cs="Arial"/>
            <w:color w:val="333333"/>
          </w:rPr>
          <w:t>  </w:t>
        </w:r>
        <w:r>
          <w:rPr>
            <w:rFonts w:ascii="Arial" w:hAnsi="Arial" w:cs="Arial"/>
            <w:color w:val="333333"/>
          </w:rPr>
          <w:t>Form der Interaktion</w:t>
        </w:r>
      </w:ins>
    </w:p>
    <w:p w14:paraId="20974C85" w14:textId="77777777" w:rsidR="00070AF2" w:rsidRPr="00070AF2" w:rsidRDefault="00070AF2" w:rsidP="00070AF2">
      <w:pPr>
        <w:pStyle w:val="berschrift4"/>
        <w:shd w:val="clear" w:color="auto" w:fill="FFFFFF"/>
        <w:spacing w:before="288" w:after="72"/>
        <w:rPr>
          <w:ins w:id="112" w:author="Gernot Starke" w:date="2012-06-08T16:58:00Z"/>
          <w:rFonts w:cs="Arial"/>
          <w:color w:val="000000"/>
        </w:rPr>
      </w:pPr>
      <w:ins w:id="113" w:author="Gernot Starke" w:date="2012-06-08T16:58:00Z">
        <w:r w:rsidRPr="00070AF2">
          <w:t> Anforderungen an die Schnittstelle</w:t>
        </w:r>
      </w:ins>
    </w:p>
    <w:p w14:paraId="675F4954" w14:textId="77777777" w:rsidR="00070AF2" w:rsidRDefault="00070AF2" w:rsidP="00070AF2">
      <w:pPr>
        <w:pStyle w:val="berschrift4"/>
        <w:shd w:val="clear" w:color="auto" w:fill="FFFFFF"/>
        <w:spacing w:before="288" w:after="72"/>
        <w:rPr>
          <w:ins w:id="114" w:author="Gernot Starke" w:date="2012-06-08T16:58:00Z"/>
          <w:rFonts w:cs="Arial"/>
          <w:color w:val="000000"/>
          <w:szCs w:val="24"/>
        </w:rPr>
      </w:pPr>
      <w:ins w:id="115" w:author="Gernot Starke" w:date="2012-06-08T16:58:00Z">
        <w:r>
          <w:rPr>
            <w:rStyle w:val="s2"/>
            <w:rFonts w:cs="Arial"/>
            <w:color w:val="000000"/>
          </w:rPr>
          <w:t> </w:t>
        </w:r>
        <w:r>
          <w:rPr>
            <w:rFonts w:cs="Arial"/>
            <w:color w:val="000000"/>
          </w:rPr>
          <w:t>Sicherheitsanforderungen</w:t>
        </w:r>
      </w:ins>
    </w:p>
    <w:p w14:paraId="4D8D1280" w14:textId="77777777" w:rsidR="00070AF2" w:rsidRDefault="00070AF2" w:rsidP="00070AF2">
      <w:pPr>
        <w:pStyle w:val="berschrift4"/>
        <w:shd w:val="clear" w:color="auto" w:fill="FFFFFF"/>
        <w:spacing w:before="288" w:after="72"/>
        <w:rPr>
          <w:ins w:id="116" w:author="Gernot Starke" w:date="2012-06-08T16:58:00Z"/>
          <w:rFonts w:cs="Arial"/>
          <w:color w:val="000000"/>
        </w:rPr>
      </w:pPr>
      <w:ins w:id="117" w:author="Gernot Starke" w:date="2012-06-08T16:58:00Z">
        <w:r>
          <w:rPr>
            <w:rStyle w:val="apple-tab-span"/>
            <w:rFonts w:cs="Arial"/>
            <w:color w:val="000000"/>
          </w:rPr>
          <w:t> </w:t>
        </w:r>
        <w:r>
          <w:rPr>
            <w:rFonts w:cs="Arial"/>
            <w:color w:val="000000"/>
          </w:rPr>
          <w:t>Mengengerüste</w:t>
        </w:r>
      </w:ins>
    </w:p>
    <w:p w14:paraId="380BA36C" w14:textId="77777777" w:rsidR="00070AF2" w:rsidRDefault="00070AF2" w:rsidP="00070AF2">
      <w:pPr>
        <w:pStyle w:val="p3"/>
        <w:shd w:val="clear" w:color="auto" w:fill="FFFFFF"/>
        <w:spacing w:after="150" w:afterAutospacing="0" w:line="255" w:lineRule="atLeast"/>
        <w:rPr>
          <w:ins w:id="118" w:author="Gernot Starke" w:date="2012-06-08T16:58:00Z"/>
          <w:rFonts w:ascii="Arial" w:hAnsi="Arial" w:cs="Arial"/>
          <w:color w:val="333333"/>
        </w:rPr>
      </w:pPr>
      <w:ins w:id="119" w:author="Gernot Starke" w:date="2012-06-08T16:58:00Z">
        <w:r>
          <w:rPr>
            <w:rStyle w:val="apple-tab-span"/>
            <w:rFonts w:ascii="Arial" w:hAnsi="Arial" w:cs="Arial"/>
            <w:color w:val="333333"/>
          </w:rPr>
          <w:t>   </w:t>
        </w:r>
        <w:r>
          <w:rPr>
            <w:rFonts w:ascii="Arial" w:hAnsi="Arial" w:cs="Arial"/>
            <w:color w:val="333333"/>
          </w:rPr>
          <w:t>Laufzeit</w:t>
        </w:r>
      </w:ins>
    </w:p>
    <w:p w14:paraId="318947CB" w14:textId="77777777" w:rsidR="00070AF2" w:rsidRDefault="00070AF2" w:rsidP="00070AF2">
      <w:pPr>
        <w:pStyle w:val="p3"/>
        <w:shd w:val="clear" w:color="auto" w:fill="FFFFFF"/>
        <w:spacing w:after="150" w:afterAutospacing="0" w:line="255" w:lineRule="atLeast"/>
        <w:rPr>
          <w:ins w:id="120" w:author="Gernot Starke" w:date="2012-06-08T16:58:00Z"/>
          <w:rFonts w:ascii="Arial" w:hAnsi="Arial" w:cs="Arial"/>
          <w:color w:val="333333"/>
        </w:rPr>
      </w:pPr>
      <w:ins w:id="121" w:author="Gernot Starke" w:date="2012-06-08T16:58:00Z">
        <w:r>
          <w:rPr>
            <w:rStyle w:val="apple-tab-span"/>
            <w:rFonts w:ascii="Arial" w:hAnsi="Arial" w:cs="Arial"/>
            <w:color w:val="333333"/>
          </w:rPr>
          <w:t>   </w:t>
        </w:r>
        <w:r>
          <w:rPr>
            <w:rFonts w:ascii="Arial" w:hAnsi="Arial" w:cs="Arial"/>
            <w:color w:val="333333"/>
          </w:rPr>
          <w:t>Durchsatz / Datenvolumen</w:t>
        </w:r>
      </w:ins>
    </w:p>
    <w:p w14:paraId="7A93FD40" w14:textId="77777777" w:rsidR="00070AF2" w:rsidRDefault="00070AF2" w:rsidP="00070AF2">
      <w:pPr>
        <w:pStyle w:val="p3"/>
        <w:shd w:val="clear" w:color="auto" w:fill="FFFFFF"/>
        <w:spacing w:after="150" w:afterAutospacing="0" w:line="255" w:lineRule="atLeast"/>
        <w:rPr>
          <w:ins w:id="122" w:author="Gernot Starke" w:date="2012-06-08T16:58:00Z"/>
          <w:rFonts w:ascii="Arial" w:hAnsi="Arial" w:cs="Arial"/>
          <w:color w:val="333333"/>
        </w:rPr>
      </w:pPr>
      <w:ins w:id="123" w:author="Gernot Starke" w:date="2012-06-08T16:58:00Z">
        <w:r>
          <w:rPr>
            <w:rStyle w:val="apple-tab-span"/>
            <w:rFonts w:ascii="Arial" w:hAnsi="Arial" w:cs="Arial"/>
            <w:color w:val="333333"/>
          </w:rPr>
          <w:t>  </w:t>
        </w:r>
        <w:r>
          <w:rPr>
            <w:rFonts w:ascii="Arial" w:hAnsi="Arial" w:cs="Arial"/>
            <w:color w:val="333333"/>
          </w:rPr>
          <w:t>Verfügbarkeit</w:t>
        </w:r>
      </w:ins>
    </w:p>
    <w:p w14:paraId="1A677D88" w14:textId="77777777" w:rsidR="00070AF2" w:rsidRDefault="00070AF2" w:rsidP="00070AF2">
      <w:pPr>
        <w:pStyle w:val="p3"/>
        <w:shd w:val="clear" w:color="auto" w:fill="FFFFFF"/>
        <w:spacing w:after="150" w:afterAutospacing="0" w:line="255" w:lineRule="atLeast"/>
        <w:rPr>
          <w:ins w:id="124" w:author="Gernot Starke" w:date="2012-06-08T16:58:00Z"/>
          <w:rFonts w:ascii="Arial" w:hAnsi="Arial" w:cs="Arial"/>
          <w:color w:val="333333"/>
        </w:rPr>
      </w:pPr>
      <w:ins w:id="125" w:author="Gernot Starke" w:date="2012-06-08T16:58:00Z">
        <w:r>
          <w:rPr>
            <w:rStyle w:val="apple-tab-span"/>
            <w:rFonts w:ascii="Arial" w:hAnsi="Arial" w:cs="Arial"/>
            <w:color w:val="333333"/>
          </w:rPr>
          <w:lastRenderedPageBreak/>
          <w:t>  </w:t>
        </w:r>
        <w:r>
          <w:rPr>
            <w:rFonts w:ascii="Arial" w:hAnsi="Arial" w:cs="Arial"/>
            <w:color w:val="333333"/>
          </w:rPr>
          <w:t>Protokollierung</w:t>
        </w:r>
      </w:ins>
    </w:p>
    <w:p w14:paraId="0F4798DC" w14:textId="77777777" w:rsidR="00070AF2" w:rsidRDefault="00070AF2" w:rsidP="00070AF2">
      <w:pPr>
        <w:pStyle w:val="p3"/>
        <w:shd w:val="clear" w:color="auto" w:fill="FFFFFF"/>
        <w:spacing w:after="150" w:afterAutospacing="0" w:line="255" w:lineRule="atLeast"/>
        <w:rPr>
          <w:ins w:id="126" w:author="Gernot Starke" w:date="2012-06-08T16:58:00Z"/>
          <w:rFonts w:ascii="Arial" w:hAnsi="Arial" w:cs="Arial"/>
          <w:color w:val="333333"/>
        </w:rPr>
      </w:pPr>
      <w:ins w:id="127" w:author="Gernot Starke" w:date="2012-06-08T16:58:00Z">
        <w:r>
          <w:rPr>
            <w:rStyle w:val="apple-tab-span"/>
            <w:rFonts w:ascii="Arial" w:hAnsi="Arial" w:cs="Arial"/>
            <w:color w:val="333333"/>
          </w:rPr>
          <w:t>  </w:t>
        </w:r>
        <w:r>
          <w:rPr>
            <w:rFonts w:ascii="Arial" w:hAnsi="Arial" w:cs="Arial"/>
            <w:color w:val="333333"/>
          </w:rPr>
          <w:t>Archivierung</w:t>
        </w:r>
      </w:ins>
    </w:p>
    <w:p w14:paraId="48BFEA37" w14:textId="77777777" w:rsidR="00070AF2" w:rsidRPr="00070AF2" w:rsidRDefault="00070AF2" w:rsidP="00070AF2">
      <w:pPr>
        <w:pStyle w:val="berschrift4"/>
        <w:shd w:val="clear" w:color="auto" w:fill="FFFFFF"/>
        <w:spacing w:before="288" w:after="72"/>
        <w:rPr>
          <w:ins w:id="128" w:author="Gernot Starke" w:date="2012-06-08T16:58:00Z"/>
          <w:rFonts w:cs="Arial"/>
          <w:color w:val="000000"/>
        </w:rPr>
      </w:pPr>
      <w:ins w:id="129" w:author="Gernot Starke" w:date="2012-06-08T16:58:00Z">
        <w:r w:rsidRPr="00070AF2">
          <w:t> Beteiligte Resourcen</w:t>
        </w:r>
      </w:ins>
    </w:p>
    <w:p w14:paraId="058925F6" w14:textId="77777777" w:rsidR="00070AF2" w:rsidRDefault="00070AF2" w:rsidP="00070AF2">
      <w:pPr>
        <w:pStyle w:val="berschrift4"/>
        <w:shd w:val="clear" w:color="auto" w:fill="FFFFFF"/>
        <w:spacing w:before="288" w:after="72"/>
        <w:rPr>
          <w:ins w:id="130" w:author="Gernot Starke" w:date="2012-06-08T16:58:00Z"/>
          <w:rFonts w:cs="Arial"/>
          <w:color w:val="000000"/>
          <w:szCs w:val="24"/>
        </w:rPr>
      </w:pPr>
      <w:ins w:id="131" w:author="Gernot Starke" w:date="2012-06-08T16:58:00Z">
        <w:r>
          <w:rPr>
            <w:rStyle w:val="s2"/>
            <w:rFonts w:cs="Arial"/>
            <w:color w:val="000000"/>
          </w:rPr>
          <w:t> </w:t>
        </w:r>
        <w:r>
          <w:rPr>
            <w:rFonts w:cs="Arial"/>
            <w:color w:val="000000"/>
          </w:rPr>
          <w:t>Syntax: Daten und Formate</w:t>
        </w:r>
      </w:ins>
    </w:p>
    <w:p w14:paraId="79820A02" w14:textId="77777777" w:rsidR="00070AF2" w:rsidRDefault="00070AF2" w:rsidP="00070AF2">
      <w:pPr>
        <w:pStyle w:val="p3"/>
        <w:shd w:val="clear" w:color="auto" w:fill="FFFFFF"/>
        <w:spacing w:after="150" w:afterAutospacing="0" w:line="255" w:lineRule="atLeast"/>
        <w:rPr>
          <w:ins w:id="132" w:author="Gernot Starke" w:date="2012-06-08T16:58:00Z"/>
          <w:rFonts w:ascii="Arial" w:hAnsi="Arial" w:cs="Arial"/>
          <w:color w:val="333333"/>
        </w:rPr>
      </w:pPr>
      <w:ins w:id="133" w:author="Gernot Starke" w:date="2012-06-08T16:58:00Z">
        <w:r>
          <w:rPr>
            <w:rStyle w:val="apple-tab-span"/>
            <w:rFonts w:ascii="Arial" w:hAnsi="Arial" w:cs="Arial"/>
            <w:color w:val="333333"/>
          </w:rPr>
          <w:t>   </w:t>
        </w:r>
        <w:r>
          <w:rPr>
            <w:rFonts w:ascii="Arial" w:hAnsi="Arial" w:cs="Arial"/>
            <w:color w:val="333333"/>
          </w:rPr>
          <w:t>Datenformate</w:t>
        </w:r>
      </w:ins>
    </w:p>
    <w:p w14:paraId="0CC6DF0C" w14:textId="77777777" w:rsidR="00070AF2" w:rsidRDefault="00070AF2" w:rsidP="00070AF2">
      <w:pPr>
        <w:pStyle w:val="p3"/>
        <w:shd w:val="clear" w:color="auto" w:fill="FFFFFF"/>
        <w:spacing w:after="150" w:afterAutospacing="0" w:line="255" w:lineRule="atLeast"/>
        <w:rPr>
          <w:ins w:id="134" w:author="Gernot Starke" w:date="2012-06-08T16:58:00Z"/>
          <w:rFonts w:ascii="Arial" w:hAnsi="Arial" w:cs="Arial"/>
          <w:color w:val="333333"/>
        </w:rPr>
      </w:pPr>
      <w:ins w:id="135" w:author="Gernot Starke" w:date="2012-06-08T16:58:00Z">
        <w:r>
          <w:rPr>
            <w:rStyle w:val="apple-tab-span"/>
            <w:rFonts w:ascii="Arial" w:hAnsi="Arial" w:cs="Arial"/>
            <w:color w:val="333333"/>
          </w:rPr>
          <w:t>   </w:t>
        </w:r>
        <w:r>
          <w:rPr>
            <w:rFonts w:ascii="Arial" w:hAnsi="Arial" w:cs="Arial"/>
            <w:color w:val="333333"/>
          </w:rPr>
          <w:t>Gültigkeits- und Plausibilitätsregeln</w:t>
        </w:r>
      </w:ins>
    </w:p>
    <w:p w14:paraId="44678DA0" w14:textId="77777777" w:rsidR="00070AF2" w:rsidRDefault="00070AF2" w:rsidP="00070AF2">
      <w:pPr>
        <w:pStyle w:val="p3"/>
        <w:shd w:val="clear" w:color="auto" w:fill="FFFFFF"/>
        <w:spacing w:after="150" w:afterAutospacing="0" w:line="255" w:lineRule="atLeast"/>
        <w:rPr>
          <w:ins w:id="136" w:author="Gernot Starke" w:date="2012-06-08T16:58:00Z"/>
          <w:rFonts w:ascii="Arial" w:hAnsi="Arial" w:cs="Arial"/>
          <w:color w:val="333333"/>
        </w:rPr>
      </w:pPr>
      <w:ins w:id="137" w:author="Gernot Starke" w:date="2012-06-08T16:58:00Z">
        <w:r>
          <w:rPr>
            <w:rStyle w:val="apple-tab-span"/>
            <w:rFonts w:ascii="Arial" w:hAnsi="Arial" w:cs="Arial"/>
            <w:color w:val="333333"/>
          </w:rPr>
          <w:t>   </w:t>
        </w:r>
        <w:r>
          <w:rPr>
            <w:rFonts w:ascii="Arial" w:hAnsi="Arial" w:cs="Arial"/>
            <w:color w:val="333333"/>
          </w:rPr>
          <w:t>Codierung, Zeichensätze</w:t>
        </w:r>
      </w:ins>
    </w:p>
    <w:p w14:paraId="53B10ACA" w14:textId="77777777" w:rsidR="00070AF2" w:rsidRDefault="00070AF2" w:rsidP="00070AF2">
      <w:pPr>
        <w:pStyle w:val="p3"/>
        <w:shd w:val="clear" w:color="auto" w:fill="FFFFFF"/>
        <w:spacing w:after="150" w:afterAutospacing="0" w:line="255" w:lineRule="atLeast"/>
        <w:rPr>
          <w:ins w:id="138" w:author="Gernot Starke" w:date="2012-06-08T16:58:00Z"/>
          <w:rFonts w:ascii="Arial" w:hAnsi="Arial" w:cs="Arial"/>
          <w:color w:val="333333"/>
        </w:rPr>
      </w:pPr>
      <w:ins w:id="139" w:author="Gernot Starke" w:date="2012-06-08T16:58:00Z">
        <w:r>
          <w:rPr>
            <w:rStyle w:val="apple-tab-span"/>
            <w:rFonts w:ascii="Arial" w:hAnsi="Arial" w:cs="Arial"/>
            <w:color w:val="333333"/>
          </w:rPr>
          <w:t>   </w:t>
        </w:r>
        <w:r>
          <w:rPr>
            <w:rFonts w:ascii="Arial" w:hAnsi="Arial" w:cs="Arial"/>
            <w:color w:val="333333"/>
          </w:rPr>
          <w:t>Konfigurationsdaten</w:t>
        </w:r>
      </w:ins>
    </w:p>
    <w:p w14:paraId="49F7D527" w14:textId="77777777" w:rsidR="00070AF2" w:rsidRDefault="00070AF2" w:rsidP="00070AF2">
      <w:pPr>
        <w:pStyle w:val="berschrift4"/>
        <w:shd w:val="clear" w:color="auto" w:fill="FFFFFF"/>
        <w:spacing w:before="288" w:after="72"/>
        <w:rPr>
          <w:ins w:id="140" w:author="Gernot Starke" w:date="2012-06-08T16:58:00Z"/>
          <w:rFonts w:cs="Arial"/>
          <w:color w:val="000000"/>
        </w:rPr>
      </w:pPr>
      <w:ins w:id="141" w:author="Gernot Starke" w:date="2012-06-08T16:58:00Z">
        <w:r>
          <w:rPr>
            <w:rStyle w:val="apple-tab-span"/>
            <w:rFonts w:cs="Arial"/>
            <w:color w:val="000000"/>
          </w:rPr>
          <w:t> </w:t>
        </w:r>
        <w:r>
          <w:rPr>
            <w:rFonts w:cs="Arial"/>
            <w:color w:val="000000"/>
          </w:rPr>
          <w:t>Syntax: Methoden/Funktionen</w:t>
        </w:r>
      </w:ins>
    </w:p>
    <w:p w14:paraId="43B916FA" w14:textId="77777777" w:rsidR="00070AF2" w:rsidRDefault="00070AF2" w:rsidP="00070AF2">
      <w:pPr>
        <w:pStyle w:val="p3"/>
        <w:shd w:val="clear" w:color="auto" w:fill="FFFFFF"/>
        <w:spacing w:after="150" w:afterAutospacing="0" w:line="255" w:lineRule="atLeast"/>
        <w:rPr>
          <w:ins w:id="142" w:author="Gernot Starke" w:date="2012-06-08T16:58:00Z"/>
          <w:rFonts w:ascii="Arial" w:hAnsi="Arial" w:cs="Arial"/>
          <w:color w:val="333333"/>
        </w:rPr>
      </w:pPr>
      <w:ins w:id="143" w:author="Gernot Starke" w:date="2012-06-08T16:58:00Z">
        <w:r>
          <w:rPr>
            <w:rStyle w:val="apple-tab-span"/>
            <w:rFonts w:ascii="Arial" w:hAnsi="Arial" w:cs="Arial"/>
            <w:color w:val="333333"/>
          </w:rPr>
          <w:t>  </w:t>
        </w:r>
        <w:r>
          <w:rPr>
            <w:rFonts w:ascii="Arial" w:hAnsi="Arial" w:cs="Arial"/>
            <w:color w:val="333333"/>
          </w:rPr>
          <w:t>Prüfdaten</w:t>
        </w:r>
      </w:ins>
    </w:p>
    <w:p w14:paraId="2EB35E8C" w14:textId="77777777" w:rsidR="00070AF2" w:rsidRDefault="00070AF2" w:rsidP="00070AF2">
      <w:pPr>
        <w:pStyle w:val="berschrift4"/>
        <w:shd w:val="clear" w:color="auto" w:fill="FFFFFF"/>
        <w:spacing w:before="288" w:after="72"/>
        <w:rPr>
          <w:ins w:id="144" w:author="Gernot Starke" w:date="2012-06-08T16:58:00Z"/>
          <w:rFonts w:cs="Arial"/>
          <w:color w:val="000000"/>
        </w:rPr>
      </w:pPr>
      <w:ins w:id="145" w:author="Gernot Starke" w:date="2012-06-08T16:58:00Z">
        <w:r>
          <w:rPr>
            <w:rStyle w:val="s3"/>
            <w:rFonts w:cs="Arial"/>
            <w:color w:val="000000"/>
          </w:rPr>
          <w:t> </w:t>
        </w:r>
        <w:r>
          <w:rPr>
            <w:rStyle w:val="Fett"/>
            <w:rFonts w:cs="Arial"/>
            <w:b w:val="0"/>
            <w:bCs w:val="0"/>
            <w:color w:val="000000"/>
          </w:rPr>
          <w:t>Ablauf der Schnittstelle</w:t>
        </w:r>
      </w:ins>
    </w:p>
    <w:p w14:paraId="323EDFA7" w14:textId="77777777" w:rsidR="00070AF2" w:rsidRDefault="00070AF2" w:rsidP="00070AF2">
      <w:pPr>
        <w:pStyle w:val="StandardWeb"/>
        <w:shd w:val="clear" w:color="auto" w:fill="FFFFFF"/>
        <w:spacing w:after="150" w:afterAutospacing="0" w:line="255" w:lineRule="atLeast"/>
        <w:rPr>
          <w:ins w:id="146" w:author="Gernot Starke" w:date="2012-06-08T16:58:00Z"/>
          <w:color w:val="333333"/>
        </w:rPr>
      </w:pPr>
      <w:ins w:id="147" w:author="Gernot Starke" w:date="2012-06-08T16:58:00Z">
        <w:r>
          <w:rPr>
            <w:color w:val="333333"/>
          </w:rPr>
          <w:t>fachliche oder technischer Ablauf</w:t>
        </w:r>
      </w:ins>
    </w:p>
    <w:p w14:paraId="3116C563" w14:textId="77777777" w:rsidR="00070AF2" w:rsidRPr="00070AF2" w:rsidRDefault="00070AF2" w:rsidP="00070AF2">
      <w:pPr>
        <w:pStyle w:val="berschrift4"/>
        <w:shd w:val="clear" w:color="auto" w:fill="FFFFFF"/>
        <w:spacing w:before="288" w:after="72"/>
        <w:rPr>
          <w:ins w:id="148" w:author="Gernot Starke" w:date="2012-06-08T16:58:00Z"/>
          <w:rFonts w:cs="Arial"/>
          <w:color w:val="000000"/>
        </w:rPr>
      </w:pPr>
      <w:ins w:id="149" w:author="Gernot Starke" w:date="2012-06-08T16:58:00Z">
        <w:r w:rsidRPr="00070AF2">
          <w:t>Semantik</w:t>
        </w:r>
      </w:ins>
    </w:p>
    <w:p w14:paraId="519F37E3" w14:textId="77777777" w:rsidR="00070AF2" w:rsidRDefault="00070AF2" w:rsidP="00070AF2">
      <w:pPr>
        <w:pStyle w:val="p3"/>
        <w:shd w:val="clear" w:color="auto" w:fill="FFFFFF"/>
        <w:spacing w:after="150" w:afterAutospacing="0" w:line="255" w:lineRule="atLeast"/>
        <w:rPr>
          <w:ins w:id="150" w:author="Gernot Starke" w:date="2012-06-08T16:58:00Z"/>
          <w:rFonts w:ascii="Arial" w:hAnsi="Arial" w:cs="Arial"/>
          <w:color w:val="333333"/>
        </w:rPr>
      </w:pPr>
      <w:ins w:id="151" w:author="Gernot Starke" w:date="2012-06-08T16:58:00Z">
        <w:r>
          <w:rPr>
            <w:rStyle w:val="s2"/>
            <w:rFonts w:ascii="Arial" w:hAnsi="Arial" w:cs="Arial"/>
            <w:color w:val="333333"/>
          </w:rPr>
          <w:t> </w:t>
        </w:r>
        <w:r>
          <w:rPr>
            <w:rFonts w:ascii="Arial" w:hAnsi="Arial" w:cs="Arial"/>
            <w:color w:val="333333"/>
          </w:rPr>
          <w:t>Nebenwirkungen, Konsequenzen</w:t>
        </w:r>
      </w:ins>
    </w:p>
    <w:p w14:paraId="642FDFE5" w14:textId="77777777" w:rsidR="00070AF2" w:rsidRPr="00070AF2" w:rsidRDefault="00070AF2" w:rsidP="00070AF2">
      <w:pPr>
        <w:pStyle w:val="berschrift4"/>
        <w:shd w:val="clear" w:color="auto" w:fill="FFFFFF"/>
        <w:spacing w:before="288" w:after="72"/>
        <w:rPr>
          <w:ins w:id="152" w:author="Gernot Starke" w:date="2012-06-08T16:58:00Z"/>
          <w:rFonts w:cs="Arial"/>
          <w:color w:val="000000"/>
        </w:rPr>
      </w:pPr>
      <w:ins w:id="153" w:author="Gernot Starke" w:date="2012-06-08T16:58:00Z">
        <w:r w:rsidRPr="00070AF2">
          <w:rPr>
            <w:rFonts w:cs="Arial"/>
            <w:color w:val="000000"/>
          </w:rPr>
          <w:t>Technische Infrastruktur</w:t>
        </w:r>
      </w:ins>
    </w:p>
    <w:p w14:paraId="1BAD4BA1" w14:textId="77777777" w:rsidR="00070AF2" w:rsidRDefault="00070AF2" w:rsidP="00070AF2">
      <w:pPr>
        <w:pStyle w:val="p3"/>
        <w:shd w:val="clear" w:color="auto" w:fill="FFFFFF"/>
        <w:spacing w:after="150" w:afterAutospacing="0" w:line="255" w:lineRule="atLeast"/>
        <w:rPr>
          <w:ins w:id="154" w:author="Gernot Starke" w:date="2012-06-08T16:58:00Z"/>
          <w:rFonts w:ascii="Arial" w:hAnsi="Arial" w:cs="Arial"/>
          <w:color w:val="333333"/>
        </w:rPr>
      </w:pPr>
      <w:ins w:id="155" w:author="Gernot Starke" w:date="2012-06-08T16:58:00Z">
        <w:r>
          <w:rPr>
            <w:rStyle w:val="s2"/>
            <w:rFonts w:ascii="Arial" w:hAnsi="Arial" w:cs="Arial"/>
            <w:color w:val="333333"/>
          </w:rPr>
          <w:t> </w:t>
        </w:r>
        <w:r>
          <w:rPr>
            <w:rFonts w:ascii="Arial" w:hAnsi="Arial" w:cs="Arial"/>
            <w:color w:val="333333"/>
          </w:rPr>
          <w:t>Technische Protokolle</w:t>
        </w:r>
      </w:ins>
    </w:p>
    <w:p w14:paraId="623B277E" w14:textId="77777777" w:rsidR="00070AF2" w:rsidRPr="00070AF2" w:rsidRDefault="00070AF2" w:rsidP="00070AF2">
      <w:pPr>
        <w:pStyle w:val="berschrift4"/>
        <w:shd w:val="clear" w:color="auto" w:fill="FFFFFF"/>
        <w:spacing w:before="288" w:after="72"/>
        <w:rPr>
          <w:ins w:id="156" w:author="Gernot Starke" w:date="2012-06-08T16:58:00Z"/>
          <w:rFonts w:cs="Arial"/>
          <w:color w:val="000000"/>
        </w:rPr>
      </w:pPr>
      <w:ins w:id="157" w:author="Gernot Starke" w:date="2012-06-08T16:58:00Z">
        <w:r w:rsidRPr="00070AF2">
          <w:t>Fehler- und Ausnahmebehandlung</w:t>
        </w:r>
      </w:ins>
    </w:p>
    <w:p w14:paraId="1266FBF8" w14:textId="77777777" w:rsidR="00070AF2" w:rsidRPr="00070AF2" w:rsidRDefault="00070AF2" w:rsidP="00070AF2">
      <w:pPr>
        <w:pStyle w:val="berschrift4"/>
        <w:shd w:val="clear" w:color="auto" w:fill="FFFFFF"/>
        <w:spacing w:before="288" w:after="72"/>
        <w:rPr>
          <w:ins w:id="158" w:author="Gernot Starke" w:date="2012-06-08T16:58:00Z"/>
          <w:rFonts w:cs="Arial"/>
          <w:color w:val="000000"/>
        </w:rPr>
      </w:pPr>
      <w:ins w:id="159" w:author="Gernot Starke" w:date="2012-06-08T16:58:00Z">
        <w:r w:rsidRPr="00070AF2">
          <w:t>Einschränkungen und Voraussetzungen</w:t>
        </w:r>
      </w:ins>
    </w:p>
    <w:p w14:paraId="13DD21DA" w14:textId="77777777" w:rsidR="00070AF2" w:rsidRDefault="00070AF2" w:rsidP="00070AF2">
      <w:pPr>
        <w:pStyle w:val="p3"/>
        <w:shd w:val="clear" w:color="auto" w:fill="FFFFFF"/>
        <w:spacing w:after="150" w:afterAutospacing="0" w:line="255" w:lineRule="atLeast"/>
        <w:rPr>
          <w:ins w:id="160" w:author="Gernot Starke" w:date="2012-06-08T16:58:00Z"/>
          <w:rFonts w:ascii="Arial" w:hAnsi="Arial" w:cs="Arial"/>
          <w:color w:val="333333"/>
        </w:rPr>
      </w:pPr>
      <w:ins w:id="161" w:author="Gernot Starke" w:date="2012-06-08T16:58:00Z">
        <w:r>
          <w:rPr>
            <w:rStyle w:val="s2"/>
            <w:rFonts w:ascii="Arial" w:hAnsi="Arial" w:cs="Arial"/>
            <w:color w:val="333333"/>
          </w:rPr>
          <w:t> </w:t>
        </w:r>
        <w:r>
          <w:rPr>
            <w:rFonts w:ascii="Arial" w:hAnsi="Arial" w:cs="Arial"/>
            <w:color w:val="333333"/>
          </w:rPr>
          <w:t>Berechtigungen</w:t>
        </w:r>
      </w:ins>
    </w:p>
    <w:p w14:paraId="256869FC" w14:textId="77777777" w:rsidR="00070AF2" w:rsidRDefault="00070AF2" w:rsidP="00070AF2">
      <w:pPr>
        <w:pStyle w:val="p3"/>
        <w:shd w:val="clear" w:color="auto" w:fill="FFFFFF"/>
        <w:spacing w:after="150" w:afterAutospacing="0" w:line="255" w:lineRule="atLeast"/>
        <w:rPr>
          <w:ins w:id="162" w:author="Gernot Starke" w:date="2012-06-08T16:58:00Z"/>
          <w:rFonts w:ascii="Arial" w:hAnsi="Arial" w:cs="Arial"/>
          <w:color w:val="333333"/>
        </w:rPr>
      </w:pPr>
      <w:ins w:id="163" w:author="Gernot Starke" w:date="2012-06-08T16:58:00Z">
        <w:r>
          <w:rPr>
            <w:rStyle w:val="apple-tab-span"/>
            <w:rFonts w:ascii="Arial" w:hAnsi="Arial" w:cs="Arial"/>
            <w:color w:val="333333"/>
          </w:rPr>
          <w:t>  </w:t>
        </w:r>
        <w:r>
          <w:rPr>
            <w:rFonts w:ascii="Arial" w:hAnsi="Arial" w:cs="Arial"/>
            <w:color w:val="333333"/>
          </w:rPr>
          <w:t>Zeitliche Einschränkungen</w:t>
        </w:r>
      </w:ins>
    </w:p>
    <w:p w14:paraId="31B6AE75" w14:textId="77777777" w:rsidR="00070AF2" w:rsidRDefault="00070AF2" w:rsidP="00070AF2">
      <w:pPr>
        <w:pStyle w:val="p3"/>
        <w:shd w:val="clear" w:color="auto" w:fill="FFFFFF"/>
        <w:spacing w:after="150" w:afterAutospacing="0" w:line="255" w:lineRule="atLeast"/>
        <w:rPr>
          <w:ins w:id="164" w:author="Gernot Starke" w:date="2012-06-08T16:58:00Z"/>
          <w:rFonts w:ascii="Arial" w:hAnsi="Arial" w:cs="Arial"/>
          <w:color w:val="333333"/>
        </w:rPr>
      </w:pPr>
      <w:ins w:id="165" w:author="Gernot Starke" w:date="2012-06-08T16:58:00Z">
        <w:r>
          <w:rPr>
            <w:rStyle w:val="apple-tab-span"/>
            <w:rFonts w:ascii="Arial" w:hAnsi="Arial" w:cs="Arial"/>
            <w:color w:val="333333"/>
          </w:rPr>
          <w:t>  </w:t>
        </w:r>
        <w:r>
          <w:rPr>
            <w:rFonts w:ascii="Arial" w:hAnsi="Arial" w:cs="Arial"/>
            <w:color w:val="333333"/>
          </w:rPr>
          <w:t>Parallele Benutzung</w:t>
        </w:r>
      </w:ins>
    </w:p>
    <w:p w14:paraId="484F840A" w14:textId="77777777" w:rsidR="00070AF2" w:rsidRDefault="00070AF2" w:rsidP="00070AF2">
      <w:pPr>
        <w:pStyle w:val="p3"/>
        <w:shd w:val="clear" w:color="auto" w:fill="FFFFFF"/>
        <w:spacing w:after="150" w:afterAutospacing="0" w:line="255" w:lineRule="atLeast"/>
        <w:rPr>
          <w:ins w:id="166" w:author="Gernot Starke" w:date="2012-06-08T16:58:00Z"/>
          <w:rFonts w:ascii="Arial" w:hAnsi="Arial" w:cs="Arial"/>
          <w:color w:val="333333"/>
        </w:rPr>
      </w:pPr>
      <w:ins w:id="167" w:author="Gernot Starke" w:date="2012-06-08T16:58:00Z">
        <w:r>
          <w:rPr>
            <w:rStyle w:val="apple-tab-span"/>
            <w:rFonts w:ascii="Arial" w:hAnsi="Arial" w:cs="Arial"/>
            <w:color w:val="333333"/>
          </w:rPr>
          <w:t>  </w:t>
        </w:r>
        <w:r>
          <w:rPr>
            <w:rFonts w:ascii="Arial" w:hAnsi="Arial" w:cs="Arial"/>
            <w:color w:val="333333"/>
          </w:rPr>
          <w:t>Voraussetzungen zur Nutzung</w:t>
        </w:r>
      </w:ins>
    </w:p>
    <w:p w14:paraId="2D893CB0" w14:textId="77777777" w:rsidR="00070AF2" w:rsidRPr="00070AF2" w:rsidRDefault="00070AF2" w:rsidP="00070AF2">
      <w:pPr>
        <w:pStyle w:val="berschrift4"/>
        <w:shd w:val="clear" w:color="auto" w:fill="FFFFFF"/>
        <w:spacing w:before="288" w:after="72"/>
        <w:rPr>
          <w:ins w:id="168" w:author="Gernot Starke" w:date="2012-06-08T16:58:00Z"/>
          <w:rFonts w:cs="Arial"/>
          <w:color w:val="000000"/>
        </w:rPr>
      </w:pPr>
      <w:ins w:id="169" w:author="Gernot Starke" w:date="2012-06-08T16:58:00Z">
        <w:r w:rsidRPr="00070AF2">
          <w:t>Betrieb der Schnittstelle</w:t>
        </w:r>
      </w:ins>
    </w:p>
    <w:p w14:paraId="04EA099A" w14:textId="77777777" w:rsidR="00070AF2" w:rsidRDefault="00070AF2" w:rsidP="00070AF2">
      <w:pPr>
        <w:pStyle w:val="StandardWeb"/>
        <w:shd w:val="clear" w:color="auto" w:fill="FFFFFF"/>
        <w:spacing w:after="150" w:afterAutospacing="0" w:line="255" w:lineRule="atLeast"/>
        <w:rPr>
          <w:ins w:id="170" w:author="Gernot Starke" w:date="2012-06-08T16:58:00Z"/>
          <w:color w:val="333333"/>
        </w:rPr>
      </w:pPr>
    </w:p>
    <w:p w14:paraId="217F0E5F" w14:textId="77777777" w:rsidR="00070AF2" w:rsidRPr="00070AF2" w:rsidRDefault="00070AF2" w:rsidP="00070AF2">
      <w:pPr>
        <w:pStyle w:val="berschrift4"/>
        <w:shd w:val="clear" w:color="auto" w:fill="FFFFFF"/>
        <w:spacing w:before="288" w:after="72"/>
        <w:rPr>
          <w:ins w:id="171" w:author="Gernot Starke" w:date="2012-06-08T16:58:00Z"/>
          <w:rFonts w:cs="Arial"/>
          <w:color w:val="000000"/>
        </w:rPr>
      </w:pPr>
      <w:ins w:id="172" w:author="Gernot Starke" w:date="2012-06-08T16:58:00Z">
        <w:r w:rsidRPr="00070AF2">
          <w:lastRenderedPageBreak/>
          <w:t>Metainformationen der Schnittstelle</w:t>
        </w:r>
      </w:ins>
    </w:p>
    <w:p w14:paraId="2257198C" w14:textId="77777777" w:rsidR="00070AF2" w:rsidRDefault="00070AF2" w:rsidP="00070AF2">
      <w:pPr>
        <w:pStyle w:val="p3"/>
        <w:shd w:val="clear" w:color="auto" w:fill="FFFFFF"/>
        <w:spacing w:after="150" w:afterAutospacing="0" w:line="255" w:lineRule="atLeast"/>
        <w:rPr>
          <w:ins w:id="173" w:author="Gernot Starke" w:date="2012-06-08T16:58:00Z"/>
          <w:rFonts w:ascii="Arial" w:hAnsi="Arial" w:cs="Arial"/>
          <w:color w:val="333333"/>
        </w:rPr>
      </w:pPr>
      <w:ins w:id="174" w:author="Gernot Starke" w:date="2012-06-08T16:58:00Z">
        <w:r>
          <w:rPr>
            <w:rFonts w:ascii="Arial" w:hAnsi="Arial" w:cs="Arial"/>
            <w:color w:val="333333"/>
          </w:rPr>
          <w:t>Verantwortliche</w:t>
        </w:r>
      </w:ins>
    </w:p>
    <w:p w14:paraId="027BCAD5" w14:textId="77777777" w:rsidR="00070AF2" w:rsidRDefault="00070AF2" w:rsidP="00070AF2">
      <w:pPr>
        <w:pStyle w:val="p3"/>
        <w:shd w:val="clear" w:color="auto" w:fill="FFFFFF"/>
        <w:spacing w:after="150" w:afterAutospacing="0" w:line="255" w:lineRule="atLeast"/>
        <w:rPr>
          <w:ins w:id="175" w:author="Gernot Starke" w:date="2012-06-08T16:58:00Z"/>
          <w:rFonts w:ascii="Arial" w:hAnsi="Arial" w:cs="Arial"/>
          <w:color w:val="333333"/>
        </w:rPr>
      </w:pPr>
      <w:ins w:id="176" w:author="Gernot Starke" w:date="2012-06-08T16:58:00Z">
        <w:r>
          <w:rPr>
            <w:rFonts w:ascii="Arial" w:hAnsi="Arial" w:cs="Arial"/>
            <w:color w:val="333333"/>
          </w:rPr>
          <w:t>Kosten der Nutzung</w:t>
        </w:r>
      </w:ins>
    </w:p>
    <w:p w14:paraId="6220FEFB" w14:textId="77777777" w:rsidR="00070AF2" w:rsidRDefault="00070AF2" w:rsidP="00070AF2">
      <w:pPr>
        <w:pStyle w:val="p3"/>
        <w:shd w:val="clear" w:color="auto" w:fill="FFFFFF"/>
        <w:spacing w:after="150" w:afterAutospacing="0" w:line="255" w:lineRule="atLeast"/>
        <w:rPr>
          <w:ins w:id="177" w:author="Gernot Starke" w:date="2012-06-08T16:58:00Z"/>
          <w:rFonts w:ascii="Arial" w:hAnsi="Arial" w:cs="Arial"/>
          <w:color w:val="333333"/>
        </w:rPr>
      </w:pPr>
      <w:ins w:id="178" w:author="Gernot Starke" w:date="2012-06-08T16:58:00Z">
        <w:r>
          <w:rPr>
            <w:rFonts w:ascii="Arial" w:hAnsi="Arial" w:cs="Arial"/>
            <w:color w:val="333333"/>
          </w:rPr>
          <w:t>Organisatorisches</w:t>
        </w:r>
      </w:ins>
    </w:p>
    <w:p w14:paraId="26E2C678" w14:textId="77777777" w:rsidR="00070AF2" w:rsidRDefault="00070AF2" w:rsidP="00070AF2">
      <w:pPr>
        <w:pStyle w:val="p3"/>
        <w:shd w:val="clear" w:color="auto" w:fill="FFFFFF"/>
        <w:spacing w:after="150" w:afterAutospacing="0" w:line="255" w:lineRule="atLeast"/>
        <w:rPr>
          <w:ins w:id="179" w:author="Gernot Starke" w:date="2012-06-08T16:58:00Z"/>
          <w:rFonts w:ascii="Arial" w:hAnsi="Arial" w:cs="Arial"/>
          <w:color w:val="333333"/>
        </w:rPr>
      </w:pPr>
      <w:ins w:id="180" w:author="Gernot Starke" w:date="2012-06-08T16:58:00Z">
        <w:r>
          <w:rPr>
            <w:rFonts w:ascii="Arial" w:hAnsi="Arial" w:cs="Arial"/>
            <w:color w:val="333333"/>
          </w:rPr>
          <w:t>Versionierung</w:t>
        </w:r>
      </w:ins>
    </w:p>
    <w:p w14:paraId="64E4A78F" w14:textId="77777777" w:rsidR="00070AF2" w:rsidRPr="00070AF2" w:rsidRDefault="00070AF2" w:rsidP="00070AF2">
      <w:pPr>
        <w:pStyle w:val="berschrift4"/>
        <w:shd w:val="clear" w:color="auto" w:fill="FFFFFF"/>
        <w:spacing w:before="288" w:after="72"/>
        <w:rPr>
          <w:ins w:id="181" w:author="Gernot Starke" w:date="2012-06-08T16:58:00Z"/>
          <w:rFonts w:cs="Arial"/>
          <w:color w:val="000000"/>
        </w:rPr>
      </w:pPr>
      <w:ins w:id="182" w:author="Gernot Starke" w:date="2012-06-08T16:58:00Z">
        <w:r w:rsidRPr="00070AF2">
          <w:t>Beispiele für Nutzung und Daten</w:t>
        </w:r>
      </w:ins>
    </w:p>
    <w:p w14:paraId="32FCFB1B" w14:textId="77777777" w:rsidR="00070AF2" w:rsidRDefault="00070AF2" w:rsidP="00070AF2">
      <w:pPr>
        <w:pStyle w:val="p3"/>
        <w:shd w:val="clear" w:color="auto" w:fill="FFFFFF"/>
        <w:spacing w:after="150" w:afterAutospacing="0" w:line="255" w:lineRule="atLeast"/>
        <w:rPr>
          <w:ins w:id="183" w:author="Gernot Starke" w:date="2012-06-08T16:58:00Z"/>
          <w:rFonts w:ascii="Arial" w:hAnsi="Arial" w:cs="Arial"/>
          <w:color w:val="333333"/>
        </w:rPr>
      </w:pPr>
      <w:ins w:id="184" w:author="Gernot Starke" w:date="2012-06-08T16:58:00Z">
        <w:r>
          <w:rPr>
            <w:rFonts w:ascii="Arial" w:hAnsi="Arial" w:cs="Arial"/>
            <w:color w:val="333333"/>
          </w:rPr>
          <w:t>Beispieldaten</w:t>
        </w:r>
      </w:ins>
    </w:p>
    <w:p w14:paraId="2E3A12B3" w14:textId="77777777" w:rsidR="00070AF2" w:rsidRDefault="00070AF2" w:rsidP="00070AF2">
      <w:pPr>
        <w:pStyle w:val="p3"/>
        <w:shd w:val="clear" w:color="auto" w:fill="FFFFFF"/>
        <w:spacing w:after="150" w:afterAutospacing="0" w:line="255" w:lineRule="atLeast"/>
        <w:rPr>
          <w:ins w:id="185" w:author="Gernot Starke" w:date="2012-06-08T16:58:00Z"/>
          <w:rFonts w:ascii="Arial" w:hAnsi="Arial" w:cs="Arial"/>
          <w:color w:val="333333"/>
        </w:rPr>
      </w:pPr>
      <w:ins w:id="186" w:author="Gernot Starke" w:date="2012-06-08T16:58:00Z">
        <w:r>
          <w:rPr>
            <w:rFonts w:ascii="Arial" w:hAnsi="Arial" w:cs="Arial"/>
            <w:color w:val="333333"/>
          </w:rPr>
          <w:t>Beispielabläufe / -interaktionen</w:t>
        </w:r>
      </w:ins>
    </w:p>
    <w:p w14:paraId="04EC3958" w14:textId="77777777" w:rsidR="00070AF2" w:rsidRDefault="00070AF2" w:rsidP="00070AF2">
      <w:pPr>
        <w:pStyle w:val="p3"/>
        <w:shd w:val="clear" w:color="auto" w:fill="FFFFFF"/>
        <w:spacing w:after="0" w:afterAutospacing="0" w:line="255" w:lineRule="atLeast"/>
        <w:rPr>
          <w:ins w:id="187" w:author="Gernot Starke" w:date="2012-06-08T16:58:00Z"/>
          <w:rFonts w:ascii="Arial" w:hAnsi="Arial" w:cs="Arial"/>
          <w:color w:val="333333"/>
        </w:rPr>
      </w:pPr>
      <w:ins w:id="188" w:author="Gernot Starke" w:date="2012-06-08T16:58:00Z">
        <w:r>
          <w:rPr>
            <w:rFonts w:ascii="Arial" w:hAnsi="Arial" w:cs="Arial"/>
            <w:color w:val="333333"/>
          </w:rPr>
          <w:t>Programmierbeispiele</w:t>
        </w:r>
      </w:ins>
    </w:p>
    <w:p w14:paraId="3604F5C3" w14:textId="77777777" w:rsidR="00070AF2" w:rsidRPr="00070AF2" w:rsidRDefault="00070AF2" w:rsidP="00070AF2"/>
    <w:p w14:paraId="3A14F7A4" w14:textId="61FD0F7E" w:rsidR="00E864AB" w:rsidRPr="00D62916" w:rsidRDefault="00E864AB" w:rsidP="00E864AB">
      <w:pPr>
        <w:pStyle w:val="berschrift1"/>
      </w:pPr>
      <w:bookmarkStart w:id="189" w:name="_Toc414449838"/>
      <w:bookmarkEnd w:id="60"/>
      <w:bookmarkEnd w:id="61"/>
      <w:bookmarkEnd w:id="67"/>
      <w:bookmarkEnd w:id="68"/>
      <w:r>
        <w:t>Lösungsstrategie</w:t>
      </w:r>
      <w:bookmarkEnd w:id="189"/>
    </w:p>
    <w:p w14:paraId="67ECC960" w14:textId="77777777" w:rsidR="00E864AB" w:rsidRPr="00D62916" w:rsidRDefault="00E864AB" w:rsidP="00E864AB">
      <w:bookmarkStart w:id="190" w:name="OLE_LINK67"/>
      <w:bookmarkStart w:id="191" w:name="OLE_LINK68"/>
    </w:p>
    <w:p w14:paraId="2B4B4F7A" w14:textId="1AB7EDA7" w:rsidR="00E864AB" w:rsidRPr="006B0F7C" w:rsidRDefault="00E864AB" w:rsidP="00E864AB">
      <w:pPr>
        <w:pStyle w:val="berschrift1"/>
      </w:pPr>
      <w:bookmarkStart w:id="192" w:name="_Toc161293445"/>
      <w:bookmarkStart w:id="193" w:name="_Toc414449839"/>
      <w:bookmarkEnd w:id="190"/>
      <w:bookmarkEnd w:id="191"/>
      <w:r w:rsidRPr="00D62916">
        <w:t>Bausteinsicht</w:t>
      </w:r>
      <w:bookmarkEnd w:id="192"/>
      <w:bookmarkEnd w:id="193"/>
    </w:p>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berschrift2"/>
      </w:pPr>
      <w:bookmarkStart w:id="194" w:name="_Toc161293446"/>
      <w:bookmarkStart w:id="195" w:name="_Toc414449840"/>
      <w:bookmarkStart w:id="196" w:name="OLE_LINK53"/>
      <w:bookmarkStart w:id="197" w:name="OLE_LINK54"/>
      <w:r w:rsidRPr="00D62916">
        <w:t>Ebene 1</w:t>
      </w:r>
      <w:bookmarkEnd w:id="194"/>
      <w:bookmarkEnd w:id="195"/>
    </w:p>
    <w:bookmarkEnd w:id="196"/>
    <w:bookmarkEnd w:id="197"/>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779D4D9E" w14:textId="14090985" w:rsidR="00E864AB" w:rsidRPr="00112EDC" w:rsidRDefault="00E864AB" w:rsidP="00112EDC">
      <w:pPr>
        <w:pStyle w:val="berschrift3"/>
      </w:pPr>
      <w:r w:rsidRPr="00D62916">
        <w:t xml:space="preserve">Bausteinname 1 (BlackBox-Beschreibung) </w:t>
      </w: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berschrift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berschrift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berschrift3"/>
      </w:pPr>
      <w:r w:rsidRPr="00D62916">
        <w:lastRenderedPageBreak/>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berschrift3"/>
      </w:pPr>
      <w:r w:rsidRPr="00D62916">
        <w:t>Offene Punkte</w:t>
      </w:r>
    </w:p>
    <w:p w14:paraId="6617C158" w14:textId="77777777" w:rsidR="00E864AB" w:rsidRPr="00D62916" w:rsidRDefault="00E864AB" w:rsidP="00E864AB">
      <w:pPr>
        <w:pStyle w:val="berschrift2"/>
      </w:pPr>
      <w:bookmarkStart w:id="198" w:name="_Toc161293447"/>
      <w:bookmarkStart w:id="199" w:name="_Toc414449841"/>
      <w:r w:rsidRPr="00D62916">
        <w:t>Ebene 2</w:t>
      </w:r>
      <w:bookmarkEnd w:id="198"/>
      <w:bookmarkEnd w:id="199"/>
    </w:p>
    <w:p w14:paraId="26911A60" w14:textId="1A3A3C70" w:rsidR="00E864AB" w:rsidRPr="00112EDC" w:rsidRDefault="00E864AB" w:rsidP="00112EDC">
      <w:pPr>
        <w:pStyle w:val="berschrift3"/>
      </w:pPr>
      <w:r w:rsidRPr="00D62916">
        <w:t>Bausteinname 1 (Whitebox-Beschreibung)</w:t>
      </w: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berschrift4"/>
      </w:pPr>
      <w:r w:rsidRPr="00D62916">
        <w:t xml:space="preserve">Bausteinname 1.1 (BlackBox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berschrift4"/>
      </w:pPr>
      <w:r w:rsidRPr="00D62916">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berschrift4"/>
      </w:pPr>
      <w:r w:rsidRPr="00D62916">
        <w:t>...</w:t>
      </w:r>
    </w:p>
    <w:p w14:paraId="2A957BF3" w14:textId="77777777" w:rsidR="00E864AB" w:rsidRPr="00D62916" w:rsidRDefault="00E864AB" w:rsidP="00E864AB">
      <w:pPr>
        <w:pStyle w:val="berschrift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berschrift4"/>
      </w:pPr>
      <w:r w:rsidRPr="00D62916">
        <w:t>Beschreibung der Beziehungen</w:t>
      </w:r>
    </w:p>
    <w:p w14:paraId="2F149D80" w14:textId="77777777" w:rsidR="00E864AB" w:rsidRPr="00D62916" w:rsidRDefault="00E864AB" w:rsidP="00E864AB">
      <w:pPr>
        <w:pStyle w:val="berschrift4"/>
      </w:pPr>
      <w:r w:rsidRPr="00D62916">
        <w:t>Offene Punke</w:t>
      </w:r>
    </w:p>
    <w:p w14:paraId="44EB0A5F" w14:textId="77777777" w:rsidR="00E864AB" w:rsidRPr="00D62916" w:rsidRDefault="00E864AB" w:rsidP="00E864AB">
      <w:pPr>
        <w:pStyle w:val="berschrift3"/>
      </w:pPr>
      <w:r w:rsidRPr="00D62916">
        <w:t>Bausteinname 2 (Whitebox-Beschreibung)</w:t>
      </w:r>
    </w:p>
    <w:p w14:paraId="07F9B44F" w14:textId="77777777" w:rsidR="00E864AB" w:rsidRPr="00D62916" w:rsidRDefault="00E864AB" w:rsidP="00E864AB">
      <w:pPr>
        <w:pStyle w:val="berschrift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berschrift4"/>
      </w:pPr>
      <w:r w:rsidRPr="00D62916">
        <w:t xml:space="preserve">Bausteinname 2.1 (BlackBox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berschrift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berschrift4"/>
      </w:pPr>
      <w:r w:rsidRPr="00D62916">
        <w:lastRenderedPageBreak/>
        <w:t>...</w:t>
      </w:r>
    </w:p>
    <w:p w14:paraId="50669146" w14:textId="77777777" w:rsidR="00E864AB" w:rsidRPr="00D62916" w:rsidRDefault="00E864AB" w:rsidP="00E864AB">
      <w:pPr>
        <w:pStyle w:val="berschrift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berschrift4"/>
      </w:pPr>
      <w:r w:rsidRPr="00D62916">
        <w:t>Beschreibung der Beziehungen</w:t>
      </w:r>
    </w:p>
    <w:p w14:paraId="11736B94" w14:textId="77777777" w:rsidR="00E864AB" w:rsidRPr="00D62916" w:rsidRDefault="00E864AB" w:rsidP="00E864AB">
      <w:pPr>
        <w:pStyle w:val="berschrift4"/>
      </w:pPr>
      <w:r w:rsidRPr="00D62916">
        <w:t>Offene Punkte</w:t>
      </w:r>
    </w:p>
    <w:p w14:paraId="13F2D4C7" w14:textId="77777777" w:rsidR="00E864AB" w:rsidRPr="00D62916" w:rsidRDefault="00E864AB" w:rsidP="00E864AB">
      <w:pPr>
        <w:pStyle w:val="berschrift3"/>
      </w:pPr>
      <w:r w:rsidRPr="00D62916">
        <w:t>Bausteinename 3 (Whitebox-Beschreibung)</w:t>
      </w:r>
    </w:p>
    <w:p w14:paraId="65D98FC3" w14:textId="77777777" w:rsidR="00E864AB" w:rsidRPr="00D62916" w:rsidRDefault="00E864AB" w:rsidP="00E864AB">
      <w:pPr>
        <w:pStyle w:val="berschrift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berschrift4"/>
      </w:pPr>
      <w:r w:rsidRPr="00D62916">
        <w:t xml:space="preserve">Bausteinname 3.1 (BlackBox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berschrift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berschrift4"/>
      </w:pPr>
      <w:r w:rsidRPr="00D62916">
        <w:t>...</w:t>
      </w:r>
    </w:p>
    <w:p w14:paraId="6B69C0FD" w14:textId="77777777" w:rsidR="00E864AB" w:rsidRPr="00D62916" w:rsidRDefault="00E864AB" w:rsidP="00E864AB">
      <w:pPr>
        <w:pStyle w:val="berschrift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berschrift4"/>
      </w:pPr>
      <w:r w:rsidRPr="00D62916">
        <w:t>Beschreibung der Beziehungen</w:t>
      </w:r>
    </w:p>
    <w:p w14:paraId="1C80E1BA" w14:textId="77777777" w:rsidR="00E864AB" w:rsidRPr="00D62916" w:rsidRDefault="00E864AB" w:rsidP="00E864AB">
      <w:pPr>
        <w:pStyle w:val="berschrift4"/>
      </w:pPr>
      <w:r w:rsidRPr="00D62916">
        <w:t>Offene Punkte</w:t>
      </w:r>
    </w:p>
    <w:p w14:paraId="176055AB" w14:textId="77777777" w:rsidR="00E864AB" w:rsidRPr="00D62916" w:rsidRDefault="00E864AB" w:rsidP="00E864AB">
      <w:pPr>
        <w:pStyle w:val="berschrift2"/>
      </w:pPr>
      <w:bookmarkStart w:id="200" w:name="_Toc161293448"/>
      <w:bookmarkStart w:id="201" w:name="_Toc414449842"/>
      <w:r w:rsidRPr="00D62916">
        <w:t>Ebene 3</w:t>
      </w:r>
      <w:bookmarkEnd w:id="200"/>
      <w:bookmarkEnd w:id="201"/>
    </w:p>
    <w:p w14:paraId="0EC9952C" w14:textId="77777777" w:rsidR="00E864AB" w:rsidRPr="00D62916" w:rsidRDefault="00E864AB" w:rsidP="00E864AB">
      <w:pPr>
        <w:spacing w:before="56" w:after="113"/>
        <w:rPr>
          <w:rFonts w:cs="Arial"/>
          <w:sz w:val="20"/>
        </w:rPr>
      </w:pPr>
    </w:p>
    <w:p w14:paraId="666C7A18" w14:textId="77777777" w:rsidR="00E864AB" w:rsidRDefault="00E864AB" w:rsidP="00E864AB">
      <w:pPr>
        <w:pStyle w:val="berschrift1"/>
      </w:pPr>
      <w:bookmarkStart w:id="202" w:name="_Toc161293449"/>
      <w:bookmarkStart w:id="203" w:name="_Toc414449843"/>
      <w:r w:rsidRPr="00D62916">
        <w:t>Laufzeitsicht</w:t>
      </w:r>
      <w:bookmarkEnd w:id="202"/>
      <w:bookmarkEnd w:id="203"/>
    </w:p>
    <w:p w14:paraId="2B602AAB" w14:textId="77777777" w:rsidR="00112EDC" w:rsidRPr="00112EDC" w:rsidRDefault="00112EDC" w:rsidP="00112EDC"/>
    <w:p w14:paraId="3FEA137F" w14:textId="77777777" w:rsidR="00E864AB" w:rsidRPr="00D62916" w:rsidRDefault="00E864AB" w:rsidP="00E864AB">
      <w:pPr>
        <w:pStyle w:val="berschrift2"/>
      </w:pPr>
      <w:bookmarkStart w:id="204" w:name="_Toc161293450"/>
      <w:bookmarkStart w:id="205" w:name="_Toc414449844"/>
      <w:r w:rsidRPr="00D62916">
        <w:t>Laufzeitszenario 1</w:t>
      </w:r>
      <w:bookmarkEnd w:id="204"/>
      <w:bookmarkEnd w:id="205"/>
    </w:p>
    <w:p w14:paraId="21AA8F37" w14:textId="77777777" w:rsidR="00E864AB" w:rsidRPr="00D62916" w:rsidRDefault="00E864AB" w:rsidP="00E864AB">
      <w:pPr>
        <w:rPr>
          <w:rFonts w:cs="Arial"/>
        </w:rPr>
      </w:pPr>
    </w:p>
    <w:p w14:paraId="12DE16B8" w14:textId="6493455F" w:rsidR="00E864AB" w:rsidRDefault="00E864AB" w:rsidP="00E864AB">
      <w:pPr>
        <w:pStyle w:val="berschrift2"/>
      </w:pPr>
      <w:bookmarkStart w:id="206" w:name="_Toc161293451"/>
      <w:bookmarkStart w:id="207" w:name="_Toc414449845"/>
      <w:r w:rsidRPr="00D62916">
        <w:t>Laufzeitszenario 2</w:t>
      </w:r>
      <w:bookmarkEnd w:id="206"/>
      <w:bookmarkEnd w:id="207"/>
    </w:p>
    <w:p w14:paraId="008FDC21" w14:textId="77777777" w:rsidR="00112EDC" w:rsidRPr="00112EDC" w:rsidRDefault="00112EDC" w:rsidP="00112EDC"/>
    <w:p w14:paraId="6D1A47EA" w14:textId="77777777" w:rsidR="00E864AB" w:rsidRPr="00D62916" w:rsidRDefault="00E864AB" w:rsidP="00E864AB">
      <w:pPr>
        <w:pStyle w:val="berschrift2"/>
      </w:pPr>
      <w:bookmarkStart w:id="208" w:name="_Toc161293452"/>
      <w:bookmarkStart w:id="209" w:name="_Toc414449846"/>
      <w:r w:rsidRPr="00D62916">
        <w:t>...</w:t>
      </w:r>
      <w:bookmarkEnd w:id="208"/>
      <w:bookmarkEnd w:id="209"/>
    </w:p>
    <w:p w14:paraId="2445C941" w14:textId="77777777" w:rsidR="00E864AB" w:rsidRPr="00D62916" w:rsidRDefault="00E864AB" w:rsidP="00E864AB"/>
    <w:p w14:paraId="24469629" w14:textId="77777777" w:rsidR="00E864AB" w:rsidRPr="00D62916" w:rsidRDefault="00E864AB" w:rsidP="00E864AB">
      <w:pPr>
        <w:pStyle w:val="berschrift2"/>
      </w:pPr>
      <w:bookmarkStart w:id="210" w:name="_Toc161293453"/>
      <w:bookmarkStart w:id="211" w:name="_Toc414449847"/>
      <w:r w:rsidRPr="00D62916">
        <w:t>Laufzeitszenario n</w:t>
      </w:r>
      <w:bookmarkEnd w:id="210"/>
      <w:bookmarkEnd w:id="211"/>
    </w:p>
    <w:p w14:paraId="045A98D6" w14:textId="77777777" w:rsidR="00E864AB" w:rsidRPr="00D62916" w:rsidRDefault="00E864AB" w:rsidP="00E864AB">
      <w:pPr>
        <w:rPr>
          <w:rFonts w:cs="Arial"/>
        </w:rPr>
      </w:pPr>
    </w:p>
    <w:p w14:paraId="22A60A68" w14:textId="77777777" w:rsidR="00E864AB" w:rsidRDefault="00E864AB" w:rsidP="00E864AB">
      <w:pPr>
        <w:pStyle w:val="berschrift1"/>
      </w:pPr>
      <w:bookmarkStart w:id="212" w:name="_Toc161293454"/>
      <w:bookmarkStart w:id="213" w:name="_Toc414449848"/>
      <w:r w:rsidRPr="00D62916">
        <w:lastRenderedPageBreak/>
        <w:t>Verteilungssicht</w:t>
      </w:r>
      <w:bookmarkEnd w:id="212"/>
      <w:bookmarkEnd w:id="213"/>
    </w:p>
    <w:p w14:paraId="3B310DA6" w14:textId="77777777" w:rsidR="00112EDC" w:rsidRPr="00112EDC" w:rsidRDefault="00112EDC" w:rsidP="00112EDC"/>
    <w:p w14:paraId="004F3696" w14:textId="77777777" w:rsidR="00E864AB" w:rsidRPr="00D62916" w:rsidRDefault="00E864AB" w:rsidP="00E864AB">
      <w:pPr>
        <w:pStyle w:val="berschrift2"/>
      </w:pPr>
      <w:bookmarkStart w:id="214" w:name="_Toc161293455"/>
      <w:bookmarkStart w:id="215" w:name="_Toc414449849"/>
      <w:r w:rsidRPr="00D62916">
        <w:t>Infrastruktur Ebene 1</w:t>
      </w:r>
      <w:bookmarkEnd w:id="214"/>
      <w:bookmarkEnd w:id="215"/>
    </w:p>
    <w:p w14:paraId="232CB65D" w14:textId="250E932E" w:rsidR="00E864AB" w:rsidRPr="00112EDC" w:rsidRDefault="00E864AB" w:rsidP="00E864AB">
      <w:pPr>
        <w:pStyle w:val="berschrift3"/>
      </w:pPr>
      <w:r w:rsidRPr="00D62916">
        <w:t>Verteilungsdiagramm Ebene 1</w:t>
      </w:r>
    </w:p>
    <w:p w14:paraId="055CC0AA" w14:textId="77777777" w:rsidR="00E864AB" w:rsidRPr="00D62916" w:rsidRDefault="00E864AB" w:rsidP="00E864AB">
      <w:pPr>
        <w:pStyle w:val="berschrift3"/>
      </w:pPr>
      <w:r w:rsidRPr="00D62916">
        <w:t xml:space="preserve">Prozessor 1 </w:t>
      </w:r>
    </w:p>
    <w:p w14:paraId="6E324D84" w14:textId="77777777" w:rsidR="00E864AB" w:rsidRPr="00D62916" w:rsidRDefault="00E864AB" w:rsidP="00E864AB">
      <w:pPr>
        <w:pStyle w:val="berschrift3"/>
      </w:pPr>
      <w:r w:rsidRPr="00D62916">
        <w:t xml:space="preserve">Prozessor 2 </w:t>
      </w:r>
    </w:p>
    <w:p w14:paraId="5A047000" w14:textId="77777777" w:rsidR="00E864AB" w:rsidRPr="00D62916" w:rsidRDefault="00E864AB" w:rsidP="00E864AB">
      <w:pPr>
        <w:pStyle w:val="berschrift3"/>
      </w:pPr>
      <w:r w:rsidRPr="00D62916">
        <w:t>...</w:t>
      </w:r>
    </w:p>
    <w:p w14:paraId="7749A5B6" w14:textId="77777777" w:rsidR="00E864AB" w:rsidRPr="00D62916" w:rsidRDefault="00E864AB" w:rsidP="00E864AB">
      <w:pPr>
        <w:pStyle w:val="berschrift3"/>
      </w:pPr>
      <w:r w:rsidRPr="00D62916">
        <w:t>Prozessor n</w:t>
      </w:r>
    </w:p>
    <w:p w14:paraId="5295A240" w14:textId="77777777" w:rsidR="00E864AB" w:rsidRPr="00D62916" w:rsidRDefault="00E864AB" w:rsidP="00E864AB">
      <w:pPr>
        <w:pStyle w:val="berschrift3"/>
      </w:pPr>
      <w:r w:rsidRPr="00D62916">
        <w:t>Kanal 1</w:t>
      </w:r>
    </w:p>
    <w:p w14:paraId="7C7F1E0B" w14:textId="77777777" w:rsidR="00E864AB" w:rsidRPr="00D62916" w:rsidRDefault="00E864AB" w:rsidP="00E864AB">
      <w:pPr>
        <w:pStyle w:val="berschrift3"/>
      </w:pPr>
      <w:r w:rsidRPr="00D62916">
        <w:t>Kanal 2</w:t>
      </w:r>
    </w:p>
    <w:p w14:paraId="33B08083" w14:textId="77777777" w:rsidR="00E864AB" w:rsidRPr="00D62916" w:rsidRDefault="00E864AB" w:rsidP="00E864AB">
      <w:pPr>
        <w:pStyle w:val="berschrift3"/>
      </w:pPr>
      <w:r w:rsidRPr="00D62916">
        <w:t>...</w:t>
      </w:r>
    </w:p>
    <w:p w14:paraId="153EE674" w14:textId="77777777" w:rsidR="00E864AB" w:rsidRPr="00D62916" w:rsidRDefault="00E864AB" w:rsidP="00E864AB">
      <w:pPr>
        <w:pStyle w:val="berschrift3"/>
      </w:pPr>
      <w:r w:rsidRPr="00D62916">
        <w:t>Kanal m</w:t>
      </w:r>
    </w:p>
    <w:p w14:paraId="291BA0D9" w14:textId="77777777" w:rsidR="00E864AB" w:rsidRPr="00D62916" w:rsidRDefault="00E864AB" w:rsidP="00E864AB">
      <w:pPr>
        <w:pStyle w:val="berschrift3"/>
      </w:pPr>
      <w:r w:rsidRPr="00D62916">
        <w:t>Offene Punkte</w:t>
      </w:r>
    </w:p>
    <w:p w14:paraId="04713D16" w14:textId="61D775BD" w:rsidR="00E864AB" w:rsidRDefault="00E864AB" w:rsidP="00112EDC">
      <w:pPr>
        <w:pStyle w:val="berschrift2"/>
      </w:pPr>
      <w:bookmarkStart w:id="216" w:name="_Toc161293456"/>
      <w:bookmarkStart w:id="217" w:name="_Toc414449850"/>
      <w:r w:rsidRPr="00D62916">
        <w:t>Infrastruktur Ebene 2</w:t>
      </w:r>
      <w:bookmarkEnd w:id="216"/>
      <w:bookmarkEnd w:id="217"/>
    </w:p>
    <w:p w14:paraId="3AC1AB53" w14:textId="77777777" w:rsidR="00112EDC" w:rsidRPr="00112EDC" w:rsidRDefault="00112EDC" w:rsidP="00112EDC"/>
    <w:p w14:paraId="07412E2B" w14:textId="2D95E0AE" w:rsidR="00E864AB" w:rsidRDefault="00E864AB" w:rsidP="00E864AB">
      <w:pPr>
        <w:pStyle w:val="berschrift1"/>
      </w:pPr>
      <w:bookmarkStart w:id="218" w:name="_Toc161293457"/>
      <w:bookmarkStart w:id="219" w:name="_Toc414275095"/>
      <w:del w:id="220" w:author="Gernot Starke" w:date="2012-01-14T10:01:00Z">
        <w:r w:rsidRPr="00D62916" w:rsidDel="007E7731">
          <w:delText>Typische Muster, Strukturen und Abläufe</w:delText>
        </w:r>
      </w:del>
      <w:bookmarkStart w:id="221" w:name="_Toc414449851"/>
      <w:bookmarkEnd w:id="218"/>
      <w:bookmarkEnd w:id="219"/>
      <w:bookmarkEnd w:id="221"/>
    </w:p>
    <w:p w14:paraId="5E834E50" w14:textId="77777777" w:rsidR="00112EDC" w:rsidRPr="00112EDC" w:rsidDel="007E7731" w:rsidRDefault="00112EDC" w:rsidP="00112EDC">
      <w:pPr>
        <w:rPr>
          <w:del w:id="222" w:author="Gernot Starke" w:date="2012-01-14T10:01:00Z"/>
        </w:rPr>
      </w:pPr>
      <w:bookmarkStart w:id="223" w:name="_Toc414449778"/>
      <w:bookmarkStart w:id="224" w:name="_Toc414449852"/>
      <w:bookmarkEnd w:id="223"/>
      <w:bookmarkEnd w:id="224"/>
    </w:p>
    <w:p w14:paraId="57A0955A" w14:textId="69D94029" w:rsidR="00E864AB" w:rsidRPr="00D62916" w:rsidDel="007E7731" w:rsidRDefault="00E864AB" w:rsidP="00E864AB">
      <w:pPr>
        <w:pStyle w:val="berschrift2"/>
        <w:rPr>
          <w:del w:id="225" w:author="Gernot Starke" w:date="2012-01-14T10:01:00Z"/>
        </w:rPr>
      </w:pPr>
      <w:bookmarkStart w:id="226" w:name="_Toc161293458"/>
      <w:bookmarkStart w:id="227" w:name="_Toc414275096"/>
      <w:bookmarkStart w:id="228" w:name="_Toc414276376"/>
      <w:del w:id="229" w:author="Gernot Starke" w:date="2012-01-14T10:01:00Z">
        <w:r w:rsidRPr="00D62916" w:rsidDel="007E7731">
          <w:delText>Typische Muster und Strukturen</w:delText>
        </w:r>
        <w:bookmarkStart w:id="230" w:name="_Toc414449779"/>
        <w:bookmarkStart w:id="231" w:name="_Toc414449853"/>
        <w:bookmarkEnd w:id="226"/>
        <w:bookmarkEnd w:id="227"/>
        <w:bookmarkEnd w:id="228"/>
        <w:bookmarkEnd w:id="230"/>
        <w:bookmarkEnd w:id="231"/>
      </w:del>
    </w:p>
    <w:p w14:paraId="665268FC" w14:textId="05B87FE4" w:rsidR="00E864AB" w:rsidRPr="00D62916" w:rsidDel="007E7731" w:rsidRDefault="00E864AB" w:rsidP="00E864AB">
      <w:pPr>
        <w:spacing w:before="56" w:after="113"/>
        <w:rPr>
          <w:del w:id="232" w:author="Gernot Starke" w:date="2012-01-14T10:01:00Z"/>
          <w:rFonts w:cs="Arial"/>
          <w:sz w:val="20"/>
        </w:rPr>
      </w:pPr>
      <w:bookmarkStart w:id="233" w:name="_Toc414449780"/>
      <w:bookmarkStart w:id="234" w:name="_Toc414449854"/>
      <w:bookmarkEnd w:id="233"/>
      <w:bookmarkEnd w:id="234"/>
    </w:p>
    <w:p w14:paraId="029287B5" w14:textId="120F01FB" w:rsidR="00E864AB" w:rsidRPr="00D62916" w:rsidDel="007E7731" w:rsidRDefault="00E864AB" w:rsidP="00E864AB">
      <w:pPr>
        <w:pStyle w:val="berschrift2"/>
        <w:rPr>
          <w:del w:id="235" w:author="Gernot Starke" w:date="2012-01-14T10:01:00Z"/>
        </w:rPr>
      </w:pPr>
      <w:bookmarkStart w:id="236" w:name="_Toc161293459"/>
      <w:bookmarkStart w:id="237" w:name="_Toc414275097"/>
      <w:bookmarkStart w:id="238" w:name="_Toc414276377"/>
      <w:del w:id="239" w:author="Gernot Starke" w:date="2012-01-14T10:01:00Z">
        <w:r w:rsidRPr="00D62916" w:rsidDel="007E7731">
          <w:delText>Typische Abläufe</w:delText>
        </w:r>
        <w:bookmarkStart w:id="240" w:name="_Toc414449781"/>
        <w:bookmarkStart w:id="241" w:name="_Toc414449855"/>
        <w:bookmarkEnd w:id="236"/>
        <w:bookmarkEnd w:id="237"/>
        <w:bookmarkEnd w:id="238"/>
        <w:bookmarkEnd w:id="240"/>
        <w:bookmarkEnd w:id="241"/>
      </w:del>
    </w:p>
    <w:p w14:paraId="4D76B088" w14:textId="64CBBDD8" w:rsidR="00E864AB" w:rsidRPr="00D62916" w:rsidDel="007E7731" w:rsidRDefault="00E864AB" w:rsidP="00E864AB">
      <w:pPr>
        <w:spacing w:before="56" w:after="113"/>
        <w:rPr>
          <w:del w:id="242" w:author="Gernot Starke" w:date="2012-01-14T10:01:00Z"/>
          <w:rFonts w:cs="Arial"/>
          <w:sz w:val="20"/>
        </w:rPr>
      </w:pPr>
      <w:bookmarkStart w:id="243" w:name="_Toc414449782"/>
      <w:bookmarkStart w:id="244" w:name="_Toc414449856"/>
      <w:bookmarkEnd w:id="243"/>
      <w:bookmarkEnd w:id="244"/>
    </w:p>
    <w:p w14:paraId="5D5F2267" w14:textId="74AD825E" w:rsidR="00E864AB" w:rsidRDefault="00E864AB" w:rsidP="00E864AB">
      <w:pPr>
        <w:pStyle w:val="berschrift1"/>
      </w:pPr>
      <w:bookmarkStart w:id="245" w:name="_Toc161293460"/>
      <w:bookmarkStart w:id="246" w:name="_Toc414449857"/>
      <w:r w:rsidRPr="00D62916">
        <w:t>Konzepte</w:t>
      </w:r>
      <w:bookmarkEnd w:id="245"/>
      <w:bookmarkEnd w:id="246"/>
    </w:p>
    <w:p w14:paraId="3DBF2F0F" w14:textId="77777777" w:rsidR="00112EDC" w:rsidRPr="00112EDC" w:rsidRDefault="00112EDC" w:rsidP="00112EDC"/>
    <w:p w14:paraId="39B5A2CF" w14:textId="77777777" w:rsidR="00E25035" w:rsidRDefault="00E25035" w:rsidP="00E25035">
      <w:pPr>
        <w:pStyle w:val="berschrift2"/>
      </w:pPr>
      <w:bookmarkStart w:id="247" w:name="_Toc414449858"/>
      <w:bookmarkStart w:id="248" w:name="OLE_LINK29"/>
      <w:bookmarkStart w:id="249" w:name="OLE_LINK30"/>
      <w:bookmarkStart w:id="250" w:name="_Toc161293461"/>
      <w:commentRangeStart w:id="251"/>
      <w:r>
        <w:t>Fachliche Strukturen und Modelle</w:t>
      </w:r>
      <w:bookmarkEnd w:id="247"/>
    </w:p>
    <w:p w14:paraId="29B7F67D" w14:textId="77777777" w:rsidR="00112EDC" w:rsidRPr="00112EDC" w:rsidRDefault="00112EDC" w:rsidP="00112EDC"/>
    <w:p w14:paraId="038D5BE1" w14:textId="6BFF0AA1" w:rsidR="005675D4" w:rsidRDefault="007E7731" w:rsidP="00E864AB">
      <w:pPr>
        <w:pStyle w:val="berschrift2"/>
      </w:pPr>
      <w:bookmarkStart w:id="252" w:name="_Toc414449859"/>
      <w:bookmarkEnd w:id="248"/>
      <w:bookmarkEnd w:id="249"/>
      <w:commentRangeEnd w:id="251"/>
      <w:r>
        <w:rPr>
          <w:rStyle w:val="Kommentarzeichen"/>
          <w:rFonts w:cs="Times New Roman"/>
          <w:b w:val="0"/>
          <w:bCs w:val="0"/>
          <w:iCs w:val="0"/>
          <w:szCs w:val="24"/>
        </w:rPr>
        <w:commentReference w:id="251"/>
      </w:r>
      <w:commentRangeStart w:id="253"/>
      <w:r w:rsidR="005675D4">
        <w:t>Typische Muster und Strukturen</w:t>
      </w:r>
      <w:bookmarkEnd w:id="252"/>
    </w:p>
    <w:commentRangeEnd w:id="253"/>
    <w:p w14:paraId="058E32E3" w14:textId="77777777" w:rsidR="0080023D" w:rsidRPr="0080023D" w:rsidRDefault="007E7731" w:rsidP="0080023D">
      <w:r>
        <w:rPr>
          <w:rStyle w:val="Kommentarzeichen"/>
        </w:rPr>
        <w:commentReference w:id="253"/>
      </w:r>
    </w:p>
    <w:p w14:paraId="2378ADD3" w14:textId="77777777" w:rsidR="00E864AB" w:rsidRPr="00D62916" w:rsidRDefault="00E864AB" w:rsidP="00E864AB">
      <w:pPr>
        <w:pStyle w:val="berschrift2"/>
      </w:pPr>
      <w:bookmarkStart w:id="254" w:name="_Toc414449860"/>
      <w:r w:rsidRPr="00D62916">
        <w:t>Persistenz</w:t>
      </w:r>
      <w:bookmarkEnd w:id="250"/>
      <w:bookmarkEnd w:id="254"/>
    </w:p>
    <w:p w14:paraId="60B63765" w14:textId="77777777" w:rsidR="00E864AB" w:rsidRPr="00D62916" w:rsidRDefault="00E864AB" w:rsidP="00E864AB"/>
    <w:p w14:paraId="4977F98E" w14:textId="77777777" w:rsidR="00E864AB" w:rsidRPr="00D62916" w:rsidRDefault="00E864AB" w:rsidP="00E864AB">
      <w:pPr>
        <w:pStyle w:val="berschrift2"/>
      </w:pPr>
      <w:bookmarkStart w:id="255" w:name="_Toc161293462"/>
      <w:bookmarkStart w:id="256" w:name="_Toc414449861"/>
      <w:r w:rsidRPr="00D62916">
        <w:lastRenderedPageBreak/>
        <w:t>Benutzungsoberfläche</w:t>
      </w:r>
      <w:bookmarkEnd w:id="255"/>
      <w:bookmarkEnd w:id="256"/>
    </w:p>
    <w:p w14:paraId="0EAA79B5" w14:textId="77777777" w:rsidR="00E864AB" w:rsidRPr="00D62916" w:rsidRDefault="00E864AB" w:rsidP="00E864AB"/>
    <w:p w14:paraId="3D0BC6BB" w14:textId="77777777" w:rsidR="00E864AB" w:rsidRPr="00D62916" w:rsidRDefault="00E864AB" w:rsidP="00E864AB">
      <w:pPr>
        <w:pStyle w:val="berschrift2"/>
      </w:pPr>
      <w:bookmarkStart w:id="257" w:name="_Toc161293463"/>
      <w:bookmarkStart w:id="258" w:name="_Toc414449862"/>
      <w:r w:rsidRPr="00D62916">
        <w:t>Ergonomie</w:t>
      </w:r>
      <w:bookmarkEnd w:id="257"/>
      <w:bookmarkEnd w:id="258"/>
    </w:p>
    <w:p w14:paraId="646D0C62" w14:textId="77777777" w:rsidR="00E864AB" w:rsidRPr="00D62916" w:rsidRDefault="00E864AB" w:rsidP="00E864AB"/>
    <w:p w14:paraId="5CD1B07C" w14:textId="49193A4A" w:rsidR="00E864AB" w:rsidRPr="00D62916" w:rsidRDefault="00E864AB" w:rsidP="00E864AB">
      <w:pPr>
        <w:pStyle w:val="berschrift2"/>
      </w:pPr>
      <w:bookmarkStart w:id="259" w:name="_Toc161293464"/>
      <w:bookmarkStart w:id="260" w:name="_Toc414449863"/>
      <w:r w:rsidRPr="00D62916">
        <w:t>Ablaufsteuerung</w:t>
      </w:r>
      <w:bookmarkStart w:id="261" w:name="OLE_LINK97"/>
      <w:bookmarkStart w:id="262" w:name="OLE_LINK98"/>
      <w:bookmarkEnd w:id="259"/>
      <w:bookmarkEnd w:id="260"/>
    </w:p>
    <w:bookmarkEnd w:id="261"/>
    <w:bookmarkEnd w:id="262"/>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263" w:name="_Toc161293465"/>
      <w:bookmarkStart w:id="264" w:name="_Toc414449864"/>
      <w:r w:rsidRPr="00D62916">
        <w:t>Transaktionsbehandlung</w:t>
      </w:r>
      <w:bookmarkEnd w:id="263"/>
      <w:bookmarkEnd w:id="264"/>
    </w:p>
    <w:p w14:paraId="1DA96572" w14:textId="77777777" w:rsidR="00E864AB" w:rsidRPr="00D62916" w:rsidRDefault="00E864AB" w:rsidP="00E864AB">
      <w:pPr>
        <w:spacing w:before="56" w:after="113"/>
        <w:rPr>
          <w:rFonts w:cs="Arial"/>
          <w:sz w:val="20"/>
        </w:rPr>
      </w:pPr>
    </w:p>
    <w:p w14:paraId="06A591DF" w14:textId="77777777" w:rsidR="00E864AB" w:rsidRPr="00D62916" w:rsidRDefault="00E864AB" w:rsidP="00E864AB">
      <w:pPr>
        <w:pStyle w:val="berschrift2"/>
      </w:pPr>
      <w:bookmarkStart w:id="265" w:name="_Toc161293466"/>
      <w:bookmarkStart w:id="266" w:name="_Toc414449865"/>
      <w:r w:rsidRPr="00D62916">
        <w:t>Sessionbehandlung</w:t>
      </w:r>
      <w:bookmarkEnd w:id="265"/>
      <w:bookmarkEnd w:id="266"/>
    </w:p>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berschrift2"/>
      </w:pPr>
      <w:bookmarkStart w:id="267" w:name="_Toc161293467"/>
      <w:bookmarkStart w:id="268" w:name="_Toc414449866"/>
      <w:r w:rsidRPr="00D62916">
        <w:t>Sicherheit</w:t>
      </w:r>
      <w:bookmarkEnd w:id="267"/>
      <w:bookmarkEnd w:id="268"/>
    </w:p>
    <w:p w14:paraId="241D48B8" w14:textId="77777777" w:rsidR="00E864AB" w:rsidRPr="00D62916" w:rsidRDefault="00E864AB" w:rsidP="00E864AB">
      <w:pPr>
        <w:spacing w:before="56" w:after="113"/>
        <w:rPr>
          <w:rFonts w:cs="Arial"/>
          <w:sz w:val="20"/>
        </w:rPr>
      </w:pPr>
    </w:p>
    <w:p w14:paraId="127B8853" w14:textId="77777777" w:rsidR="00E864AB" w:rsidRPr="00D62916" w:rsidRDefault="00E864AB" w:rsidP="00E864AB">
      <w:pPr>
        <w:pStyle w:val="berschrift2"/>
      </w:pPr>
      <w:bookmarkStart w:id="269" w:name="_Toc161293468"/>
      <w:bookmarkStart w:id="270" w:name="_Toc414449867"/>
      <w:r w:rsidRPr="00D62916">
        <w:t>Kommunikation und Integration mit anderen IT-Systemen</w:t>
      </w:r>
      <w:bookmarkEnd w:id="269"/>
      <w:bookmarkEnd w:id="270"/>
    </w:p>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berschrift2"/>
      </w:pPr>
      <w:bookmarkStart w:id="271" w:name="_Toc161293469"/>
      <w:bookmarkStart w:id="272" w:name="_Toc414449868"/>
      <w:r w:rsidRPr="00D62916">
        <w:t>Verteilung</w:t>
      </w:r>
      <w:bookmarkEnd w:id="271"/>
      <w:bookmarkEnd w:id="272"/>
    </w:p>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berschrift2"/>
      </w:pPr>
      <w:bookmarkStart w:id="273" w:name="_Toc161293479"/>
      <w:bookmarkStart w:id="274" w:name="_Toc414449869"/>
      <w:r w:rsidRPr="00D62916">
        <w:t>Plausibilisierung und Validierung</w:t>
      </w:r>
      <w:bookmarkEnd w:id="273"/>
      <w:bookmarkEnd w:id="274"/>
    </w:p>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berschrift2"/>
      </w:pPr>
      <w:bookmarkStart w:id="275" w:name="_Toc161293470"/>
      <w:bookmarkStart w:id="276" w:name="_Toc414449870"/>
      <w:r w:rsidRPr="00D62916">
        <w:t>Ausnahme-/Fehlerbehandlung</w:t>
      </w:r>
      <w:bookmarkEnd w:id="275"/>
      <w:bookmarkEnd w:id="276"/>
    </w:p>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berschrift2"/>
      </w:pPr>
      <w:bookmarkStart w:id="277" w:name="_Toc161293471"/>
      <w:bookmarkStart w:id="278" w:name="_Toc414449871"/>
      <w:r w:rsidRPr="00D62916">
        <w:t>Management des Systems &amp; Administrierbarkeit</w:t>
      </w:r>
      <w:bookmarkEnd w:id="277"/>
      <w:bookmarkEnd w:id="278"/>
    </w:p>
    <w:p w14:paraId="081B085E" w14:textId="77777777" w:rsidR="00E864AB" w:rsidRPr="00D62916" w:rsidRDefault="00E864AB" w:rsidP="00E864AB"/>
    <w:p w14:paraId="101CB4B3" w14:textId="77777777" w:rsidR="00E864AB" w:rsidRPr="00D62916" w:rsidRDefault="00E864AB" w:rsidP="00E864AB">
      <w:pPr>
        <w:pStyle w:val="berschrift2"/>
      </w:pPr>
      <w:bookmarkStart w:id="279" w:name="_Toc161293472"/>
      <w:bookmarkStart w:id="280" w:name="_Toc414449872"/>
      <w:r w:rsidRPr="00D62916">
        <w:t>Logging, Protokollierung, Tracing</w:t>
      </w:r>
      <w:bookmarkEnd w:id="279"/>
      <w:bookmarkEnd w:id="280"/>
      <w:r w:rsidRPr="00D62916">
        <w:t xml:space="preserve"> </w:t>
      </w:r>
    </w:p>
    <w:p w14:paraId="6E308B78" w14:textId="77777777" w:rsidR="00E864AB" w:rsidRPr="00D62916" w:rsidRDefault="00E864AB" w:rsidP="00E864AB">
      <w:pPr>
        <w:widowControl w:val="0"/>
        <w:autoSpaceDE w:val="0"/>
        <w:autoSpaceDN w:val="0"/>
        <w:adjustRightInd w:val="0"/>
        <w:spacing w:before="0" w:after="240"/>
        <w:jc w:val="left"/>
        <w:rPr>
          <w:sz w:val="20"/>
        </w:rPr>
      </w:pPr>
    </w:p>
    <w:p w14:paraId="57636F68" w14:textId="77777777" w:rsidR="00E864AB" w:rsidRPr="00D62916" w:rsidRDefault="00E864AB" w:rsidP="00E864AB">
      <w:pPr>
        <w:pStyle w:val="berschrift2"/>
      </w:pPr>
      <w:bookmarkStart w:id="281" w:name="_Toc161293473"/>
      <w:bookmarkStart w:id="282" w:name="_Toc414449873"/>
      <w:r w:rsidRPr="00D62916">
        <w:t>Geschäftsregeln</w:t>
      </w:r>
      <w:bookmarkEnd w:id="281"/>
      <w:bookmarkEnd w:id="282"/>
    </w:p>
    <w:p w14:paraId="0500938A" w14:textId="77777777" w:rsidR="00E864AB" w:rsidRPr="00D62916" w:rsidRDefault="00E864AB" w:rsidP="00E864AB">
      <w:pPr>
        <w:spacing w:before="56" w:after="113"/>
        <w:rPr>
          <w:rFonts w:cs="Arial"/>
          <w:sz w:val="20"/>
        </w:rPr>
      </w:pPr>
      <w:bookmarkStart w:id="283" w:name="OLE_LINK117"/>
      <w:bookmarkStart w:id="284" w:name="OLE_LINK118"/>
    </w:p>
    <w:p w14:paraId="0228CCA9" w14:textId="77777777" w:rsidR="00E864AB" w:rsidRPr="00D62916" w:rsidRDefault="00E864AB" w:rsidP="00E864AB">
      <w:pPr>
        <w:pStyle w:val="berschrift2"/>
      </w:pPr>
      <w:bookmarkStart w:id="285" w:name="_Toc161293474"/>
      <w:bookmarkStart w:id="286" w:name="_Toc414449874"/>
      <w:bookmarkEnd w:id="283"/>
      <w:bookmarkEnd w:id="284"/>
      <w:r w:rsidRPr="00D62916">
        <w:lastRenderedPageBreak/>
        <w:t>Konfigurierbarkeit</w:t>
      </w:r>
      <w:bookmarkEnd w:id="285"/>
      <w:bookmarkEnd w:id="286"/>
    </w:p>
    <w:p w14:paraId="78BE1611" w14:textId="77777777" w:rsidR="00E864AB" w:rsidRPr="00D62916" w:rsidRDefault="00E864AB" w:rsidP="00E864AB">
      <w:pPr>
        <w:rPr>
          <w:rFonts w:cs="Arial"/>
        </w:rPr>
      </w:pPr>
    </w:p>
    <w:p w14:paraId="2F618655" w14:textId="77777777" w:rsidR="00E864AB" w:rsidRPr="00D62916" w:rsidRDefault="00E864AB" w:rsidP="00E864AB">
      <w:pPr>
        <w:pStyle w:val="berschrift2"/>
      </w:pPr>
      <w:bookmarkStart w:id="287" w:name="_Toc161293475"/>
      <w:bookmarkStart w:id="288" w:name="_Toc414449875"/>
      <w:r w:rsidRPr="00D62916">
        <w:t>Parallelisierung und Threading</w:t>
      </w:r>
      <w:bookmarkEnd w:id="287"/>
      <w:bookmarkEnd w:id="288"/>
    </w:p>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berschrift2"/>
      </w:pPr>
      <w:bookmarkStart w:id="289" w:name="_Toc161293476"/>
      <w:bookmarkStart w:id="290" w:name="_Toc414449876"/>
      <w:r w:rsidRPr="00D62916">
        <w:t>Internationalisierung</w:t>
      </w:r>
      <w:bookmarkEnd w:id="289"/>
      <w:bookmarkEnd w:id="290"/>
    </w:p>
    <w:p w14:paraId="4C47E719" w14:textId="77777777" w:rsidR="00E864AB" w:rsidRPr="00D62916" w:rsidRDefault="00E864AB" w:rsidP="00E864AB">
      <w:pPr>
        <w:spacing w:before="56" w:after="113"/>
        <w:rPr>
          <w:rFonts w:cs="Arial"/>
          <w:sz w:val="20"/>
        </w:rPr>
      </w:pPr>
    </w:p>
    <w:p w14:paraId="7D79802C" w14:textId="77777777" w:rsidR="00E864AB" w:rsidRPr="00D62916" w:rsidRDefault="00E864AB" w:rsidP="00E864AB">
      <w:pPr>
        <w:pStyle w:val="berschrift2"/>
      </w:pPr>
      <w:bookmarkStart w:id="291" w:name="_Toc161293477"/>
      <w:bookmarkStart w:id="292" w:name="_Toc414449877"/>
      <w:r w:rsidRPr="00D62916">
        <w:t>Migration</w:t>
      </w:r>
      <w:bookmarkEnd w:id="291"/>
      <w:bookmarkEnd w:id="292"/>
    </w:p>
    <w:p w14:paraId="3D8E0D9C" w14:textId="77777777" w:rsidR="00E864AB" w:rsidRPr="00D62916" w:rsidRDefault="00E864AB" w:rsidP="00E864AB">
      <w:pPr>
        <w:spacing w:before="56" w:after="113"/>
        <w:rPr>
          <w:rFonts w:cs="Arial"/>
          <w:sz w:val="20"/>
          <w:szCs w:val="20"/>
        </w:rPr>
      </w:pPr>
    </w:p>
    <w:p w14:paraId="0DACF9F5" w14:textId="77777777" w:rsidR="00E864AB" w:rsidRPr="00D62916" w:rsidRDefault="00E864AB" w:rsidP="00E864AB">
      <w:pPr>
        <w:pStyle w:val="berschrift2"/>
      </w:pPr>
      <w:bookmarkStart w:id="293" w:name="_Toc161293478"/>
      <w:bookmarkStart w:id="294" w:name="_Toc414449878"/>
      <w:r w:rsidRPr="00D62916">
        <w:t>Testbarkeit</w:t>
      </w:r>
      <w:bookmarkEnd w:id="293"/>
      <w:bookmarkEnd w:id="294"/>
    </w:p>
    <w:p w14:paraId="0BCC0854" w14:textId="77777777" w:rsidR="00E864AB" w:rsidRDefault="00E864AB" w:rsidP="00E864AB">
      <w:pPr>
        <w:spacing w:before="56" w:after="113"/>
        <w:rPr>
          <w:rFonts w:cs="Arial"/>
          <w:sz w:val="20"/>
        </w:rPr>
      </w:pPr>
    </w:p>
    <w:p w14:paraId="3923F293" w14:textId="12B4CD16" w:rsidR="002060DC" w:rsidRPr="00D62916" w:rsidRDefault="002060DC" w:rsidP="002060DC">
      <w:pPr>
        <w:pStyle w:val="berschrift2"/>
      </w:pPr>
      <w:bookmarkStart w:id="295" w:name="_Toc414449879"/>
      <w:r>
        <w:t>Skalierung, Clustering</w:t>
      </w:r>
      <w:bookmarkEnd w:id="295"/>
    </w:p>
    <w:p w14:paraId="16E5D3E6" w14:textId="77777777" w:rsidR="002060DC" w:rsidRPr="00D62916" w:rsidRDefault="002060DC" w:rsidP="002060DC">
      <w:pPr>
        <w:spacing w:before="56" w:after="113"/>
        <w:rPr>
          <w:rFonts w:cs="Arial"/>
          <w:sz w:val="20"/>
        </w:rPr>
      </w:pPr>
    </w:p>
    <w:p w14:paraId="73F8E97B" w14:textId="54EF2087" w:rsidR="001833CE" w:rsidRDefault="001833CE" w:rsidP="001833CE">
      <w:pPr>
        <w:pStyle w:val="berschrift2"/>
      </w:pPr>
      <w:bookmarkStart w:id="296" w:name="_Toc414449880"/>
      <w:bookmarkStart w:id="297" w:name="OLE_LINK31"/>
      <w:bookmarkStart w:id="298" w:name="OLE_LINK32"/>
      <w:r>
        <w:t>Hochverfügbarkeit</w:t>
      </w:r>
      <w:bookmarkEnd w:id="296"/>
    </w:p>
    <w:p w14:paraId="527D5427" w14:textId="77777777" w:rsidR="00850556" w:rsidRPr="00850556" w:rsidRDefault="00850556" w:rsidP="00850556"/>
    <w:p w14:paraId="40CC82B5" w14:textId="77777777" w:rsidR="00E864AB" w:rsidRPr="00D62916" w:rsidRDefault="00E864AB" w:rsidP="00E864AB">
      <w:pPr>
        <w:pStyle w:val="berschrift1"/>
      </w:pPr>
      <w:bookmarkStart w:id="299" w:name="_Toc161293482"/>
      <w:bookmarkStart w:id="300" w:name="_Toc414449881"/>
      <w:bookmarkEnd w:id="297"/>
      <w:bookmarkEnd w:id="298"/>
      <w:r w:rsidRPr="00D62916">
        <w:t>Entwurfsentscheidungen</w:t>
      </w:r>
      <w:bookmarkEnd w:id="299"/>
      <w:bookmarkEnd w:id="300"/>
    </w:p>
    <w:p w14:paraId="6DCDDFF0" w14:textId="77777777" w:rsidR="00E864AB" w:rsidRPr="00B3771A" w:rsidRDefault="00E864AB" w:rsidP="00E864AB"/>
    <w:p w14:paraId="0E14FCCA" w14:textId="50114A71" w:rsidR="00E864AB" w:rsidRDefault="00E864AB" w:rsidP="00E864AB">
      <w:pPr>
        <w:pStyle w:val="berschrift2"/>
      </w:pPr>
      <w:bookmarkStart w:id="301" w:name="_Toc161293483"/>
      <w:bookmarkStart w:id="302" w:name="_Toc414449882"/>
      <w:bookmarkStart w:id="303" w:name="OLE_LINK33"/>
      <w:bookmarkStart w:id="304" w:name="OLE_LINK34"/>
      <w:r>
        <w:t>Entwurfsentscheidung</w:t>
      </w:r>
      <w:bookmarkEnd w:id="301"/>
      <w:r w:rsidR="00E053B5">
        <w:t xml:space="preserve"> 1</w:t>
      </w:r>
      <w:bookmarkEnd w:id="302"/>
    </w:p>
    <w:p w14:paraId="636A80ED" w14:textId="625EB5EB" w:rsidR="00850556" w:rsidRPr="00850556" w:rsidRDefault="00E864AB" w:rsidP="00850556">
      <w:pPr>
        <w:pStyle w:val="berschrift3"/>
      </w:pPr>
      <w:bookmarkStart w:id="305" w:name="OLE_LINK146"/>
      <w:bookmarkStart w:id="306" w:name="OLE_LINK147"/>
      <w:r w:rsidRPr="00B3771A">
        <w:t>Fragestellung</w:t>
      </w:r>
    </w:p>
    <w:p w14:paraId="07E0E79B" w14:textId="114A4D66" w:rsidR="00850556" w:rsidRPr="00850556" w:rsidRDefault="00E864AB" w:rsidP="00850556">
      <w:pPr>
        <w:pStyle w:val="berschrift3"/>
      </w:pPr>
      <w:r w:rsidRPr="00B3771A">
        <w:t>Rahmenbedingungen</w:t>
      </w:r>
    </w:p>
    <w:p w14:paraId="5A21E12D" w14:textId="2923C80A" w:rsidR="00850556" w:rsidRPr="00850556" w:rsidRDefault="00E864AB" w:rsidP="00850556">
      <w:pPr>
        <w:pStyle w:val="berschrift3"/>
      </w:pPr>
      <w:r w:rsidRPr="00B3771A">
        <w:t>Annahmen</w:t>
      </w:r>
    </w:p>
    <w:p w14:paraId="60C85A35" w14:textId="4C2347DF" w:rsidR="00850556" w:rsidRPr="00850556" w:rsidRDefault="00E864AB" w:rsidP="00850556">
      <w:pPr>
        <w:pStyle w:val="berschrift3"/>
      </w:pPr>
      <w:r w:rsidRPr="00B3771A">
        <w:t>Betrachtete Alternativen</w:t>
      </w:r>
    </w:p>
    <w:p w14:paraId="3840941C" w14:textId="08BAD9C7" w:rsidR="00850556" w:rsidRPr="00850556" w:rsidRDefault="00E864AB" w:rsidP="00850556">
      <w:pPr>
        <w:pStyle w:val="berschrift3"/>
      </w:pPr>
      <w:r w:rsidRPr="00B3771A">
        <w:t>Entscheidung</w:t>
      </w:r>
    </w:p>
    <w:p w14:paraId="0C7D3CAA" w14:textId="77777777" w:rsidR="00E864AB" w:rsidRDefault="00E864AB" w:rsidP="00E864AB">
      <w:pPr>
        <w:pStyle w:val="berschrift2"/>
      </w:pPr>
      <w:bookmarkStart w:id="307" w:name="_Toc161293484"/>
      <w:bookmarkStart w:id="308" w:name="_Toc414449883"/>
      <w:bookmarkEnd w:id="303"/>
      <w:bookmarkEnd w:id="304"/>
      <w:bookmarkEnd w:id="305"/>
      <w:bookmarkEnd w:id="306"/>
      <w:r>
        <w:t>Entwurfsentscheidung n</w:t>
      </w:r>
      <w:bookmarkEnd w:id="307"/>
      <w:bookmarkEnd w:id="308"/>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berschrift1"/>
      </w:pPr>
      <w:bookmarkStart w:id="309" w:name="_Toc161293485"/>
      <w:bookmarkStart w:id="310" w:name="_Toc414449884"/>
      <w:r>
        <w:t>Qualitätss</w:t>
      </w:r>
      <w:r w:rsidR="00E864AB" w:rsidRPr="00D62916">
        <w:t>zenarien</w:t>
      </w:r>
      <w:bookmarkEnd w:id="309"/>
      <w:bookmarkEnd w:id="310"/>
    </w:p>
    <w:p w14:paraId="45EED9D1" w14:textId="77777777" w:rsidR="00E053B5" w:rsidRPr="00E053B5" w:rsidRDefault="00E053B5" w:rsidP="00E053B5"/>
    <w:p w14:paraId="216831C5" w14:textId="3ABA1DE9" w:rsidR="00E864AB" w:rsidRPr="00D62916" w:rsidRDefault="00E053B5" w:rsidP="00E864AB">
      <w:pPr>
        <w:pStyle w:val="berschrift2"/>
      </w:pPr>
      <w:bookmarkStart w:id="311" w:name="_Toc414449885"/>
      <w:r>
        <w:lastRenderedPageBreak/>
        <w:t>Qualitätsbaum</w:t>
      </w:r>
      <w:bookmarkEnd w:id="311"/>
    </w:p>
    <w:p w14:paraId="354A0811" w14:textId="77777777" w:rsidR="00E864AB" w:rsidRPr="002D7FEA" w:rsidRDefault="00E864AB" w:rsidP="00E864AB"/>
    <w:p w14:paraId="7424422C" w14:textId="491DC6BB" w:rsidR="00E864AB" w:rsidRDefault="00E864AB" w:rsidP="00E864AB">
      <w:pPr>
        <w:pStyle w:val="berschrift2"/>
      </w:pPr>
      <w:bookmarkStart w:id="312" w:name="_Toc161293487"/>
      <w:bookmarkStart w:id="313" w:name="_Toc414449886"/>
      <w:r w:rsidRPr="00D62916">
        <w:t>Bewertungsszenari</w:t>
      </w:r>
      <w:bookmarkEnd w:id="312"/>
      <w:r w:rsidR="00E053B5">
        <w:t>en</w:t>
      </w:r>
      <w:bookmarkEnd w:id="313"/>
    </w:p>
    <w:p w14:paraId="4832E43B" w14:textId="77777777" w:rsidR="00850556" w:rsidRPr="00850556" w:rsidRDefault="00850556" w:rsidP="00850556"/>
    <w:p w14:paraId="6C0861A4" w14:textId="786E9624" w:rsidR="00E864AB" w:rsidRPr="00D62916" w:rsidRDefault="001833CE" w:rsidP="00E864AB">
      <w:pPr>
        <w:pStyle w:val="berschrift1"/>
      </w:pPr>
      <w:bookmarkStart w:id="314" w:name="_Toc414449887"/>
      <w:r w:rsidRPr="00DA658C">
        <w:t>Risiken</w:t>
      </w:r>
      <w:bookmarkEnd w:id="314"/>
    </w:p>
    <w:p w14:paraId="7A484CBA" w14:textId="77777777" w:rsidR="00E864AB" w:rsidRPr="00D62916" w:rsidRDefault="00E864AB" w:rsidP="00E864AB">
      <w:pPr>
        <w:spacing w:before="56" w:after="113"/>
        <w:rPr>
          <w:rFonts w:cs="Arial"/>
          <w:sz w:val="20"/>
        </w:rPr>
      </w:pPr>
    </w:p>
    <w:p w14:paraId="42B465E5" w14:textId="77777777" w:rsidR="00E864AB" w:rsidRDefault="00E864AB" w:rsidP="00E864AB">
      <w:pPr>
        <w:pStyle w:val="berschrift1"/>
      </w:pPr>
      <w:bookmarkStart w:id="315" w:name="_Toc161293495"/>
      <w:bookmarkStart w:id="316" w:name="_Toc414449888"/>
      <w:r w:rsidRPr="00DA658C">
        <w:t>Glossar</w:t>
      </w:r>
      <w:bookmarkEnd w:id="315"/>
      <w:bookmarkEnd w:id="316"/>
    </w:p>
    <w:p w14:paraId="2D2B7D31" w14:textId="77777777" w:rsidR="00850556" w:rsidRPr="00850556" w:rsidRDefault="00850556" w:rsidP="00850556"/>
    <w:p w14:paraId="66850165" w14:textId="3458C5C9" w:rsidR="004A78C2" w:rsidRDefault="004A78C2" w:rsidP="004A78C2">
      <w:pPr>
        <w:pStyle w:val="berschrift1"/>
      </w:pPr>
      <w:bookmarkStart w:id="317" w:name="_Toc414449889"/>
      <w:r w:rsidRPr="00DA658C">
        <w:t>Weitere</w:t>
      </w:r>
      <w:r w:rsidRPr="004A78C2">
        <w:t xml:space="preserve"> Dokumentationen</w:t>
      </w:r>
      <w:bookmarkEnd w:id="317"/>
    </w:p>
    <w:p w14:paraId="238B6D47" w14:textId="77777777" w:rsidR="004A78C2" w:rsidRDefault="004A78C2" w:rsidP="004A78C2"/>
    <w:p w14:paraId="36EBF837" w14:textId="4D58E769" w:rsidR="004A78C2" w:rsidRPr="004A78C2" w:rsidRDefault="00DC10FC" w:rsidP="004A78C2">
      <w:pPr>
        <w:pStyle w:val="berschrift1"/>
        <w:rPr>
          <w:lang w:val="fr-CH"/>
        </w:rPr>
      </w:pPr>
      <w:bookmarkStart w:id="318" w:name="_Toc414449890"/>
      <w:r>
        <w:rPr>
          <w:lang w:val="fr-CH"/>
        </w:rPr>
        <w:t xml:space="preserve">Requirements Dokumentation </w:t>
      </w:r>
      <w:r w:rsidR="004A78C2" w:rsidRPr="004A78C2">
        <w:rPr>
          <w:lang w:val="fr-CH"/>
        </w:rPr>
        <w:t>(2015_FS_INM21_Requirements_MangelManager.xls)</w:t>
      </w:r>
      <w:bookmarkEnd w:id="318"/>
    </w:p>
    <w:p w14:paraId="554C1AD9" w14:textId="63AEC91A" w:rsidR="004A78C2" w:rsidRPr="004A78C2" w:rsidRDefault="0030449E" w:rsidP="0030449E">
      <w:pPr>
        <w:spacing w:before="0"/>
        <w:jc w:val="left"/>
        <w:rPr>
          <w:lang w:val="fr-CH"/>
        </w:rPr>
      </w:pPr>
      <w:r>
        <w:rPr>
          <w:lang w:val="fr-CH"/>
        </w:rPr>
        <w:br w:type="page"/>
      </w:r>
    </w:p>
    <w:p w14:paraId="47624B5D" w14:textId="7F8E847D" w:rsidR="004A78C2" w:rsidRDefault="004A78C2" w:rsidP="004A78C2">
      <w:pPr>
        <w:pStyle w:val="berschrift1"/>
        <w:rPr>
          <w:lang w:val="fr-CH"/>
        </w:rPr>
      </w:pPr>
      <w:bookmarkStart w:id="319" w:name="_Toc414449891"/>
      <w:r w:rsidRPr="004A78C2">
        <w:rPr>
          <w:lang w:val="fr-CH"/>
        </w:rPr>
        <w:lastRenderedPageBreak/>
        <w:t>UseCase Dokumentation</w:t>
      </w:r>
      <w:bookmarkEnd w:id="319"/>
    </w:p>
    <w:p w14:paraId="6CD1E5CB" w14:textId="5A4C66BC" w:rsidR="00226296" w:rsidRDefault="00226296" w:rsidP="00226296">
      <w:pPr>
        <w:pStyle w:val="berschrift2"/>
        <w:rPr>
          <w:lang w:val="fr-CH"/>
        </w:rPr>
      </w:pPr>
      <w:r>
        <w:rPr>
          <w:lang w:val="fr-CH"/>
        </w:rPr>
        <w:t>UseCase001</w:t>
      </w:r>
    </w:p>
    <w:p w14:paraId="0624D182" w14:textId="2E93A689" w:rsidR="00433C6F" w:rsidRPr="00433C6F" w:rsidRDefault="00433C6F" w:rsidP="00433C6F">
      <w:pPr>
        <w:pStyle w:val="berschrift3"/>
        <w:rPr>
          <w:lang w:val="fr-CH"/>
        </w:rPr>
      </w:pPr>
      <w:r>
        <w:rPr>
          <w:lang w:val="fr-CH"/>
        </w:rPr>
        <w:t>UseCase001 Beschreibung</w:t>
      </w:r>
    </w:p>
    <w:p w14:paraId="0DFA236E" w14:textId="77777777" w:rsidR="00226296" w:rsidRPr="00226296" w:rsidRDefault="00226296" w:rsidP="00226296">
      <w:pPr>
        <w:rPr>
          <w:lang w:val="fr-CH"/>
        </w:rPr>
      </w:pPr>
    </w:p>
    <w:tbl>
      <w:tblPr>
        <w:tblStyle w:val="Gitternetztabelle4"/>
        <w:tblW w:w="0" w:type="auto"/>
        <w:jc w:val="center"/>
        <w:tblLook w:val="04A0" w:firstRow="1" w:lastRow="0" w:firstColumn="1" w:lastColumn="0" w:noHBand="0" w:noVBand="1"/>
      </w:tblPr>
      <w:tblGrid>
        <w:gridCol w:w="2405"/>
        <w:gridCol w:w="6651"/>
      </w:tblGrid>
      <w:tr w:rsidR="0030449E" w14:paraId="58858668" w14:textId="77777777" w:rsidTr="00DC10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E6181BC" w14:textId="77777777" w:rsidR="0030449E" w:rsidRPr="00DC10FC" w:rsidRDefault="0030449E" w:rsidP="0030449E">
            <w:pPr>
              <w:rPr>
                <w:rFonts w:cs="Arial"/>
                <w:sz w:val="20"/>
                <w:szCs w:val="20"/>
              </w:rPr>
            </w:pPr>
            <w:r w:rsidRPr="00DC10FC">
              <w:rPr>
                <w:rFonts w:cs="Arial"/>
                <w:sz w:val="20"/>
                <w:szCs w:val="20"/>
              </w:rPr>
              <w:t>UseCase001</w:t>
            </w:r>
          </w:p>
        </w:tc>
        <w:tc>
          <w:tcPr>
            <w:tcW w:w="6651" w:type="dxa"/>
          </w:tcPr>
          <w:p w14:paraId="0DBAF63F" w14:textId="77777777" w:rsidR="0030449E" w:rsidRPr="00DC10FC" w:rsidRDefault="0030449E" w:rsidP="0030449E">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30449E" w14:paraId="5F615A5D"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82347A" w14:textId="77777777" w:rsidR="0030449E" w:rsidRPr="00DC10FC" w:rsidRDefault="0030449E" w:rsidP="0030449E">
            <w:pPr>
              <w:rPr>
                <w:rFonts w:cs="Arial"/>
                <w:sz w:val="20"/>
                <w:szCs w:val="20"/>
              </w:rPr>
            </w:pPr>
            <w:r w:rsidRPr="00DC10FC">
              <w:rPr>
                <w:rFonts w:cs="Arial"/>
                <w:sz w:val="20"/>
                <w:szCs w:val="20"/>
              </w:rPr>
              <w:t>Ziel</w:t>
            </w:r>
          </w:p>
        </w:tc>
        <w:tc>
          <w:tcPr>
            <w:tcW w:w="6651" w:type="dxa"/>
          </w:tcPr>
          <w:p w14:paraId="3F23E6FD"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Subunternehmen kann Ansprechpersonen in der Datenbank sowohl erfassen, löschen, ändern, lesen und einem Projekt zuweisen.</w:t>
            </w:r>
          </w:p>
        </w:tc>
      </w:tr>
      <w:tr w:rsidR="0030449E" w14:paraId="1779DBAC"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4D4958D" w14:textId="77777777" w:rsidR="0030449E" w:rsidRPr="00DC10FC" w:rsidRDefault="0030449E" w:rsidP="0030449E">
            <w:pPr>
              <w:rPr>
                <w:rFonts w:cs="Arial"/>
                <w:sz w:val="20"/>
                <w:szCs w:val="20"/>
              </w:rPr>
            </w:pPr>
            <w:r w:rsidRPr="00DC10FC">
              <w:rPr>
                <w:rFonts w:cs="Arial"/>
                <w:sz w:val="20"/>
                <w:szCs w:val="20"/>
              </w:rPr>
              <w:t>Kategorie</w:t>
            </w:r>
          </w:p>
        </w:tc>
        <w:tc>
          <w:tcPr>
            <w:tcW w:w="6651" w:type="dxa"/>
          </w:tcPr>
          <w:p w14:paraId="5A7A0E0C"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14:paraId="51D255C2"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8ED0BE2" w14:textId="77777777" w:rsidR="0030449E" w:rsidRPr="00DC10FC" w:rsidRDefault="0030449E" w:rsidP="0030449E">
            <w:pPr>
              <w:rPr>
                <w:rFonts w:cs="Arial"/>
                <w:sz w:val="20"/>
                <w:szCs w:val="20"/>
              </w:rPr>
            </w:pPr>
            <w:r w:rsidRPr="00DC10FC">
              <w:rPr>
                <w:rFonts w:cs="Arial"/>
                <w:sz w:val="20"/>
                <w:szCs w:val="20"/>
              </w:rPr>
              <w:t>Vorbereitungen</w:t>
            </w:r>
          </w:p>
        </w:tc>
        <w:tc>
          <w:tcPr>
            <w:tcW w:w="6651" w:type="dxa"/>
          </w:tcPr>
          <w:p w14:paraId="78EDB1FE"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14:paraId="382A1A19"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D30D051" w14:textId="77777777" w:rsidR="0030449E" w:rsidRPr="00DC10FC" w:rsidRDefault="0030449E" w:rsidP="0030449E">
            <w:pPr>
              <w:rPr>
                <w:rFonts w:cs="Arial"/>
                <w:sz w:val="20"/>
                <w:szCs w:val="20"/>
              </w:rPr>
            </w:pPr>
            <w:r w:rsidRPr="00DC10FC">
              <w:rPr>
                <w:rFonts w:cs="Arial"/>
                <w:sz w:val="20"/>
                <w:szCs w:val="20"/>
              </w:rPr>
              <w:t>Nachbedingungen Erfolg</w:t>
            </w:r>
          </w:p>
        </w:tc>
        <w:tc>
          <w:tcPr>
            <w:tcW w:w="6651" w:type="dxa"/>
          </w:tcPr>
          <w:p w14:paraId="24B468ED"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SU-Ansprechperson ist mit ID, Namen, Vornamen, Rolle, Direkt-Telefon und Logindaten  im Mängelmanager erfasst</w:t>
            </w:r>
          </w:p>
        </w:tc>
      </w:tr>
      <w:tr w:rsidR="0030449E" w14:paraId="5859F940"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2380E4B" w14:textId="77777777" w:rsidR="0030449E" w:rsidRPr="00DC10FC" w:rsidRDefault="0030449E" w:rsidP="0030449E">
            <w:pPr>
              <w:rPr>
                <w:rFonts w:cs="Arial"/>
                <w:sz w:val="20"/>
                <w:szCs w:val="20"/>
              </w:rPr>
            </w:pPr>
            <w:r w:rsidRPr="00DC10FC">
              <w:rPr>
                <w:rFonts w:cs="Arial"/>
                <w:sz w:val="20"/>
                <w:szCs w:val="20"/>
              </w:rPr>
              <w:t>Nachbedingungen Fehlschlag</w:t>
            </w:r>
          </w:p>
        </w:tc>
        <w:tc>
          <w:tcPr>
            <w:tcW w:w="6651" w:type="dxa"/>
          </w:tcPr>
          <w:p w14:paraId="7B892B95"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14:paraId="4231F80F"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EBBEB7D" w14:textId="77777777" w:rsidR="0030449E" w:rsidRPr="00DC10FC" w:rsidRDefault="0030449E" w:rsidP="0030449E">
            <w:pPr>
              <w:rPr>
                <w:rFonts w:cs="Arial"/>
                <w:sz w:val="20"/>
                <w:szCs w:val="20"/>
              </w:rPr>
            </w:pPr>
            <w:r w:rsidRPr="00DC10FC">
              <w:rPr>
                <w:rFonts w:cs="Arial"/>
                <w:sz w:val="20"/>
                <w:szCs w:val="20"/>
              </w:rPr>
              <w:t>Akteure</w:t>
            </w:r>
          </w:p>
        </w:tc>
        <w:tc>
          <w:tcPr>
            <w:tcW w:w="6651" w:type="dxa"/>
          </w:tcPr>
          <w:p w14:paraId="5A45C8B7"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14:paraId="14EAFB0C"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14:paraId="120640A7" w14:textId="77777777" w:rsidR="0030449E" w:rsidRPr="00DC10FC" w:rsidRDefault="0030449E" w:rsidP="0030449E">
            <w:pPr>
              <w:rPr>
                <w:rFonts w:cs="Arial"/>
                <w:sz w:val="20"/>
                <w:szCs w:val="20"/>
              </w:rPr>
            </w:pPr>
            <w:r w:rsidRPr="00DC10FC">
              <w:rPr>
                <w:rFonts w:cs="Arial"/>
                <w:sz w:val="20"/>
                <w:szCs w:val="20"/>
              </w:rPr>
              <w:t>Szenario 01</w:t>
            </w:r>
          </w:p>
        </w:tc>
      </w:tr>
      <w:tr w:rsidR="0030449E" w14:paraId="6243C8C1"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15ADAD90" w14:textId="77777777" w:rsidR="0030449E" w:rsidRPr="00DC10FC" w:rsidRDefault="0030449E" w:rsidP="0030449E">
            <w:pPr>
              <w:rPr>
                <w:rFonts w:cs="Arial"/>
                <w:sz w:val="20"/>
                <w:szCs w:val="20"/>
              </w:rPr>
            </w:pPr>
            <w:r w:rsidRPr="00DC10FC">
              <w:rPr>
                <w:rFonts w:cs="Arial"/>
                <w:sz w:val="20"/>
                <w:szCs w:val="20"/>
              </w:rPr>
              <w:t>Auslösendes Ereignis</w:t>
            </w:r>
          </w:p>
        </w:tc>
        <w:tc>
          <w:tcPr>
            <w:tcW w:w="6651" w:type="dxa"/>
          </w:tcPr>
          <w:p w14:paraId="42E83B9D"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14:paraId="30050673"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D798255" w14:textId="77777777" w:rsidR="0030449E" w:rsidRPr="00DC10FC" w:rsidRDefault="0030449E" w:rsidP="0030449E">
            <w:pPr>
              <w:rPr>
                <w:rFonts w:cs="Arial"/>
                <w:sz w:val="20"/>
                <w:szCs w:val="20"/>
              </w:rPr>
            </w:pPr>
            <w:r w:rsidRPr="00DC10FC">
              <w:rPr>
                <w:rFonts w:cs="Arial"/>
                <w:sz w:val="20"/>
                <w:szCs w:val="20"/>
              </w:rPr>
              <w:t>Beschreibung</w:t>
            </w:r>
          </w:p>
        </w:tc>
        <w:tc>
          <w:tcPr>
            <w:tcW w:w="6651" w:type="dxa"/>
          </w:tcPr>
          <w:p w14:paraId="1989D823"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Mitarbeiter bereits im System ist</w:t>
            </w:r>
          </w:p>
          <w:p w14:paraId="583587B6"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Mitarbeiter mit ID, Namen, Vornamen, Rolle, Direkt-Telefon und Logindaten im Mangelmanager</w:t>
            </w:r>
          </w:p>
          <w:p w14:paraId="18A43885"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14:paraId="6F191344"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14:paraId="4C81F93F"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14:paraId="4BD52F3C" w14:textId="77777777" w:rsidR="0030449E" w:rsidRPr="00DC10FC" w:rsidRDefault="0030449E" w:rsidP="0030449E">
            <w:pPr>
              <w:rPr>
                <w:rFonts w:cs="Arial"/>
                <w:sz w:val="20"/>
                <w:szCs w:val="20"/>
              </w:rPr>
            </w:pPr>
            <w:r w:rsidRPr="00DC10FC">
              <w:rPr>
                <w:rFonts w:cs="Arial"/>
                <w:sz w:val="20"/>
                <w:szCs w:val="20"/>
              </w:rPr>
              <w:t>Szenario 02</w:t>
            </w:r>
          </w:p>
        </w:tc>
      </w:tr>
      <w:tr w:rsidR="0030449E" w14:paraId="5F804052"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143C7AB" w14:textId="77777777" w:rsidR="0030449E" w:rsidRPr="00DC10FC" w:rsidRDefault="0030449E" w:rsidP="0030449E">
            <w:pPr>
              <w:rPr>
                <w:rFonts w:cs="Arial"/>
                <w:sz w:val="20"/>
                <w:szCs w:val="20"/>
              </w:rPr>
            </w:pPr>
            <w:r w:rsidRPr="00DC10FC">
              <w:rPr>
                <w:rFonts w:cs="Arial"/>
                <w:sz w:val="20"/>
                <w:szCs w:val="20"/>
              </w:rPr>
              <w:t>Auslösendes Ereignis</w:t>
            </w:r>
          </w:p>
        </w:tc>
        <w:tc>
          <w:tcPr>
            <w:tcW w:w="6651" w:type="dxa"/>
          </w:tcPr>
          <w:p w14:paraId="104FC689"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14:paraId="517171C8"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307FBA" w14:textId="77777777" w:rsidR="0030449E" w:rsidRPr="00DC10FC" w:rsidRDefault="0030449E" w:rsidP="0030449E">
            <w:pPr>
              <w:rPr>
                <w:rFonts w:cs="Arial"/>
                <w:sz w:val="20"/>
                <w:szCs w:val="20"/>
              </w:rPr>
            </w:pPr>
            <w:r w:rsidRPr="00DC10FC">
              <w:rPr>
                <w:rFonts w:cs="Arial"/>
                <w:sz w:val="20"/>
                <w:szCs w:val="20"/>
              </w:rPr>
              <w:t>Beschreibung</w:t>
            </w:r>
          </w:p>
        </w:tc>
        <w:tc>
          <w:tcPr>
            <w:tcW w:w="6651" w:type="dxa"/>
          </w:tcPr>
          <w:p w14:paraId="1DA0D8AA" w14:textId="77777777" w:rsidR="0030449E" w:rsidRPr="00DC10FC" w:rsidRDefault="0030449E" w:rsidP="0030449E">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SU-Mitarbeiter im System vorhanden ist.</w:t>
            </w:r>
          </w:p>
          <w:p w14:paraId="3EA4C048" w14:textId="77777777" w:rsidR="0030449E" w:rsidRPr="00DC10FC" w:rsidRDefault="0030449E" w:rsidP="0030449E">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deaktiviert SU-Mitarbeiter inkl. Login. Der SU-Mitarbeiter wird nicht aus der Datenbank gelöscht</w:t>
            </w:r>
          </w:p>
        </w:tc>
      </w:tr>
      <w:tr w:rsidR="0030449E" w14:paraId="578C6EF8"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14:paraId="0826E784" w14:textId="77777777" w:rsidR="0030449E" w:rsidRPr="00DC10FC" w:rsidRDefault="0030449E" w:rsidP="0030449E">
            <w:pPr>
              <w:rPr>
                <w:rFonts w:cs="Arial"/>
                <w:sz w:val="20"/>
                <w:szCs w:val="20"/>
              </w:rPr>
            </w:pPr>
            <w:r w:rsidRPr="00DC10FC">
              <w:rPr>
                <w:rFonts w:cs="Arial"/>
                <w:sz w:val="20"/>
                <w:szCs w:val="20"/>
              </w:rPr>
              <w:t>Szenario 03</w:t>
            </w:r>
          </w:p>
        </w:tc>
      </w:tr>
      <w:tr w:rsidR="0030449E" w14:paraId="4896E2DD"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418A0CE4" w14:textId="77777777" w:rsidR="0030449E" w:rsidRPr="00DC10FC" w:rsidRDefault="0030449E" w:rsidP="0030449E">
            <w:pPr>
              <w:rPr>
                <w:rFonts w:cs="Arial"/>
                <w:sz w:val="20"/>
                <w:szCs w:val="20"/>
              </w:rPr>
            </w:pPr>
            <w:r w:rsidRPr="00DC10FC">
              <w:rPr>
                <w:rFonts w:cs="Arial"/>
                <w:sz w:val="20"/>
                <w:szCs w:val="20"/>
              </w:rPr>
              <w:t>Auslösendes Ereignis</w:t>
            </w:r>
          </w:p>
        </w:tc>
        <w:tc>
          <w:tcPr>
            <w:tcW w:w="6651" w:type="dxa"/>
          </w:tcPr>
          <w:p w14:paraId="681D56C6"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SU-Mitarbeiter Information ändern. zB Telefonnummer wird geändert.</w:t>
            </w:r>
          </w:p>
        </w:tc>
      </w:tr>
      <w:tr w:rsidR="0030449E" w14:paraId="799E7652"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F8A1891" w14:textId="77777777" w:rsidR="0030449E" w:rsidRPr="00DC10FC" w:rsidRDefault="0030449E" w:rsidP="0030449E">
            <w:pPr>
              <w:rPr>
                <w:rFonts w:cs="Arial"/>
                <w:sz w:val="20"/>
                <w:szCs w:val="20"/>
              </w:rPr>
            </w:pPr>
            <w:r w:rsidRPr="00DC10FC">
              <w:rPr>
                <w:rFonts w:cs="Arial"/>
                <w:sz w:val="20"/>
                <w:szCs w:val="20"/>
              </w:rPr>
              <w:t>Beschreibung</w:t>
            </w:r>
          </w:p>
        </w:tc>
        <w:tc>
          <w:tcPr>
            <w:tcW w:w="6651" w:type="dxa"/>
          </w:tcPr>
          <w:p w14:paraId="4FDD5C2D"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SU-Mitarbeiter im System vorhanden ist.</w:t>
            </w:r>
          </w:p>
          <w:p w14:paraId="7A25FA98"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14:paraId="1E0B87AA"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14:paraId="3B6054B5"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14:paraId="39B841E6" w14:textId="77777777" w:rsidTr="00DC10FC">
        <w:trPr>
          <w:trHeight w:val="254"/>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14:paraId="4F2E2E6F" w14:textId="77777777" w:rsidR="0030449E" w:rsidRPr="00DC10FC" w:rsidRDefault="0030449E" w:rsidP="0030449E">
            <w:pPr>
              <w:rPr>
                <w:rFonts w:cs="Arial"/>
                <w:sz w:val="20"/>
                <w:szCs w:val="20"/>
              </w:rPr>
            </w:pPr>
            <w:r w:rsidRPr="00DC10FC">
              <w:rPr>
                <w:rFonts w:cs="Arial"/>
                <w:sz w:val="20"/>
                <w:szCs w:val="20"/>
              </w:rPr>
              <w:t>Szenario 04</w:t>
            </w:r>
          </w:p>
        </w:tc>
      </w:tr>
      <w:tr w:rsidR="0030449E" w14:paraId="632ED113"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CC4EBC5" w14:textId="77777777" w:rsidR="0030449E" w:rsidRPr="00DC10FC" w:rsidRDefault="0030449E" w:rsidP="0030449E">
            <w:pPr>
              <w:rPr>
                <w:rFonts w:cs="Arial"/>
                <w:sz w:val="20"/>
                <w:szCs w:val="20"/>
              </w:rPr>
            </w:pPr>
            <w:r w:rsidRPr="00DC10FC">
              <w:rPr>
                <w:rFonts w:cs="Arial"/>
                <w:sz w:val="20"/>
                <w:szCs w:val="20"/>
              </w:rPr>
              <w:t>Auslösendes Ereignis</w:t>
            </w:r>
          </w:p>
        </w:tc>
        <w:tc>
          <w:tcPr>
            <w:tcW w:w="6651" w:type="dxa"/>
          </w:tcPr>
          <w:p w14:paraId="5995CEE3"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0030449E" w:rsidRPr="00DC10FC" w14:paraId="6654BBCA"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1617B459" w14:textId="77777777" w:rsidR="0030449E" w:rsidRPr="00DC10FC" w:rsidRDefault="0030449E" w:rsidP="0030449E">
            <w:pPr>
              <w:rPr>
                <w:rFonts w:cs="Arial"/>
                <w:sz w:val="20"/>
                <w:szCs w:val="20"/>
              </w:rPr>
            </w:pPr>
            <w:r w:rsidRPr="00DC10FC">
              <w:rPr>
                <w:rFonts w:cs="Arial"/>
                <w:sz w:val="20"/>
                <w:szCs w:val="20"/>
              </w:rPr>
              <w:t>Beschreibung</w:t>
            </w:r>
          </w:p>
        </w:tc>
        <w:tc>
          <w:tcPr>
            <w:tcW w:w="6651" w:type="dxa"/>
          </w:tcPr>
          <w:p w14:paraId="266E8A22"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in der Projektverwaltung ein ausgewähltes Projekt.</w:t>
            </w:r>
          </w:p>
          <w:p w14:paraId="79B5FEF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keine Ansprechperson zugeteilt ist, kann eine Ansprechperson ausgewählt und gesetzt werden.</w:t>
            </w:r>
          </w:p>
          <w:p w14:paraId="5603F212"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Falls bereits eine Ansprechperson zugeteilt ist, kann diese geändert werden. Mit einem Klick auf Ansprechperson ändern öffnet sich eine Eingabemaske.</w:t>
            </w:r>
          </w:p>
          <w:p w14:paraId="706A855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14:paraId="418B1F0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14:paraId="1132D652" w14:textId="12DB63B4"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14:paraId="1A67A192" w14:textId="14AE108B" w:rsidR="00433C6F" w:rsidRDefault="00433C6F" w:rsidP="00433C6F">
      <w:pPr>
        <w:pStyle w:val="berschrift3"/>
      </w:pPr>
      <w:r>
        <w:lastRenderedPageBreak/>
        <w:t>UseCase001 Visualisation</w:t>
      </w:r>
    </w:p>
    <w:p w14:paraId="19EF5CAF" w14:textId="1A1E8A01" w:rsidR="004A78C2" w:rsidRDefault="00FB155F" w:rsidP="004A78C2">
      <w:r>
        <w:pict w14:anchorId="5F8882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12pt">
            <v:imagedata r:id="rId14" o:title="UseCase001"/>
          </v:shape>
        </w:pict>
      </w:r>
    </w:p>
    <w:p w14:paraId="59D3913B" w14:textId="790DF422" w:rsidR="00433C6F" w:rsidRDefault="00433C6F" w:rsidP="00433C6F">
      <w:pPr>
        <w:pStyle w:val="berschrift3"/>
      </w:pPr>
      <w:r>
        <w:lastRenderedPageBreak/>
        <w:t>UseCase001 Aktivitätsdiagramm</w:t>
      </w:r>
    </w:p>
    <w:p w14:paraId="275BC626" w14:textId="25106F9D" w:rsidR="00433C6F" w:rsidRDefault="005B2BEE" w:rsidP="00433C6F">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14:paraId="44D993C3" w14:textId="5EC08A96" w:rsidR="005B2BEE" w:rsidRDefault="005B2BEE" w:rsidP="00433C6F"/>
    <w:p w14:paraId="0156F985" w14:textId="45132056" w:rsidR="005B2BEE" w:rsidRDefault="00FB155F" w:rsidP="00433C6F">
      <w:r>
        <w:lastRenderedPageBreak/>
        <w:pict w14:anchorId="16D6AF63">
          <v:shape id="_x0000_i1026" type="#_x0000_t75" style="width:249.7pt;height:405.25pt;mso-position-horizontal-relative:text;mso-position-vertical-relative:text" wrapcoords="-65 0 -65 21560 21600 21560 21600 0 -65 0">
            <v:imagedata r:id="rId16" o:title="U001_Activity_SU-Mitarbeiter_Aendern"/>
          </v:shape>
        </w:pict>
      </w:r>
    </w:p>
    <w:p w14:paraId="0171D0EA" w14:textId="77777777" w:rsidR="005B2BEE" w:rsidRDefault="005B2BEE" w:rsidP="00433C6F"/>
    <w:p w14:paraId="06685C5B" w14:textId="1CDC5161" w:rsidR="005B2BEE" w:rsidRDefault="005B2BEE" w:rsidP="00433C6F">
      <w:r w:rsidRPr="005B2BEE">
        <w:rPr>
          <w:noProof/>
          <w:lang w:val="de-CH" w:eastAsia="de-CH"/>
        </w:rPr>
        <w:lastRenderedPageBreak/>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14:paraId="6CABBD23" w14:textId="77777777" w:rsidR="005B2BEE" w:rsidRDefault="005B2BEE" w:rsidP="00433C6F"/>
    <w:p w14:paraId="1EA64A2A" w14:textId="1456D536" w:rsidR="005B2BEE" w:rsidRPr="00433C6F" w:rsidRDefault="005B2BEE" w:rsidP="00433C6F">
      <w:r w:rsidRPr="005B2BEE">
        <w:rPr>
          <w:noProof/>
          <w:lang w:val="de-CH" w:eastAsia="de-CH"/>
        </w:rPr>
        <w:lastRenderedPageBreak/>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14:paraId="0FCED21A" w14:textId="0C5EF249" w:rsidR="00DC10FC" w:rsidRDefault="00DC10FC">
      <w:pPr>
        <w:spacing w:before="0"/>
        <w:jc w:val="left"/>
      </w:pPr>
      <w:r>
        <w:br w:type="page"/>
      </w:r>
    </w:p>
    <w:p w14:paraId="31818EE5" w14:textId="06CD54C8" w:rsidR="00DC10FC" w:rsidRDefault="00433C6F" w:rsidP="00433C6F">
      <w:pPr>
        <w:pStyle w:val="berschrift2"/>
      </w:pPr>
      <w:r>
        <w:lastRenderedPageBreak/>
        <w:t>UseCase002</w:t>
      </w:r>
    </w:p>
    <w:p w14:paraId="0E3A403F" w14:textId="6BBF5E37" w:rsidR="00433C6F" w:rsidRPr="00433C6F" w:rsidRDefault="00433C6F" w:rsidP="00433C6F">
      <w:pPr>
        <w:pStyle w:val="berschrift3"/>
      </w:pPr>
      <w:r>
        <w:t>UseCase002 Beschreibung</w:t>
      </w:r>
    </w:p>
    <w:tbl>
      <w:tblPr>
        <w:tblStyle w:val="Gitternetztabelle41"/>
        <w:tblW w:w="0" w:type="auto"/>
        <w:tblLook w:val="04A0" w:firstRow="1" w:lastRow="0" w:firstColumn="1" w:lastColumn="0" w:noHBand="0" w:noVBand="1"/>
      </w:tblPr>
      <w:tblGrid>
        <w:gridCol w:w="2365"/>
        <w:gridCol w:w="6657"/>
        <w:gridCol w:w="34"/>
      </w:tblGrid>
      <w:tr w:rsidR="00DC10FC" w:rsidRPr="00C776D9" w14:paraId="70A674FA" w14:textId="77777777" w:rsidTr="00433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14:paraId="55D1B5EE" w14:textId="77777777" w:rsidR="00DC10FC" w:rsidRPr="00C776D9" w:rsidRDefault="00DC10FC" w:rsidP="00226296">
            <w:pPr>
              <w:rPr>
                <w:rFonts w:cs="Arial"/>
                <w:sz w:val="20"/>
                <w:szCs w:val="20"/>
              </w:rPr>
            </w:pPr>
            <w:r w:rsidRPr="00C776D9">
              <w:rPr>
                <w:rFonts w:cs="Arial"/>
                <w:sz w:val="20"/>
                <w:szCs w:val="20"/>
              </w:rPr>
              <w:t>UseCase002</w:t>
            </w:r>
          </w:p>
        </w:tc>
        <w:tc>
          <w:tcPr>
            <w:tcW w:w="6691" w:type="dxa"/>
            <w:gridSpan w:val="2"/>
          </w:tcPr>
          <w:p w14:paraId="693D5302" w14:textId="77777777" w:rsidR="00DC10FC" w:rsidRPr="00C776D9"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00DC10FC" w:rsidRPr="00C776D9" w14:paraId="7755D216"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14:paraId="3CE28153" w14:textId="77777777" w:rsidR="00DC10FC" w:rsidRPr="00C776D9" w:rsidRDefault="00DC10FC" w:rsidP="00226296">
            <w:pPr>
              <w:rPr>
                <w:rFonts w:cs="Arial"/>
                <w:sz w:val="20"/>
                <w:szCs w:val="20"/>
              </w:rPr>
            </w:pPr>
            <w:r w:rsidRPr="00C776D9">
              <w:rPr>
                <w:rFonts w:cs="Arial"/>
                <w:sz w:val="20"/>
                <w:szCs w:val="20"/>
              </w:rPr>
              <w:t>Ziel</w:t>
            </w:r>
          </w:p>
        </w:tc>
        <w:tc>
          <w:tcPr>
            <w:tcW w:w="6691" w:type="dxa"/>
            <w:gridSpan w:val="2"/>
          </w:tcPr>
          <w:p w14:paraId="58881336"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00DC10FC" w:rsidRPr="00C776D9" w14:paraId="08111C86" w14:textId="77777777" w:rsidTr="00433C6F">
        <w:tc>
          <w:tcPr>
            <w:cnfStyle w:val="001000000000" w:firstRow="0" w:lastRow="0" w:firstColumn="1" w:lastColumn="0" w:oddVBand="0" w:evenVBand="0" w:oddHBand="0" w:evenHBand="0" w:firstRowFirstColumn="0" w:firstRowLastColumn="0" w:lastRowFirstColumn="0" w:lastRowLastColumn="0"/>
            <w:tcW w:w="2365" w:type="dxa"/>
          </w:tcPr>
          <w:p w14:paraId="32697D2B" w14:textId="77777777" w:rsidR="00DC10FC" w:rsidRPr="00C776D9" w:rsidRDefault="00DC10FC" w:rsidP="00226296">
            <w:pPr>
              <w:rPr>
                <w:rFonts w:cs="Arial"/>
                <w:sz w:val="20"/>
                <w:szCs w:val="20"/>
              </w:rPr>
            </w:pPr>
            <w:r w:rsidRPr="00C776D9">
              <w:rPr>
                <w:rFonts w:cs="Arial"/>
                <w:sz w:val="20"/>
                <w:szCs w:val="20"/>
              </w:rPr>
              <w:t>Kategorie</w:t>
            </w:r>
          </w:p>
        </w:tc>
        <w:tc>
          <w:tcPr>
            <w:tcW w:w="6691" w:type="dxa"/>
            <w:gridSpan w:val="2"/>
          </w:tcPr>
          <w:p w14:paraId="13F3B91C"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00DC10FC" w:rsidRPr="00C776D9" w14:paraId="6C9A45E9"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14:paraId="138000BF" w14:textId="77777777" w:rsidR="00DC10FC" w:rsidRPr="00C776D9" w:rsidRDefault="00DC10FC" w:rsidP="00226296">
            <w:pPr>
              <w:rPr>
                <w:rFonts w:cs="Arial"/>
                <w:sz w:val="20"/>
                <w:szCs w:val="20"/>
              </w:rPr>
            </w:pPr>
            <w:r w:rsidRPr="00C776D9">
              <w:rPr>
                <w:rFonts w:cs="Arial"/>
                <w:sz w:val="20"/>
                <w:szCs w:val="20"/>
              </w:rPr>
              <w:t>Vorbedingungen</w:t>
            </w:r>
          </w:p>
        </w:tc>
        <w:tc>
          <w:tcPr>
            <w:tcW w:w="6691" w:type="dxa"/>
            <w:gridSpan w:val="2"/>
          </w:tcPr>
          <w:p w14:paraId="30A95E7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00DC10FC" w:rsidRPr="00C776D9" w14:paraId="1C5771AA" w14:textId="77777777" w:rsidTr="00433C6F">
        <w:tc>
          <w:tcPr>
            <w:cnfStyle w:val="001000000000" w:firstRow="0" w:lastRow="0" w:firstColumn="1" w:lastColumn="0" w:oddVBand="0" w:evenVBand="0" w:oddHBand="0" w:evenHBand="0" w:firstRowFirstColumn="0" w:firstRowLastColumn="0" w:lastRowFirstColumn="0" w:lastRowLastColumn="0"/>
            <w:tcW w:w="2365" w:type="dxa"/>
          </w:tcPr>
          <w:p w14:paraId="7578E271" w14:textId="77777777" w:rsidR="00DC10FC" w:rsidRPr="00C776D9" w:rsidRDefault="00DC10FC" w:rsidP="00226296">
            <w:pPr>
              <w:rPr>
                <w:rFonts w:cs="Arial"/>
                <w:sz w:val="20"/>
                <w:szCs w:val="20"/>
              </w:rPr>
            </w:pPr>
            <w:r w:rsidRPr="00C776D9">
              <w:rPr>
                <w:rFonts w:cs="Arial"/>
                <w:sz w:val="20"/>
                <w:szCs w:val="20"/>
              </w:rPr>
              <w:t>Nachbedingungen Erfolg</w:t>
            </w:r>
          </w:p>
        </w:tc>
        <w:tc>
          <w:tcPr>
            <w:tcW w:w="6691" w:type="dxa"/>
            <w:gridSpan w:val="2"/>
          </w:tcPr>
          <w:p w14:paraId="3994115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14:paraId="006A4666"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14:paraId="081B59F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 xml:space="preserve"> </w:t>
            </w:r>
          </w:p>
        </w:tc>
      </w:tr>
      <w:tr w:rsidR="00DC10FC" w:rsidRPr="00C776D9" w14:paraId="01F19170"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14:paraId="61B03B51" w14:textId="77777777" w:rsidR="00DC10FC" w:rsidRPr="00C776D9" w:rsidRDefault="00DC10FC" w:rsidP="00226296">
            <w:pPr>
              <w:rPr>
                <w:rFonts w:cs="Arial"/>
                <w:sz w:val="20"/>
                <w:szCs w:val="20"/>
              </w:rPr>
            </w:pPr>
            <w:r w:rsidRPr="00C776D9">
              <w:rPr>
                <w:rFonts w:cs="Arial"/>
                <w:sz w:val="20"/>
                <w:szCs w:val="20"/>
              </w:rPr>
              <w:t>Nachbedingungen Fehlschlag</w:t>
            </w:r>
          </w:p>
        </w:tc>
        <w:tc>
          <w:tcPr>
            <w:tcW w:w="6691" w:type="dxa"/>
            <w:gridSpan w:val="2"/>
          </w:tcPr>
          <w:p w14:paraId="40E08F98"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00DC10FC" w:rsidRPr="00C776D9" w14:paraId="647EF7CC" w14:textId="77777777" w:rsidTr="00433C6F">
        <w:tc>
          <w:tcPr>
            <w:cnfStyle w:val="001000000000" w:firstRow="0" w:lastRow="0" w:firstColumn="1" w:lastColumn="0" w:oddVBand="0" w:evenVBand="0" w:oddHBand="0" w:evenHBand="0" w:firstRowFirstColumn="0" w:firstRowLastColumn="0" w:lastRowFirstColumn="0" w:lastRowLastColumn="0"/>
            <w:tcW w:w="2365" w:type="dxa"/>
          </w:tcPr>
          <w:p w14:paraId="2B6539A6" w14:textId="77777777" w:rsidR="00DC10FC" w:rsidRPr="00C776D9" w:rsidRDefault="00DC10FC" w:rsidP="00226296">
            <w:pPr>
              <w:rPr>
                <w:rFonts w:cs="Arial"/>
                <w:sz w:val="20"/>
                <w:szCs w:val="20"/>
              </w:rPr>
            </w:pPr>
            <w:r w:rsidRPr="00C776D9">
              <w:rPr>
                <w:rFonts w:cs="Arial"/>
                <w:sz w:val="20"/>
                <w:szCs w:val="20"/>
              </w:rPr>
              <w:t>Akteure</w:t>
            </w:r>
          </w:p>
        </w:tc>
        <w:tc>
          <w:tcPr>
            <w:tcW w:w="6691" w:type="dxa"/>
            <w:gridSpan w:val="2"/>
          </w:tcPr>
          <w:p w14:paraId="6561657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00DC10FC" w:rsidRPr="00C776D9" w14:paraId="5C64E199"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75F53E53" w14:textId="77777777" w:rsidR="00DC10FC" w:rsidRPr="00C776D9" w:rsidRDefault="00DC10FC" w:rsidP="00226296">
            <w:pPr>
              <w:rPr>
                <w:rFonts w:cs="Arial"/>
                <w:sz w:val="20"/>
                <w:szCs w:val="20"/>
              </w:rPr>
            </w:pPr>
            <w:r w:rsidRPr="00C776D9">
              <w:rPr>
                <w:rFonts w:cs="Arial"/>
                <w:sz w:val="20"/>
                <w:szCs w:val="20"/>
              </w:rPr>
              <w:t>Szenario 01 SU-Ansprechpeson kann Mangel-Kenntnisnahme bestätigen SU-UI</w:t>
            </w:r>
          </w:p>
        </w:tc>
      </w:tr>
      <w:tr w:rsidR="00DC10FC" w:rsidRPr="00C776D9" w14:paraId="20982EFF"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252F96B5" w14:textId="77777777" w:rsidR="00DC10FC" w:rsidRPr="00C776D9" w:rsidRDefault="00DC10FC" w:rsidP="00226296">
            <w:pPr>
              <w:rPr>
                <w:rFonts w:cs="Arial"/>
                <w:sz w:val="20"/>
                <w:szCs w:val="20"/>
              </w:rPr>
            </w:pPr>
            <w:r w:rsidRPr="00C776D9">
              <w:rPr>
                <w:rFonts w:cs="Arial"/>
                <w:sz w:val="20"/>
                <w:szCs w:val="20"/>
              </w:rPr>
              <w:t>Auslösendes Ereignis</w:t>
            </w:r>
          </w:p>
        </w:tc>
        <w:tc>
          <w:tcPr>
            <w:tcW w:w="6657" w:type="dxa"/>
          </w:tcPr>
          <w:p w14:paraId="2DB5555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00DC10FC" w:rsidRPr="00C776D9" w14:paraId="1DA42F81"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094FA330" w14:textId="77777777" w:rsidR="00DC10FC" w:rsidRPr="00C776D9" w:rsidRDefault="00DC10FC" w:rsidP="00226296">
            <w:pPr>
              <w:rPr>
                <w:rFonts w:cs="Arial"/>
                <w:sz w:val="20"/>
                <w:szCs w:val="20"/>
              </w:rPr>
            </w:pPr>
            <w:r w:rsidRPr="00C776D9">
              <w:rPr>
                <w:rFonts w:cs="Arial"/>
                <w:sz w:val="20"/>
                <w:szCs w:val="20"/>
              </w:rPr>
              <w:t>Beschreibung</w:t>
            </w:r>
          </w:p>
        </w:tc>
        <w:tc>
          <w:tcPr>
            <w:tcW w:w="6657" w:type="dxa"/>
          </w:tcPr>
          <w:p w14:paraId="4F3424E7"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1E78A22A"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14:paraId="14F1DC7C"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00DC10FC" w:rsidRPr="00C776D9" w14:paraId="68E3F4A1"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3EBF3304" w14:textId="77777777" w:rsidR="00DC10FC" w:rsidRPr="00C776D9" w:rsidRDefault="00DC10FC" w:rsidP="00226296">
            <w:pPr>
              <w:rPr>
                <w:rFonts w:cs="Arial"/>
                <w:sz w:val="20"/>
                <w:szCs w:val="20"/>
              </w:rPr>
            </w:pPr>
            <w:r w:rsidRPr="00C776D9">
              <w:rPr>
                <w:rFonts w:cs="Arial"/>
                <w:sz w:val="20"/>
                <w:szCs w:val="20"/>
              </w:rPr>
              <w:t>Alternativen</w:t>
            </w:r>
          </w:p>
        </w:tc>
        <w:tc>
          <w:tcPr>
            <w:tcW w:w="6657" w:type="dxa"/>
          </w:tcPr>
          <w:p w14:paraId="4815016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00DC10FC" w:rsidRPr="00C776D9" w14:paraId="2B437A54"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0C2CBC61" w14:textId="77777777" w:rsidR="00DC10FC" w:rsidRPr="00C776D9" w:rsidRDefault="00DC10FC" w:rsidP="00226296">
            <w:pPr>
              <w:rPr>
                <w:rFonts w:cs="Arial"/>
                <w:sz w:val="20"/>
                <w:szCs w:val="20"/>
              </w:rPr>
            </w:pPr>
            <w:r w:rsidRPr="00C776D9">
              <w:rPr>
                <w:rFonts w:cs="Arial"/>
                <w:sz w:val="20"/>
                <w:szCs w:val="20"/>
              </w:rPr>
              <w:t>Szenario 02 SU-Ansprechperson kann zugeteilte Mängel/Projekte in SU-UI einsehen</w:t>
            </w:r>
          </w:p>
        </w:tc>
      </w:tr>
      <w:tr w:rsidR="00DC10FC" w:rsidRPr="00C776D9" w14:paraId="3AE6B83E"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56B8BEFB" w14:textId="77777777" w:rsidR="00DC10FC" w:rsidRPr="00C776D9" w:rsidRDefault="00DC10FC" w:rsidP="00226296">
            <w:pPr>
              <w:rPr>
                <w:rFonts w:cs="Arial"/>
                <w:sz w:val="20"/>
                <w:szCs w:val="20"/>
              </w:rPr>
            </w:pPr>
            <w:r w:rsidRPr="00C776D9">
              <w:rPr>
                <w:rFonts w:cs="Arial"/>
                <w:sz w:val="20"/>
                <w:szCs w:val="20"/>
              </w:rPr>
              <w:t>Auslösendes Ereignis</w:t>
            </w:r>
          </w:p>
        </w:tc>
        <w:tc>
          <w:tcPr>
            <w:tcW w:w="6657" w:type="dxa"/>
          </w:tcPr>
          <w:p w14:paraId="0883948E"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00DC10FC" w:rsidRPr="00C776D9" w14:paraId="1C692C2F"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40370641" w14:textId="77777777" w:rsidR="00DC10FC" w:rsidRPr="00C776D9" w:rsidRDefault="00DC10FC" w:rsidP="00226296">
            <w:pPr>
              <w:rPr>
                <w:rFonts w:cs="Arial"/>
                <w:sz w:val="20"/>
                <w:szCs w:val="20"/>
              </w:rPr>
            </w:pPr>
            <w:r w:rsidRPr="00C776D9">
              <w:rPr>
                <w:rFonts w:cs="Arial"/>
                <w:sz w:val="20"/>
                <w:szCs w:val="20"/>
              </w:rPr>
              <w:t>Beschreibung</w:t>
            </w:r>
          </w:p>
        </w:tc>
        <w:tc>
          <w:tcPr>
            <w:tcW w:w="6657" w:type="dxa"/>
          </w:tcPr>
          <w:p w14:paraId="19F7BC63" w14:textId="77777777" w:rsidR="00DC10FC" w:rsidRPr="00C776D9" w:rsidRDefault="00DC10FC" w:rsidP="00DC10FC">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5002F476" w14:textId="77777777" w:rsidR="00DC10FC" w:rsidRPr="00C776D9" w:rsidRDefault="00DC10FC" w:rsidP="00DC10FC">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00DC10FC" w:rsidRPr="00C776D9" w14:paraId="4D4151B7"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09D0CE56" w14:textId="77777777" w:rsidR="00DC10FC" w:rsidRPr="00C776D9" w:rsidRDefault="00DC10FC" w:rsidP="00226296">
            <w:pPr>
              <w:rPr>
                <w:rFonts w:cs="Arial"/>
                <w:sz w:val="20"/>
                <w:szCs w:val="20"/>
              </w:rPr>
            </w:pPr>
            <w:r w:rsidRPr="00C776D9">
              <w:rPr>
                <w:rFonts w:cs="Arial"/>
                <w:sz w:val="20"/>
                <w:szCs w:val="20"/>
              </w:rPr>
              <w:t>Alternativen</w:t>
            </w:r>
          </w:p>
        </w:tc>
        <w:tc>
          <w:tcPr>
            <w:tcW w:w="6657" w:type="dxa"/>
          </w:tcPr>
          <w:p w14:paraId="2A8862C1"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00DC10FC" w:rsidRPr="00C776D9" w14:paraId="44C9703A"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5DE8BDE2" w14:textId="77777777" w:rsidR="00DC10FC" w:rsidRPr="00C776D9" w:rsidRDefault="00DC10FC" w:rsidP="00226296">
            <w:pPr>
              <w:rPr>
                <w:rFonts w:cs="Arial"/>
                <w:sz w:val="20"/>
                <w:szCs w:val="20"/>
              </w:rPr>
            </w:pPr>
            <w:r w:rsidRPr="00C776D9">
              <w:rPr>
                <w:rFonts w:cs="Arial"/>
                <w:sz w:val="20"/>
                <w:szCs w:val="20"/>
              </w:rPr>
              <w:t>Szenario 03 SU-Ansprechperson kann Meldung zu Mangel verfassen in SU-UI</w:t>
            </w:r>
          </w:p>
        </w:tc>
      </w:tr>
      <w:tr w:rsidR="00DC10FC" w:rsidRPr="00C776D9" w14:paraId="554B51BF"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7EE334D6" w14:textId="77777777" w:rsidR="00DC10FC" w:rsidRPr="00C776D9" w:rsidRDefault="00DC10FC" w:rsidP="00226296">
            <w:pPr>
              <w:rPr>
                <w:rFonts w:cs="Arial"/>
                <w:sz w:val="20"/>
                <w:szCs w:val="20"/>
              </w:rPr>
            </w:pPr>
            <w:r w:rsidRPr="00C776D9">
              <w:rPr>
                <w:rFonts w:cs="Arial"/>
                <w:sz w:val="20"/>
                <w:szCs w:val="20"/>
              </w:rPr>
              <w:t>Auslösendes Ereignis</w:t>
            </w:r>
          </w:p>
        </w:tc>
        <w:tc>
          <w:tcPr>
            <w:tcW w:w="6657" w:type="dxa"/>
          </w:tcPr>
          <w:p w14:paraId="6D6EF8C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00DC10FC" w:rsidRPr="00C776D9" w14:paraId="0F4A7410"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458BE9AC" w14:textId="77777777" w:rsidR="00DC10FC" w:rsidRPr="00C776D9" w:rsidRDefault="00DC10FC" w:rsidP="00226296">
            <w:pPr>
              <w:rPr>
                <w:rFonts w:cs="Arial"/>
                <w:sz w:val="20"/>
                <w:szCs w:val="20"/>
              </w:rPr>
            </w:pPr>
            <w:r w:rsidRPr="00C776D9">
              <w:rPr>
                <w:rFonts w:cs="Arial"/>
                <w:sz w:val="20"/>
                <w:szCs w:val="20"/>
              </w:rPr>
              <w:t>Beschreibung</w:t>
            </w:r>
          </w:p>
        </w:tc>
        <w:tc>
          <w:tcPr>
            <w:tcW w:w="6657" w:type="dxa"/>
          </w:tcPr>
          <w:p w14:paraId="23904ACC" w14:textId="77777777" w:rsidR="00DC10FC" w:rsidRPr="00C776D9"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71922961" w14:textId="77777777" w:rsidR="00DC10FC" w:rsidRPr="00C776D9"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00DC10FC" w:rsidRPr="00C776D9" w14:paraId="6FF4FECB"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36534D2D" w14:textId="77777777" w:rsidR="00DC10FC" w:rsidRPr="00C776D9" w:rsidRDefault="00DC10FC" w:rsidP="00226296">
            <w:pPr>
              <w:rPr>
                <w:rFonts w:cs="Arial"/>
                <w:sz w:val="20"/>
                <w:szCs w:val="20"/>
              </w:rPr>
            </w:pPr>
            <w:r w:rsidRPr="00C776D9">
              <w:rPr>
                <w:rFonts w:cs="Arial"/>
                <w:sz w:val="20"/>
                <w:szCs w:val="20"/>
              </w:rPr>
              <w:t>Alternativen</w:t>
            </w:r>
          </w:p>
        </w:tc>
        <w:tc>
          <w:tcPr>
            <w:tcW w:w="6657" w:type="dxa"/>
          </w:tcPr>
          <w:p w14:paraId="34C47623"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00DC10FC" w:rsidRPr="00C776D9" w14:paraId="33647857"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24DFA909" w14:textId="77777777" w:rsidR="00DC10FC" w:rsidRPr="00C776D9" w:rsidRDefault="00DC10FC" w:rsidP="00226296">
            <w:pPr>
              <w:rPr>
                <w:rFonts w:cs="Arial"/>
                <w:sz w:val="20"/>
                <w:szCs w:val="20"/>
              </w:rPr>
            </w:pPr>
            <w:r w:rsidRPr="00C776D9">
              <w:rPr>
                <w:rFonts w:cs="Arial"/>
                <w:sz w:val="20"/>
                <w:szCs w:val="20"/>
              </w:rPr>
              <w:t>Szenario 04 SU-Ansprechperson kann Mangel als erledigt markieren in SU-UI</w:t>
            </w:r>
          </w:p>
        </w:tc>
      </w:tr>
      <w:tr w:rsidR="00DC10FC" w:rsidRPr="00C776D9" w14:paraId="26A93E2D"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306972AE" w14:textId="77777777" w:rsidR="00DC10FC" w:rsidRPr="00C776D9" w:rsidRDefault="00DC10FC" w:rsidP="00226296">
            <w:pPr>
              <w:rPr>
                <w:rFonts w:cs="Arial"/>
                <w:sz w:val="20"/>
                <w:szCs w:val="20"/>
              </w:rPr>
            </w:pPr>
            <w:r w:rsidRPr="00C776D9">
              <w:rPr>
                <w:rFonts w:cs="Arial"/>
                <w:sz w:val="20"/>
                <w:szCs w:val="20"/>
              </w:rPr>
              <w:t>Auslösendes Ereignis</w:t>
            </w:r>
          </w:p>
        </w:tc>
        <w:tc>
          <w:tcPr>
            <w:tcW w:w="6657" w:type="dxa"/>
          </w:tcPr>
          <w:p w14:paraId="58614537"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00DC10FC" w:rsidRPr="00C776D9" w14:paraId="542AE44E"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45C30D1A" w14:textId="77777777" w:rsidR="00DC10FC" w:rsidRPr="00C776D9" w:rsidRDefault="00DC10FC" w:rsidP="00226296">
            <w:pPr>
              <w:rPr>
                <w:rFonts w:cs="Arial"/>
                <w:sz w:val="20"/>
                <w:szCs w:val="20"/>
              </w:rPr>
            </w:pPr>
            <w:r w:rsidRPr="00C776D9">
              <w:rPr>
                <w:rFonts w:cs="Arial"/>
                <w:sz w:val="20"/>
                <w:szCs w:val="20"/>
              </w:rPr>
              <w:t>Beschreibung</w:t>
            </w:r>
          </w:p>
        </w:tc>
        <w:tc>
          <w:tcPr>
            <w:tcW w:w="6657" w:type="dxa"/>
          </w:tcPr>
          <w:p w14:paraId="66DA8698" w14:textId="77777777" w:rsidR="00DC10FC" w:rsidRPr="00C776D9" w:rsidRDefault="00DC10FC" w:rsidP="00DC10FC">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686A617D" w14:textId="77777777" w:rsidR="00DC10FC" w:rsidRPr="00C776D9" w:rsidRDefault="00DC10FC" w:rsidP="00DC10FC">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00DC10FC" w:rsidRPr="00C776D9" w14:paraId="54DCD7B7"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0C8573C2" w14:textId="77777777" w:rsidR="00DC10FC" w:rsidRPr="00C776D9" w:rsidRDefault="00DC10FC" w:rsidP="00226296">
            <w:pPr>
              <w:rPr>
                <w:rFonts w:cs="Arial"/>
                <w:sz w:val="20"/>
                <w:szCs w:val="20"/>
              </w:rPr>
            </w:pPr>
            <w:r w:rsidRPr="00C776D9">
              <w:rPr>
                <w:rFonts w:cs="Arial"/>
                <w:sz w:val="20"/>
                <w:szCs w:val="20"/>
              </w:rPr>
              <w:lastRenderedPageBreak/>
              <w:t>Alternativen</w:t>
            </w:r>
          </w:p>
        </w:tc>
        <w:tc>
          <w:tcPr>
            <w:tcW w:w="6657" w:type="dxa"/>
          </w:tcPr>
          <w:p w14:paraId="76B690C5"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14:paraId="3CBA1B65" w14:textId="25F491F5" w:rsidR="00DC10FC" w:rsidRDefault="00433C6F" w:rsidP="00433C6F">
      <w:pPr>
        <w:pStyle w:val="berschrift3"/>
      </w:pPr>
      <w:r>
        <w:t>UseCase002 Visualisation</w:t>
      </w:r>
    </w:p>
    <w:p w14:paraId="623E347C" w14:textId="4A96B7E0" w:rsidR="005B2BEE" w:rsidRPr="005B2BEE" w:rsidRDefault="00101A30" w:rsidP="005B2BEE">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14:paraId="77219F2C" w14:textId="7E6BB953" w:rsidR="00433C6F" w:rsidRDefault="00433C6F" w:rsidP="00433C6F">
      <w:pPr>
        <w:pStyle w:val="berschrift3"/>
      </w:pPr>
      <w:r>
        <w:lastRenderedPageBreak/>
        <w:t>UseCase002 Aktivitätsdiagramm</w:t>
      </w:r>
    </w:p>
    <w:p w14:paraId="0B6ABF2F" w14:textId="0262A147" w:rsidR="005B2BEE" w:rsidRDefault="005B2BEE" w:rsidP="005B2BEE">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14:paraId="1221BAA7" w14:textId="1CD1BFD1" w:rsidR="005B2BEE" w:rsidRPr="005B2BEE" w:rsidRDefault="005B2BEE" w:rsidP="005B2BEE">
      <w:r w:rsidRPr="005B2BEE">
        <w:rPr>
          <w:noProof/>
          <w:lang w:val="de-CH" w:eastAsia="de-CH"/>
        </w:rPr>
        <w:lastRenderedPageBreak/>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14:paraId="0D6E0A89" w14:textId="3354A079" w:rsidR="005B2BEE" w:rsidRPr="005B2BEE" w:rsidRDefault="005B2BEE" w:rsidP="005B2BEE">
      <w:r w:rsidRPr="005B2BEE">
        <w:rPr>
          <w:noProof/>
          <w:lang w:val="de-CH" w:eastAsia="de-CH"/>
        </w:rPr>
        <w:lastRenderedPageBreak/>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14:paraId="05A4F4DB" w14:textId="2452170E" w:rsidR="00433C6F" w:rsidRDefault="00433C6F" w:rsidP="00694E46">
      <w:pPr>
        <w:pStyle w:val="berschrift2"/>
      </w:pPr>
      <w:r>
        <w:t>UseCase003</w:t>
      </w:r>
    </w:p>
    <w:p w14:paraId="27CC333B" w14:textId="5FD61FD8" w:rsidR="00433C6F" w:rsidRPr="00433C6F" w:rsidRDefault="00433C6F" w:rsidP="00694E46">
      <w:pPr>
        <w:pStyle w:val="berschrift3"/>
      </w:pPr>
      <w:r>
        <w:t>UseCase003 Beschreibung</w:t>
      </w:r>
    </w:p>
    <w:tbl>
      <w:tblPr>
        <w:tblStyle w:val="Gitternetztabelle4"/>
        <w:tblW w:w="0" w:type="auto"/>
        <w:tblLook w:val="04A0" w:firstRow="1" w:lastRow="0" w:firstColumn="1" w:lastColumn="0" w:noHBand="0" w:noVBand="1"/>
      </w:tblPr>
      <w:tblGrid>
        <w:gridCol w:w="1961"/>
        <w:gridCol w:w="7095"/>
      </w:tblGrid>
      <w:tr w:rsidR="00DC10FC" w:rsidRPr="00256CC7" w14:paraId="622BA829" w14:textId="77777777" w:rsidTr="00433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421F9F8C" w14:textId="77777777" w:rsidR="00DC10FC" w:rsidRPr="00256CC7" w:rsidRDefault="00DC10FC" w:rsidP="00226296">
            <w:pPr>
              <w:rPr>
                <w:rFonts w:cs="Arial"/>
                <w:sz w:val="20"/>
                <w:szCs w:val="20"/>
              </w:rPr>
            </w:pPr>
            <w:r w:rsidRPr="00256CC7">
              <w:rPr>
                <w:rFonts w:cs="Arial"/>
                <w:sz w:val="20"/>
                <w:szCs w:val="20"/>
              </w:rPr>
              <w:t>UseCase003</w:t>
            </w:r>
          </w:p>
        </w:tc>
        <w:tc>
          <w:tcPr>
            <w:tcW w:w="7095" w:type="dxa"/>
          </w:tcPr>
          <w:p w14:paraId="5238A556" w14:textId="77777777" w:rsidR="00DC10FC" w:rsidRPr="00256CC7"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00DC10FC" w:rsidRPr="00256CC7" w14:paraId="53CA49FE"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3FDF1785" w14:textId="77777777" w:rsidR="00DC10FC" w:rsidRPr="00256CC7" w:rsidRDefault="00DC10FC" w:rsidP="00226296">
            <w:pPr>
              <w:rPr>
                <w:rFonts w:cs="Arial"/>
                <w:sz w:val="20"/>
                <w:szCs w:val="20"/>
              </w:rPr>
            </w:pPr>
            <w:r w:rsidRPr="00256CC7">
              <w:rPr>
                <w:rFonts w:cs="Arial"/>
                <w:sz w:val="20"/>
                <w:szCs w:val="20"/>
              </w:rPr>
              <w:t>Ziel</w:t>
            </w:r>
          </w:p>
        </w:tc>
        <w:tc>
          <w:tcPr>
            <w:tcW w:w="7095" w:type="dxa"/>
          </w:tcPr>
          <w:p w14:paraId="6C960EFF"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00DC10FC" w:rsidRPr="00256CC7" w14:paraId="5F5035FC"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12856AC5" w14:textId="77777777" w:rsidR="00DC10FC" w:rsidRPr="00256CC7" w:rsidRDefault="00DC10FC" w:rsidP="00226296">
            <w:pPr>
              <w:rPr>
                <w:rFonts w:cs="Arial"/>
                <w:sz w:val="20"/>
                <w:szCs w:val="20"/>
              </w:rPr>
            </w:pPr>
            <w:r w:rsidRPr="00256CC7">
              <w:rPr>
                <w:rFonts w:cs="Arial"/>
                <w:sz w:val="20"/>
                <w:szCs w:val="20"/>
              </w:rPr>
              <w:lastRenderedPageBreak/>
              <w:t>Kategorie</w:t>
            </w:r>
          </w:p>
        </w:tc>
        <w:tc>
          <w:tcPr>
            <w:tcW w:w="7095" w:type="dxa"/>
          </w:tcPr>
          <w:p w14:paraId="235DC4B6"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00DC10FC" w:rsidRPr="00256CC7" w14:paraId="7C07F646"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333E368" w14:textId="77777777" w:rsidR="00DC10FC" w:rsidRPr="00256CC7" w:rsidRDefault="00DC10FC" w:rsidP="00226296">
            <w:pPr>
              <w:rPr>
                <w:rFonts w:cs="Arial"/>
                <w:sz w:val="20"/>
                <w:szCs w:val="20"/>
              </w:rPr>
            </w:pPr>
            <w:r w:rsidRPr="00256CC7">
              <w:rPr>
                <w:rFonts w:cs="Arial"/>
                <w:sz w:val="20"/>
                <w:szCs w:val="20"/>
              </w:rPr>
              <w:t>Vorbedingungen</w:t>
            </w:r>
          </w:p>
        </w:tc>
        <w:tc>
          <w:tcPr>
            <w:tcW w:w="7095" w:type="dxa"/>
          </w:tcPr>
          <w:p w14:paraId="18A7E4F9"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00DC10FC" w:rsidRPr="00256CC7" w14:paraId="48C1ED42"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587FE91E" w14:textId="77777777" w:rsidR="00DC10FC" w:rsidRPr="00256CC7" w:rsidRDefault="00DC10FC" w:rsidP="00226296">
            <w:pPr>
              <w:rPr>
                <w:rFonts w:cs="Arial"/>
                <w:sz w:val="20"/>
                <w:szCs w:val="20"/>
              </w:rPr>
            </w:pPr>
            <w:r w:rsidRPr="00256CC7">
              <w:rPr>
                <w:rFonts w:cs="Arial"/>
                <w:sz w:val="20"/>
                <w:szCs w:val="20"/>
              </w:rPr>
              <w:t>Nachbedingungen Erfolg</w:t>
            </w:r>
          </w:p>
        </w:tc>
        <w:tc>
          <w:tcPr>
            <w:tcW w:w="7095" w:type="dxa"/>
          </w:tcPr>
          <w:p w14:paraId="3E1F105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00DC10FC" w:rsidRPr="00256CC7" w14:paraId="09A92483"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2B7E427" w14:textId="77777777" w:rsidR="00DC10FC" w:rsidRPr="00256CC7" w:rsidRDefault="00DC10FC" w:rsidP="00226296">
            <w:pPr>
              <w:rPr>
                <w:rFonts w:cs="Arial"/>
                <w:sz w:val="20"/>
                <w:szCs w:val="20"/>
              </w:rPr>
            </w:pPr>
            <w:r w:rsidRPr="00256CC7">
              <w:rPr>
                <w:rFonts w:cs="Arial"/>
                <w:sz w:val="20"/>
                <w:szCs w:val="20"/>
              </w:rPr>
              <w:t>Nachbedingungen Fehlschlag</w:t>
            </w:r>
          </w:p>
        </w:tc>
        <w:tc>
          <w:tcPr>
            <w:tcW w:w="7095" w:type="dxa"/>
          </w:tcPr>
          <w:p w14:paraId="73B88A93"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00DC10FC" w:rsidRPr="00256CC7" w14:paraId="4BBE3FBB"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38EA79DA" w14:textId="77777777" w:rsidR="00DC10FC" w:rsidRPr="00256CC7" w:rsidRDefault="00DC10FC" w:rsidP="00226296">
            <w:pPr>
              <w:rPr>
                <w:rFonts w:cs="Arial"/>
                <w:sz w:val="20"/>
                <w:szCs w:val="20"/>
              </w:rPr>
            </w:pPr>
            <w:r w:rsidRPr="00256CC7">
              <w:rPr>
                <w:rFonts w:cs="Arial"/>
                <w:sz w:val="20"/>
                <w:szCs w:val="20"/>
              </w:rPr>
              <w:t>Akteure</w:t>
            </w:r>
          </w:p>
        </w:tc>
        <w:tc>
          <w:tcPr>
            <w:tcW w:w="7095" w:type="dxa"/>
          </w:tcPr>
          <w:p w14:paraId="165165E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00DC10FC" w:rsidRPr="00256CC7" w14:paraId="479040C9"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C9FBE5A" w14:textId="77777777" w:rsidR="00DC10FC" w:rsidRPr="00256CC7" w:rsidRDefault="00DC10FC" w:rsidP="00226296">
            <w:pPr>
              <w:rPr>
                <w:rFonts w:cs="Arial"/>
                <w:sz w:val="20"/>
                <w:szCs w:val="20"/>
              </w:rPr>
            </w:pPr>
            <w:r w:rsidRPr="00256CC7">
              <w:rPr>
                <w:rFonts w:cs="Arial"/>
                <w:sz w:val="20"/>
                <w:szCs w:val="20"/>
              </w:rPr>
              <w:t>Auslösendes Ereignis</w:t>
            </w:r>
          </w:p>
        </w:tc>
        <w:tc>
          <w:tcPr>
            <w:tcW w:w="7095" w:type="dxa"/>
          </w:tcPr>
          <w:p w14:paraId="77565F3B"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00DC10FC" w:rsidRPr="00256CC7" w14:paraId="1F14E2B1"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04123DA8" w14:textId="77777777" w:rsidR="00DC10FC" w:rsidRPr="00256CC7" w:rsidRDefault="00DC10FC" w:rsidP="00226296">
            <w:pPr>
              <w:rPr>
                <w:rFonts w:cs="Arial"/>
                <w:sz w:val="20"/>
                <w:szCs w:val="20"/>
              </w:rPr>
            </w:pPr>
            <w:r w:rsidRPr="00256CC7">
              <w:rPr>
                <w:rFonts w:cs="Arial"/>
                <w:sz w:val="20"/>
                <w:szCs w:val="20"/>
              </w:rPr>
              <w:t>Beschreibung</w:t>
            </w:r>
          </w:p>
        </w:tc>
        <w:tc>
          <w:tcPr>
            <w:tcW w:w="7095" w:type="dxa"/>
          </w:tcPr>
          <w:p w14:paraId="4AD41951"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14:paraId="45DC169C"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14:paraId="275C44E0"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14:paraId="19CB15ED"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00DC10FC" w:rsidRPr="00256CC7" w14:paraId="5D2F99D8"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7F495F9D" w14:textId="77777777" w:rsidR="00DC10FC" w:rsidRPr="00256CC7" w:rsidRDefault="00DC10FC" w:rsidP="00226296">
            <w:pPr>
              <w:rPr>
                <w:rFonts w:cs="Arial"/>
                <w:sz w:val="20"/>
                <w:szCs w:val="20"/>
              </w:rPr>
            </w:pPr>
            <w:r w:rsidRPr="00256CC7">
              <w:rPr>
                <w:rFonts w:cs="Arial"/>
                <w:sz w:val="20"/>
                <w:szCs w:val="20"/>
              </w:rPr>
              <w:t>Erweiterung</w:t>
            </w:r>
          </w:p>
        </w:tc>
        <w:tc>
          <w:tcPr>
            <w:tcW w:w="7095" w:type="dxa"/>
          </w:tcPr>
          <w:p w14:paraId="3CE5F688"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DC10FC" w:rsidRPr="00256CC7" w14:paraId="3523F374"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062DD687" w14:textId="77777777" w:rsidR="00DC10FC" w:rsidRPr="00256CC7" w:rsidRDefault="00DC10FC" w:rsidP="00226296">
            <w:pPr>
              <w:rPr>
                <w:rFonts w:cs="Arial"/>
                <w:sz w:val="20"/>
                <w:szCs w:val="20"/>
              </w:rPr>
            </w:pPr>
            <w:r w:rsidRPr="00256CC7">
              <w:rPr>
                <w:rFonts w:cs="Arial"/>
                <w:sz w:val="20"/>
                <w:szCs w:val="20"/>
              </w:rPr>
              <w:t>Alternativen</w:t>
            </w:r>
          </w:p>
        </w:tc>
        <w:tc>
          <w:tcPr>
            <w:tcW w:w="7095" w:type="dxa"/>
          </w:tcPr>
          <w:p w14:paraId="278BB177"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14:paraId="374C74F4" w14:textId="59CA278D" w:rsidR="00DC10FC" w:rsidRDefault="00433C6F" w:rsidP="00433C6F">
      <w:pPr>
        <w:pStyle w:val="berschrift3"/>
      </w:pPr>
      <w:r>
        <w:t>UseCase003 Visualisation</w:t>
      </w:r>
    </w:p>
    <w:p w14:paraId="19C5DD77" w14:textId="2038E66B" w:rsidR="00694E46" w:rsidRDefault="00B125F4" w:rsidP="00694E46">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14:paraId="0259A3CC" w14:textId="77777777" w:rsidR="00B125F4" w:rsidRPr="00694E46" w:rsidRDefault="00B125F4" w:rsidP="00694E46"/>
    <w:p w14:paraId="07D6E2DF" w14:textId="14EA3038" w:rsidR="00433C6F" w:rsidRDefault="00433C6F" w:rsidP="00433C6F">
      <w:pPr>
        <w:pStyle w:val="berschrift3"/>
      </w:pPr>
      <w:r>
        <w:lastRenderedPageBreak/>
        <w:t>UseCase003 Aktivitätsdiagramm</w:t>
      </w:r>
    </w:p>
    <w:p w14:paraId="3F3F7F15" w14:textId="4471C91D" w:rsidR="00DC10FC" w:rsidRDefault="00101A30" w:rsidP="004A78C2">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14:paraId="76C99AB9" w14:textId="2180DCB5" w:rsidR="00DC10FC" w:rsidRDefault="00DC10FC">
      <w:pPr>
        <w:spacing w:before="0"/>
        <w:jc w:val="left"/>
      </w:pPr>
      <w:r>
        <w:br w:type="page"/>
      </w:r>
    </w:p>
    <w:p w14:paraId="00F7BBF4" w14:textId="3AF2251B" w:rsidR="00694E46" w:rsidRDefault="00694E46" w:rsidP="00694E46">
      <w:pPr>
        <w:pStyle w:val="berschrift2"/>
      </w:pPr>
      <w:r>
        <w:lastRenderedPageBreak/>
        <w:t>UseCase004</w:t>
      </w:r>
    </w:p>
    <w:p w14:paraId="41E0244D" w14:textId="4EDD78A3" w:rsidR="00694E46" w:rsidRPr="00694E46" w:rsidRDefault="00694E46" w:rsidP="00694E46">
      <w:pPr>
        <w:pStyle w:val="berschrift3"/>
      </w:pPr>
      <w:r>
        <w:t>UseCase004 Beschreibung</w:t>
      </w:r>
    </w:p>
    <w:tbl>
      <w:tblPr>
        <w:tblStyle w:val="Gitternetztabelle4"/>
        <w:tblW w:w="0" w:type="auto"/>
        <w:tblLook w:val="04A0" w:firstRow="1" w:lastRow="0" w:firstColumn="1" w:lastColumn="0" w:noHBand="0" w:noVBand="1"/>
      </w:tblPr>
      <w:tblGrid>
        <w:gridCol w:w="2405"/>
        <w:gridCol w:w="6651"/>
      </w:tblGrid>
      <w:tr w:rsidR="00DC10FC" w:rsidRPr="00DC10FC" w14:paraId="0F191574" w14:textId="77777777" w:rsidTr="00DC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D5ED78" w14:textId="77777777" w:rsidR="00DC10FC" w:rsidRPr="00DC10FC" w:rsidRDefault="00DC10FC" w:rsidP="00226296">
            <w:pPr>
              <w:rPr>
                <w:rFonts w:cs="Arial"/>
                <w:sz w:val="20"/>
                <w:szCs w:val="20"/>
              </w:rPr>
            </w:pPr>
            <w:r w:rsidRPr="00DC10FC">
              <w:rPr>
                <w:rFonts w:cs="Arial"/>
                <w:sz w:val="20"/>
                <w:szCs w:val="20"/>
              </w:rPr>
              <w:t>UseCase004</w:t>
            </w:r>
          </w:p>
        </w:tc>
        <w:tc>
          <w:tcPr>
            <w:tcW w:w="6651" w:type="dxa"/>
          </w:tcPr>
          <w:p w14:paraId="5503D542" w14:textId="77777777" w:rsidR="00DC10FC" w:rsidRPr="00DC10FC"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00DC10FC" w:rsidRPr="00DC10FC" w14:paraId="57BDF456"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58B9C3" w14:textId="77777777" w:rsidR="00DC10FC" w:rsidRPr="00DC10FC" w:rsidRDefault="00DC10FC" w:rsidP="00226296">
            <w:pPr>
              <w:rPr>
                <w:rFonts w:cs="Arial"/>
                <w:sz w:val="20"/>
                <w:szCs w:val="20"/>
              </w:rPr>
            </w:pPr>
            <w:r w:rsidRPr="00DC10FC">
              <w:rPr>
                <w:rFonts w:cs="Arial"/>
                <w:sz w:val="20"/>
                <w:szCs w:val="20"/>
              </w:rPr>
              <w:t>Ziel</w:t>
            </w:r>
          </w:p>
        </w:tc>
        <w:tc>
          <w:tcPr>
            <w:tcW w:w="6651" w:type="dxa"/>
          </w:tcPr>
          <w:p w14:paraId="76DB57A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00DC10FC" w:rsidRPr="00DC10FC" w14:paraId="720A713D"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2D536547" w14:textId="77777777" w:rsidR="00DC10FC" w:rsidRPr="00DC10FC" w:rsidRDefault="00DC10FC" w:rsidP="00226296">
            <w:pPr>
              <w:rPr>
                <w:rFonts w:cs="Arial"/>
                <w:sz w:val="20"/>
                <w:szCs w:val="20"/>
              </w:rPr>
            </w:pPr>
            <w:r w:rsidRPr="00DC10FC">
              <w:rPr>
                <w:rFonts w:cs="Arial"/>
                <w:sz w:val="20"/>
                <w:szCs w:val="20"/>
              </w:rPr>
              <w:t>Kategorie</w:t>
            </w:r>
          </w:p>
        </w:tc>
        <w:tc>
          <w:tcPr>
            <w:tcW w:w="6651" w:type="dxa"/>
          </w:tcPr>
          <w:p w14:paraId="73612D0E"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DC10FC" w:rsidRPr="00DC10FC" w14:paraId="24C62DF8"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A71471" w14:textId="77777777" w:rsidR="00DC10FC" w:rsidRPr="00DC10FC" w:rsidRDefault="00DC10FC" w:rsidP="00226296">
            <w:pPr>
              <w:rPr>
                <w:rFonts w:cs="Arial"/>
                <w:sz w:val="20"/>
                <w:szCs w:val="20"/>
              </w:rPr>
            </w:pPr>
            <w:r w:rsidRPr="00DC10FC">
              <w:rPr>
                <w:rFonts w:cs="Arial"/>
                <w:sz w:val="20"/>
                <w:szCs w:val="20"/>
              </w:rPr>
              <w:t>Vorbedingungen</w:t>
            </w:r>
          </w:p>
        </w:tc>
        <w:tc>
          <w:tcPr>
            <w:tcW w:w="6651" w:type="dxa"/>
          </w:tcPr>
          <w:p w14:paraId="45C80074"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00DC10FC" w:rsidRPr="00DC10FC" w14:paraId="380AE996"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61DE560A" w14:textId="77777777" w:rsidR="00DC10FC" w:rsidRPr="00DC10FC" w:rsidRDefault="00DC10FC" w:rsidP="00226296">
            <w:pPr>
              <w:rPr>
                <w:rFonts w:cs="Arial"/>
                <w:sz w:val="20"/>
                <w:szCs w:val="20"/>
              </w:rPr>
            </w:pPr>
            <w:r w:rsidRPr="00DC10FC">
              <w:rPr>
                <w:rFonts w:cs="Arial"/>
                <w:sz w:val="20"/>
                <w:szCs w:val="20"/>
              </w:rPr>
              <w:t>Nachbedingungen Erfolg</w:t>
            </w:r>
          </w:p>
        </w:tc>
        <w:tc>
          <w:tcPr>
            <w:tcW w:w="6651" w:type="dxa"/>
          </w:tcPr>
          <w:p w14:paraId="29979A65"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00DC10FC" w:rsidRPr="00DC10FC" w14:paraId="192976E0"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AFF19E" w14:textId="77777777" w:rsidR="00DC10FC" w:rsidRPr="00DC10FC" w:rsidRDefault="00DC10FC" w:rsidP="00226296">
            <w:pPr>
              <w:rPr>
                <w:rFonts w:cs="Arial"/>
                <w:sz w:val="20"/>
                <w:szCs w:val="20"/>
              </w:rPr>
            </w:pPr>
            <w:r w:rsidRPr="00DC10FC">
              <w:rPr>
                <w:rFonts w:cs="Arial"/>
                <w:sz w:val="20"/>
                <w:szCs w:val="20"/>
              </w:rPr>
              <w:t>Nachbedingungen Fehlschlag</w:t>
            </w:r>
          </w:p>
        </w:tc>
        <w:tc>
          <w:tcPr>
            <w:tcW w:w="6651" w:type="dxa"/>
          </w:tcPr>
          <w:p w14:paraId="19D4F0E0"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00DC10FC" w:rsidRPr="00FB155F" w14:paraId="18014956"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66C23D60" w14:textId="77777777" w:rsidR="00DC10FC" w:rsidRPr="00DC10FC" w:rsidRDefault="00DC10FC" w:rsidP="00226296">
            <w:pPr>
              <w:rPr>
                <w:rFonts w:cs="Arial"/>
                <w:sz w:val="20"/>
                <w:szCs w:val="20"/>
              </w:rPr>
            </w:pPr>
            <w:r w:rsidRPr="00DC10FC">
              <w:rPr>
                <w:rFonts w:cs="Arial"/>
                <w:sz w:val="20"/>
                <w:szCs w:val="20"/>
              </w:rPr>
              <w:t>Akteure</w:t>
            </w:r>
          </w:p>
        </w:tc>
        <w:tc>
          <w:tcPr>
            <w:tcW w:w="6651" w:type="dxa"/>
          </w:tcPr>
          <w:p w14:paraId="44B9691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00DC10FC" w:rsidRPr="00DC10FC" w14:paraId="0382494E"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14:paraId="046721A4" w14:textId="77777777" w:rsidR="00DC10FC" w:rsidRPr="00DC10FC" w:rsidRDefault="00DC10FC" w:rsidP="00226296">
            <w:pPr>
              <w:rPr>
                <w:rFonts w:cs="Arial"/>
                <w:sz w:val="20"/>
                <w:szCs w:val="20"/>
              </w:rPr>
            </w:pPr>
            <w:r w:rsidRPr="00DC10FC">
              <w:rPr>
                <w:rFonts w:cs="Arial"/>
                <w:sz w:val="20"/>
                <w:szCs w:val="20"/>
              </w:rPr>
              <w:t>Szenario 01</w:t>
            </w:r>
          </w:p>
        </w:tc>
      </w:tr>
      <w:tr w:rsidR="00DC10FC" w:rsidRPr="00DC10FC" w14:paraId="534B6E11"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3842D5B5" w14:textId="77777777" w:rsidR="00DC10FC" w:rsidRPr="00DC10FC" w:rsidRDefault="00DC10FC" w:rsidP="00226296">
            <w:pPr>
              <w:rPr>
                <w:rFonts w:cs="Arial"/>
                <w:sz w:val="20"/>
                <w:szCs w:val="20"/>
              </w:rPr>
            </w:pPr>
            <w:r w:rsidRPr="00DC10FC">
              <w:rPr>
                <w:rFonts w:cs="Arial"/>
                <w:sz w:val="20"/>
                <w:szCs w:val="20"/>
              </w:rPr>
              <w:t>Auslösendes Ereignis</w:t>
            </w:r>
          </w:p>
        </w:tc>
        <w:tc>
          <w:tcPr>
            <w:tcW w:w="6651" w:type="dxa"/>
          </w:tcPr>
          <w:p w14:paraId="770D463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00DC10FC" w:rsidRPr="00DC10FC" w14:paraId="0C2E5552"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CA641C" w14:textId="77777777" w:rsidR="00DC10FC" w:rsidRPr="00DC10FC" w:rsidRDefault="00DC10FC" w:rsidP="00226296">
            <w:pPr>
              <w:rPr>
                <w:rFonts w:cs="Arial"/>
                <w:sz w:val="20"/>
                <w:szCs w:val="20"/>
              </w:rPr>
            </w:pPr>
            <w:r w:rsidRPr="00DC10FC">
              <w:rPr>
                <w:rFonts w:cs="Arial"/>
                <w:sz w:val="20"/>
                <w:szCs w:val="20"/>
              </w:rPr>
              <w:t>Beschreibung</w:t>
            </w:r>
          </w:p>
        </w:tc>
        <w:tc>
          <w:tcPr>
            <w:tcW w:w="6651" w:type="dxa"/>
          </w:tcPr>
          <w:p w14:paraId="626F4928"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14:paraId="62566C34"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14:paraId="2881FD94"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14:paraId="1DE9E5D1"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14:paraId="31224E9B"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DC10FC" w:rsidRPr="00DC10FC" w14:paraId="0675E5FA"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688BE96D" w14:textId="77777777" w:rsidR="00DC10FC" w:rsidRPr="00DC10FC" w:rsidRDefault="00DC10FC" w:rsidP="00226296">
            <w:pPr>
              <w:rPr>
                <w:rFonts w:cs="Arial"/>
                <w:sz w:val="20"/>
                <w:szCs w:val="20"/>
              </w:rPr>
            </w:pPr>
            <w:r w:rsidRPr="00DC10FC">
              <w:rPr>
                <w:rFonts w:cs="Arial"/>
                <w:sz w:val="20"/>
                <w:szCs w:val="20"/>
              </w:rPr>
              <w:t>Erweiterung</w:t>
            </w:r>
          </w:p>
        </w:tc>
        <w:tc>
          <w:tcPr>
            <w:tcW w:w="6651" w:type="dxa"/>
          </w:tcPr>
          <w:p w14:paraId="5A86F51B"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00DC10FC" w:rsidRPr="00DC10FC" w14:paraId="57CF9B04"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046123" w14:textId="77777777" w:rsidR="00DC10FC" w:rsidRPr="00DC10FC" w:rsidRDefault="00DC10FC" w:rsidP="00226296">
            <w:pPr>
              <w:rPr>
                <w:rFonts w:cs="Arial"/>
                <w:sz w:val="20"/>
                <w:szCs w:val="20"/>
              </w:rPr>
            </w:pPr>
            <w:r w:rsidRPr="00DC10FC">
              <w:rPr>
                <w:rFonts w:cs="Arial"/>
                <w:sz w:val="20"/>
                <w:szCs w:val="20"/>
              </w:rPr>
              <w:t>Alternativen</w:t>
            </w:r>
          </w:p>
        </w:tc>
        <w:tc>
          <w:tcPr>
            <w:tcW w:w="6651" w:type="dxa"/>
          </w:tcPr>
          <w:p w14:paraId="670F7A31"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00DC10FC" w:rsidRPr="00DC10FC" w14:paraId="4D200A87" w14:textId="77777777" w:rsidTr="00DC10FC">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14:paraId="527AD3E6" w14:textId="77777777" w:rsidR="00DC10FC" w:rsidRPr="00DC10FC" w:rsidRDefault="00DC10FC" w:rsidP="00226296">
            <w:pPr>
              <w:rPr>
                <w:rFonts w:cs="Arial"/>
                <w:sz w:val="20"/>
                <w:szCs w:val="20"/>
              </w:rPr>
            </w:pPr>
            <w:r w:rsidRPr="00DC10FC">
              <w:rPr>
                <w:rFonts w:cs="Arial"/>
                <w:sz w:val="20"/>
                <w:szCs w:val="20"/>
              </w:rPr>
              <w:t>Szenario 02</w:t>
            </w:r>
          </w:p>
        </w:tc>
      </w:tr>
      <w:tr w:rsidR="00DC10FC" w:rsidRPr="00DC10FC" w14:paraId="673ECEA4"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40AD11" w14:textId="77777777" w:rsidR="00DC10FC" w:rsidRPr="00DC10FC" w:rsidRDefault="00DC10FC" w:rsidP="00226296">
            <w:pPr>
              <w:rPr>
                <w:rFonts w:cs="Arial"/>
                <w:sz w:val="20"/>
                <w:szCs w:val="20"/>
              </w:rPr>
            </w:pPr>
            <w:r w:rsidRPr="00DC10FC">
              <w:rPr>
                <w:rFonts w:cs="Arial"/>
                <w:sz w:val="20"/>
                <w:szCs w:val="20"/>
              </w:rPr>
              <w:t>Auslösendes Ereignis</w:t>
            </w:r>
          </w:p>
        </w:tc>
        <w:tc>
          <w:tcPr>
            <w:tcW w:w="6651" w:type="dxa"/>
          </w:tcPr>
          <w:p w14:paraId="093C3EB8"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00DC10FC" w:rsidRPr="00DC10FC" w14:paraId="150A2EC0"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6F8A5373" w14:textId="77777777" w:rsidR="00DC10FC" w:rsidRPr="00DC10FC" w:rsidRDefault="00DC10FC" w:rsidP="00226296">
            <w:pPr>
              <w:rPr>
                <w:rFonts w:cs="Arial"/>
                <w:sz w:val="20"/>
                <w:szCs w:val="20"/>
              </w:rPr>
            </w:pPr>
            <w:r w:rsidRPr="00DC10FC">
              <w:rPr>
                <w:rFonts w:cs="Arial"/>
                <w:sz w:val="20"/>
                <w:szCs w:val="20"/>
              </w:rPr>
              <w:t>Beschreibung</w:t>
            </w:r>
          </w:p>
        </w:tc>
        <w:tc>
          <w:tcPr>
            <w:tcW w:w="6651" w:type="dxa"/>
          </w:tcPr>
          <w:p w14:paraId="28B055DE"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14:paraId="0FDAFF7E"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14:paraId="5F883015"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14:paraId="06A96F06"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14:paraId="2D14E10B"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00DC10FC" w:rsidRPr="00DC10FC" w14:paraId="7F3EB5A8"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B047BA" w14:textId="77777777" w:rsidR="00DC10FC" w:rsidRPr="00DC10FC" w:rsidRDefault="00DC10FC" w:rsidP="00226296">
            <w:pPr>
              <w:rPr>
                <w:rFonts w:cs="Arial"/>
                <w:sz w:val="20"/>
                <w:szCs w:val="20"/>
              </w:rPr>
            </w:pPr>
            <w:r w:rsidRPr="00DC10FC">
              <w:rPr>
                <w:rFonts w:cs="Arial"/>
                <w:sz w:val="20"/>
                <w:szCs w:val="20"/>
              </w:rPr>
              <w:t>Erweiterung</w:t>
            </w:r>
          </w:p>
        </w:tc>
        <w:tc>
          <w:tcPr>
            <w:tcW w:w="6651" w:type="dxa"/>
          </w:tcPr>
          <w:p w14:paraId="7FBC8B7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00DC10FC" w:rsidRPr="00DC10FC" w14:paraId="4B349BFA"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23CBEA0A" w14:textId="77777777" w:rsidR="00DC10FC" w:rsidRPr="00DC10FC" w:rsidRDefault="00DC10FC" w:rsidP="00226296">
            <w:pPr>
              <w:rPr>
                <w:rFonts w:cs="Arial"/>
                <w:sz w:val="20"/>
                <w:szCs w:val="20"/>
              </w:rPr>
            </w:pPr>
            <w:r w:rsidRPr="00DC10FC">
              <w:rPr>
                <w:rFonts w:cs="Arial"/>
                <w:sz w:val="20"/>
                <w:szCs w:val="20"/>
              </w:rPr>
              <w:t>Alternativen</w:t>
            </w:r>
          </w:p>
        </w:tc>
        <w:tc>
          <w:tcPr>
            <w:tcW w:w="6651" w:type="dxa"/>
          </w:tcPr>
          <w:p w14:paraId="60DE4CC9"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w:t>
            </w:r>
          </w:p>
        </w:tc>
      </w:tr>
      <w:tr w:rsidR="00DC10FC" w:rsidRPr="00DC10FC" w14:paraId="7C492538"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14:paraId="3C50A14F" w14:textId="77777777" w:rsidR="00DC10FC" w:rsidRPr="00DC10FC" w:rsidRDefault="00DC10FC" w:rsidP="00226296">
            <w:pPr>
              <w:rPr>
                <w:rFonts w:cs="Arial"/>
                <w:sz w:val="20"/>
                <w:szCs w:val="20"/>
              </w:rPr>
            </w:pPr>
            <w:r w:rsidRPr="00DC10FC">
              <w:rPr>
                <w:rFonts w:cs="Arial"/>
                <w:sz w:val="20"/>
                <w:szCs w:val="20"/>
              </w:rPr>
              <w:t>Szenario 03</w:t>
            </w:r>
          </w:p>
        </w:tc>
      </w:tr>
      <w:tr w:rsidR="00DC10FC" w:rsidRPr="00DC10FC" w14:paraId="01D908AA"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1D25C72A" w14:textId="77777777" w:rsidR="00DC10FC" w:rsidRPr="00DC10FC" w:rsidRDefault="00DC10FC" w:rsidP="00226296">
            <w:pPr>
              <w:rPr>
                <w:rFonts w:cs="Arial"/>
                <w:sz w:val="20"/>
                <w:szCs w:val="20"/>
              </w:rPr>
            </w:pPr>
            <w:r w:rsidRPr="00DC10FC">
              <w:rPr>
                <w:rFonts w:cs="Arial"/>
                <w:sz w:val="20"/>
                <w:szCs w:val="20"/>
              </w:rPr>
              <w:t>Auslösendes Ereignis</w:t>
            </w:r>
          </w:p>
        </w:tc>
        <w:tc>
          <w:tcPr>
            <w:tcW w:w="6651" w:type="dxa"/>
          </w:tcPr>
          <w:p w14:paraId="4D564670"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00DC10FC" w:rsidRPr="00DC10FC" w14:paraId="0F6D6235"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E0A4A" w14:textId="77777777" w:rsidR="00DC10FC" w:rsidRPr="00DC10FC" w:rsidRDefault="00DC10FC" w:rsidP="00226296">
            <w:pPr>
              <w:rPr>
                <w:rFonts w:cs="Arial"/>
                <w:sz w:val="20"/>
                <w:szCs w:val="20"/>
              </w:rPr>
            </w:pPr>
            <w:r w:rsidRPr="00DC10FC">
              <w:rPr>
                <w:rFonts w:cs="Arial"/>
                <w:sz w:val="20"/>
                <w:szCs w:val="20"/>
              </w:rPr>
              <w:t>Beschreibung</w:t>
            </w:r>
          </w:p>
        </w:tc>
        <w:tc>
          <w:tcPr>
            <w:tcW w:w="6651" w:type="dxa"/>
          </w:tcPr>
          <w:p w14:paraId="474DC35A"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14:paraId="0D4C3807"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14:paraId="400E2056"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den delete Button im Mängelmanager</w:t>
            </w:r>
          </w:p>
          <w:p w14:paraId="78FB5B21"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BackOffice Mitarbeiter klickt auf bestätigen Button im Mängelmanager</w:t>
            </w:r>
          </w:p>
          <w:p w14:paraId="5DE403A9"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00DC10FC" w:rsidRPr="00DC10FC" w14:paraId="0D8D3C48"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4FD08B27" w14:textId="77777777" w:rsidR="00DC10FC" w:rsidRPr="00DC10FC" w:rsidRDefault="00DC10FC" w:rsidP="00226296">
            <w:pPr>
              <w:rPr>
                <w:rFonts w:cs="Arial"/>
                <w:sz w:val="20"/>
                <w:szCs w:val="20"/>
              </w:rPr>
            </w:pPr>
            <w:r w:rsidRPr="00DC10FC">
              <w:rPr>
                <w:rFonts w:cs="Arial"/>
                <w:sz w:val="20"/>
                <w:szCs w:val="20"/>
              </w:rPr>
              <w:lastRenderedPageBreak/>
              <w:t>Alternativen</w:t>
            </w:r>
          </w:p>
        </w:tc>
        <w:tc>
          <w:tcPr>
            <w:tcW w:w="6651" w:type="dxa"/>
          </w:tcPr>
          <w:p w14:paraId="0E77308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14:paraId="40F30CC4" w14:textId="60286068" w:rsidR="005B5930" w:rsidRDefault="00694E46" w:rsidP="00694E46">
      <w:pPr>
        <w:pStyle w:val="berschrift3"/>
      </w:pPr>
      <w:r>
        <w:t>UseCase004 Visualisation</w:t>
      </w:r>
    </w:p>
    <w:p w14:paraId="0E536AD9" w14:textId="3136BB35" w:rsidR="00B125F4" w:rsidRPr="00B125F4" w:rsidRDefault="00B125F4" w:rsidP="00B125F4">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14:paraId="08076727" w14:textId="1F0CEFD4" w:rsidR="00694E46" w:rsidRDefault="00694E46" w:rsidP="00694E46">
      <w:pPr>
        <w:pStyle w:val="berschrift3"/>
      </w:pPr>
      <w:r>
        <w:t>UseCase004</w:t>
      </w:r>
      <w:r>
        <w:tab/>
        <w:t>Aktivitätsdiagramm</w:t>
      </w:r>
    </w:p>
    <w:p w14:paraId="3EB2BC4D" w14:textId="77777777" w:rsidR="00B125F4" w:rsidRDefault="00B125F4" w:rsidP="00B125F4">
      <w:pPr>
        <w:rPr>
          <w:noProof/>
          <w:lang w:val="de-CH" w:eastAsia="de-CH"/>
        </w:rPr>
      </w:pPr>
    </w:p>
    <w:p w14:paraId="0891B9DC" w14:textId="0A32142E" w:rsidR="00B125F4" w:rsidRDefault="00B125F4" w:rsidP="00B125F4">
      <w:r w:rsidRPr="00B125F4">
        <w:rPr>
          <w:noProof/>
          <w:lang w:val="de-CH" w:eastAsia="de-CH"/>
        </w:rPr>
        <w:lastRenderedPageBreak/>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14:paraId="048B13DC" w14:textId="245DBE49" w:rsidR="00B125F4" w:rsidRPr="00B125F4" w:rsidRDefault="00B125F4" w:rsidP="00B125F4">
      <w:r w:rsidRPr="00B125F4">
        <w:rPr>
          <w:noProof/>
          <w:lang w:val="de-CH" w:eastAsia="de-CH"/>
        </w:rPr>
        <w:lastRenderedPageBreak/>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14:paraId="75924BC2" w14:textId="353ECB3F" w:rsidR="00B125F4" w:rsidRDefault="00B125F4" w:rsidP="00B125F4">
      <w:r w:rsidRPr="00B125F4">
        <w:rPr>
          <w:noProof/>
          <w:lang w:val="de-CH" w:eastAsia="de-CH"/>
        </w:rPr>
        <w:lastRenderedPageBreak/>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14:paraId="45080934" w14:textId="77777777" w:rsidR="00B125F4" w:rsidRDefault="00B125F4" w:rsidP="00B125F4"/>
    <w:p w14:paraId="0DA831F8" w14:textId="26D8A264" w:rsidR="00B125F4" w:rsidRPr="00B125F4" w:rsidRDefault="00B125F4" w:rsidP="00B125F4">
      <w:r w:rsidRPr="00B125F4">
        <w:rPr>
          <w:noProof/>
          <w:lang w:val="de-CH" w:eastAsia="de-CH"/>
        </w:rPr>
        <w:lastRenderedPageBreak/>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14:paraId="5AACFAB0" w14:textId="391A2926" w:rsidR="00694E46" w:rsidRDefault="00694E46" w:rsidP="00694E46">
      <w:pPr>
        <w:pStyle w:val="berschrift2"/>
      </w:pPr>
      <w:r>
        <w:t>UseCase005</w:t>
      </w:r>
    </w:p>
    <w:p w14:paraId="3FF7738F" w14:textId="13191B3B" w:rsidR="00694E46" w:rsidRPr="00694E46" w:rsidRDefault="00694E46" w:rsidP="00694E46">
      <w:pPr>
        <w:pStyle w:val="berschrift3"/>
      </w:pPr>
      <w:r>
        <w:t>UseCase005 Beschreibung</w:t>
      </w:r>
    </w:p>
    <w:tbl>
      <w:tblPr>
        <w:tblStyle w:val="Gitternetztabelle4"/>
        <w:tblW w:w="0" w:type="auto"/>
        <w:tblLook w:val="0020" w:firstRow="1" w:lastRow="0" w:firstColumn="0" w:lastColumn="0" w:noHBand="0" w:noVBand="0"/>
      </w:tblPr>
      <w:tblGrid>
        <w:gridCol w:w="2547"/>
        <w:gridCol w:w="6509"/>
      </w:tblGrid>
      <w:tr w:rsidR="005B5930" w:rsidRPr="009B456E" w14:paraId="39E0E39D" w14:textId="77777777" w:rsidTr="006F4723">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2D94738F" w14:textId="77777777" w:rsidR="005B5930" w:rsidRPr="00FD26DA" w:rsidRDefault="005B5930" w:rsidP="00226296">
            <w:pPr>
              <w:rPr>
                <w:rFonts w:cs="Arial"/>
                <w:sz w:val="20"/>
                <w:szCs w:val="20"/>
              </w:rPr>
            </w:pPr>
            <w:r w:rsidRPr="00FD26DA">
              <w:rPr>
                <w:rFonts w:cs="Arial"/>
                <w:sz w:val="20"/>
                <w:szCs w:val="20"/>
              </w:rPr>
              <w:t>UseCase005</w:t>
            </w:r>
          </w:p>
        </w:tc>
        <w:tc>
          <w:tcPr>
            <w:tcW w:w="6509" w:type="dxa"/>
          </w:tcPr>
          <w:p w14:paraId="3321FC82" w14:textId="77777777" w:rsidR="005B5930" w:rsidRPr="009B456E" w:rsidRDefault="005B5930" w:rsidP="00226296">
            <w:pPr>
              <w:cnfStyle w:val="100000000000" w:firstRow="1"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Datenverwaltung</w:t>
            </w:r>
          </w:p>
        </w:tc>
      </w:tr>
      <w:tr w:rsidR="005B5930" w:rsidRPr="009B456E" w14:paraId="648C8FD3"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0388D674" w14:textId="77777777" w:rsidR="005B5930" w:rsidRPr="009B456E" w:rsidRDefault="005B5930" w:rsidP="00226296">
            <w:pPr>
              <w:rPr>
                <w:rFonts w:eastAsia="Calibri" w:cs="Arial"/>
                <w:b/>
                <w:sz w:val="20"/>
                <w:szCs w:val="20"/>
              </w:rPr>
            </w:pPr>
            <w:r w:rsidRPr="009B456E">
              <w:rPr>
                <w:rFonts w:eastAsia="Calibri" w:cs="Arial"/>
                <w:b/>
                <w:sz w:val="20"/>
                <w:szCs w:val="20"/>
              </w:rPr>
              <w:t>Ziel</w:t>
            </w:r>
          </w:p>
        </w:tc>
        <w:tc>
          <w:tcPr>
            <w:tcW w:w="6509" w:type="dxa"/>
          </w:tcPr>
          <w:p w14:paraId="3397E081"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kann Mängel und Meldungen erfassen. Er kann alle Meldungen und Mängel zu seinem Projekt einsehen. Er kann die Mängelbehebung bestätigen. Er sieht all seine Projekte im GU-UI.</w:t>
            </w:r>
          </w:p>
        </w:tc>
      </w:tr>
      <w:tr w:rsidR="005B5930" w:rsidRPr="009B456E" w14:paraId="5C3D5828"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7F767F1E" w14:textId="77777777" w:rsidR="005B5930" w:rsidRPr="009B456E" w:rsidRDefault="005B5930" w:rsidP="00226296">
            <w:pPr>
              <w:rPr>
                <w:rFonts w:eastAsia="Calibri" w:cs="Arial"/>
                <w:b/>
                <w:sz w:val="20"/>
                <w:szCs w:val="20"/>
              </w:rPr>
            </w:pPr>
            <w:r w:rsidRPr="009B456E">
              <w:rPr>
                <w:rFonts w:eastAsia="Calibri" w:cs="Arial"/>
                <w:b/>
                <w:sz w:val="20"/>
                <w:szCs w:val="20"/>
              </w:rPr>
              <w:t>Kategorie</w:t>
            </w:r>
          </w:p>
        </w:tc>
        <w:tc>
          <w:tcPr>
            <w:tcW w:w="6509" w:type="dxa"/>
          </w:tcPr>
          <w:p w14:paraId="7FF7B08F"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Primär, ist essenziell für die Funktionalität des Mängelmanagers</w:t>
            </w:r>
          </w:p>
        </w:tc>
      </w:tr>
      <w:tr w:rsidR="005B5930" w:rsidRPr="009B456E" w14:paraId="6980E407"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386BDA43" w14:textId="77777777" w:rsidR="005B5930" w:rsidRPr="009B456E" w:rsidRDefault="005B5930" w:rsidP="00226296">
            <w:pPr>
              <w:rPr>
                <w:rFonts w:eastAsia="Calibri" w:cs="Arial"/>
                <w:b/>
                <w:sz w:val="20"/>
                <w:szCs w:val="20"/>
              </w:rPr>
            </w:pPr>
            <w:r w:rsidRPr="009B456E">
              <w:rPr>
                <w:rFonts w:eastAsia="Calibri" w:cs="Arial"/>
                <w:b/>
                <w:sz w:val="20"/>
                <w:szCs w:val="20"/>
              </w:rPr>
              <w:t>Vorbedingungen</w:t>
            </w:r>
          </w:p>
        </w:tc>
        <w:tc>
          <w:tcPr>
            <w:tcW w:w="6509" w:type="dxa"/>
          </w:tcPr>
          <w:p w14:paraId="1CA10D1D"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Ein Mangel / Eine Meldung ist noch nicht erfasst oder muss bearbeitet werden</w:t>
            </w:r>
          </w:p>
        </w:tc>
      </w:tr>
      <w:tr w:rsidR="005B5930" w:rsidRPr="009B456E" w14:paraId="5A7E209A"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10B8E039" w14:textId="77777777" w:rsidR="005B5930" w:rsidRPr="009B456E" w:rsidRDefault="005B5930" w:rsidP="00226296">
            <w:pPr>
              <w:rPr>
                <w:rFonts w:eastAsia="Calibri" w:cs="Arial"/>
                <w:b/>
                <w:sz w:val="20"/>
                <w:szCs w:val="20"/>
              </w:rPr>
            </w:pPr>
            <w:r w:rsidRPr="009B456E">
              <w:rPr>
                <w:rFonts w:eastAsia="Calibri" w:cs="Arial"/>
                <w:b/>
                <w:sz w:val="20"/>
                <w:szCs w:val="20"/>
              </w:rPr>
              <w:t>Nachbedingungen Erfolg</w:t>
            </w:r>
          </w:p>
        </w:tc>
        <w:tc>
          <w:tcPr>
            <w:tcW w:w="6509" w:type="dxa"/>
          </w:tcPr>
          <w:p w14:paraId="1F7EB1F7"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Der GU-Bauleiter konnte die Mängel und Meldungen erfassen beziehungsweise die gewünschte Mängelbehebung bestätigen.</w:t>
            </w:r>
          </w:p>
        </w:tc>
      </w:tr>
      <w:tr w:rsidR="005B5930" w:rsidRPr="009B456E" w14:paraId="6396757B"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33B5A5EA" w14:textId="77777777" w:rsidR="005B5930" w:rsidRPr="009B456E" w:rsidRDefault="005B5930" w:rsidP="00226296">
            <w:pPr>
              <w:rPr>
                <w:rFonts w:eastAsia="Calibri" w:cs="Arial"/>
                <w:b/>
                <w:sz w:val="20"/>
                <w:szCs w:val="20"/>
              </w:rPr>
            </w:pPr>
            <w:r w:rsidRPr="009B456E">
              <w:rPr>
                <w:rFonts w:eastAsia="Calibri" w:cs="Arial"/>
                <w:b/>
                <w:sz w:val="20"/>
                <w:szCs w:val="20"/>
              </w:rPr>
              <w:t>Nachbedingungen Fehlschlag</w:t>
            </w:r>
          </w:p>
        </w:tc>
        <w:tc>
          <w:tcPr>
            <w:tcW w:w="6509" w:type="dxa"/>
          </w:tcPr>
          <w:p w14:paraId="5AAAC00C"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Die Mängel und Meldungen wurden fehlerhaft erfasst oder die Mängelbehebung konnte nicht bestätigt werden.</w:t>
            </w:r>
          </w:p>
        </w:tc>
      </w:tr>
      <w:tr w:rsidR="005B5930" w:rsidRPr="009B456E" w14:paraId="08CDFBF7"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1E25E9D2" w14:textId="77777777" w:rsidR="005B5930" w:rsidRPr="009B456E" w:rsidRDefault="005B5930" w:rsidP="00226296">
            <w:pPr>
              <w:rPr>
                <w:rFonts w:eastAsia="Calibri" w:cs="Arial"/>
                <w:b/>
                <w:sz w:val="20"/>
                <w:szCs w:val="20"/>
              </w:rPr>
            </w:pPr>
            <w:r w:rsidRPr="009B456E">
              <w:rPr>
                <w:rFonts w:eastAsia="Calibri" w:cs="Arial"/>
                <w:b/>
                <w:sz w:val="20"/>
                <w:szCs w:val="20"/>
              </w:rPr>
              <w:lastRenderedPageBreak/>
              <w:t>Akteure</w:t>
            </w:r>
          </w:p>
        </w:tc>
        <w:tc>
          <w:tcPr>
            <w:tcW w:w="6509" w:type="dxa"/>
          </w:tcPr>
          <w:p w14:paraId="2F87D39D"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SU-Ansprechperson</w:t>
            </w:r>
          </w:p>
        </w:tc>
      </w:tr>
      <w:tr w:rsidR="005B5930" w:rsidRPr="009B456E" w14:paraId="1DCD5723" w14:textId="77777777" w:rsidTr="005B5930">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6147E29C" w14:textId="77777777" w:rsidR="005B5930" w:rsidRPr="009B456E" w:rsidRDefault="005B5930" w:rsidP="00226296">
            <w:pPr>
              <w:rPr>
                <w:rFonts w:eastAsia="Calibri" w:cs="Arial"/>
                <w:sz w:val="20"/>
                <w:szCs w:val="20"/>
              </w:rPr>
            </w:pPr>
            <w:r w:rsidRPr="009B456E">
              <w:rPr>
                <w:rFonts w:eastAsia="Calibri" w:cs="Arial"/>
                <w:b/>
                <w:sz w:val="20"/>
                <w:szCs w:val="20"/>
              </w:rPr>
              <w:t>Szenario 1</w:t>
            </w:r>
          </w:p>
        </w:tc>
      </w:tr>
      <w:tr w:rsidR="005B5930" w:rsidRPr="009B456E" w14:paraId="149E3142"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699492BC"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03CE18E8"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neuen Mangel erfassen.</w:t>
            </w:r>
          </w:p>
        </w:tc>
      </w:tr>
      <w:tr w:rsidR="005B5930" w:rsidRPr="009B456E" w14:paraId="3B7C5548"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13D47491"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58888C02" w14:textId="77777777" w:rsidR="005B5930" w:rsidRPr="009B456E" w:rsidRDefault="005B5930" w:rsidP="005B5930">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Projekt in GU-Ui.</w:t>
            </w:r>
          </w:p>
          <w:p w14:paraId="096FFE73" w14:textId="77777777" w:rsidR="005B5930" w:rsidRPr="009B456E" w:rsidRDefault="005B5930" w:rsidP="005B5930">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erfasst neuen Mangel im GU-UI.</w:t>
            </w:r>
          </w:p>
          <w:p w14:paraId="28812D76" w14:textId="77777777" w:rsidR="005B5930" w:rsidRPr="009B456E" w:rsidRDefault="005B5930" w:rsidP="005B5930">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füllt die Daten zum Mangel aus.</w:t>
            </w:r>
          </w:p>
          <w:p w14:paraId="7EB9DDBB" w14:textId="77777777" w:rsidR="005B5930" w:rsidRPr="009B456E" w:rsidRDefault="005B5930" w:rsidP="005B5930">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dass die Daten korrekt erfasst wurden.</w:t>
            </w:r>
          </w:p>
        </w:tc>
      </w:tr>
      <w:tr w:rsidR="005B5930" w:rsidRPr="009B456E" w14:paraId="5D895142" w14:textId="77777777" w:rsidTr="005B5930">
        <w:trPr>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2BE078DC" w14:textId="77777777" w:rsidR="005B5930" w:rsidRPr="009B456E" w:rsidRDefault="005B5930" w:rsidP="00226296">
            <w:pPr>
              <w:rPr>
                <w:rFonts w:eastAsia="Calibri" w:cs="Arial"/>
                <w:sz w:val="20"/>
                <w:szCs w:val="20"/>
              </w:rPr>
            </w:pPr>
            <w:r w:rsidRPr="009B456E">
              <w:rPr>
                <w:rFonts w:eastAsia="Calibri" w:cs="Arial"/>
                <w:b/>
                <w:sz w:val="20"/>
                <w:szCs w:val="20"/>
              </w:rPr>
              <w:t>Szenario 2</w:t>
            </w:r>
          </w:p>
        </w:tc>
      </w:tr>
      <w:tr w:rsidR="005B5930" w:rsidRPr="009B456E" w14:paraId="1DBB3242"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77FF39CC"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15594BBC"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will eine neue Meldung erfassen.</w:t>
            </w:r>
          </w:p>
        </w:tc>
      </w:tr>
      <w:tr w:rsidR="005B5930" w:rsidRPr="009B456E" w14:paraId="06A0CDFD"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3183C1FA"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26B56FE9" w14:textId="77777777" w:rsidR="005B5930" w:rsidRPr="009B456E" w:rsidRDefault="005B5930" w:rsidP="005B5930">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erfasst neue Meldung im GU-UI.</w:t>
            </w:r>
          </w:p>
          <w:p w14:paraId="1992FA30" w14:textId="77777777" w:rsidR="005B5930" w:rsidRPr="009B456E" w:rsidRDefault="005B5930" w:rsidP="005B5930">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füllt die Daten zur Meldung aus.</w:t>
            </w:r>
          </w:p>
          <w:p w14:paraId="3694D449" w14:textId="77777777" w:rsidR="005B5930" w:rsidRPr="009B456E" w:rsidRDefault="005B5930" w:rsidP="005B5930">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dass die Daten korrekt erfasst wurden.</w:t>
            </w:r>
          </w:p>
        </w:tc>
      </w:tr>
      <w:tr w:rsidR="005B5930" w:rsidRPr="009B456E" w14:paraId="5DB46DA7" w14:textId="77777777" w:rsidTr="005B5930">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620B11BD" w14:textId="77777777" w:rsidR="005B5930" w:rsidRPr="009B456E" w:rsidRDefault="005B5930" w:rsidP="00226296">
            <w:pPr>
              <w:rPr>
                <w:rFonts w:eastAsia="Calibri" w:cs="Arial"/>
                <w:sz w:val="20"/>
                <w:szCs w:val="20"/>
              </w:rPr>
            </w:pPr>
            <w:r w:rsidRPr="009B456E">
              <w:rPr>
                <w:rFonts w:eastAsia="Calibri" w:cs="Arial"/>
                <w:b/>
                <w:sz w:val="20"/>
                <w:szCs w:val="20"/>
              </w:rPr>
              <w:t>Szenario 3</w:t>
            </w:r>
          </w:p>
        </w:tc>
      </w:tr>
      <w:tr w:rsidR="005B5930" w:rsidRPr="009B456E" w14:paraId="4C4F41CB"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6DDF9261"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34FF96F7"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Meldung oder Mangel einsehen</w:t>
            </w:r>
          </w:p>
        </w:tc>
      </w:tr>
      <w:tr w:rsidR="005B5930" w:rsidRPr="009B456E" w14:paraId="5E1467F5"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179BEE34"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540DF21E" w14:textId="77777777" w:rsidR="005B5930" w:rsidRPr="009B456E" w:rsidRDefault="005B5930" w:rsidP="005B5930">
            <w:pPr>
              <w:numPr>
                <w:ilvl w:val="0"/>
                <w:numId w:val="26"/>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öffnet das betroffene Projekt im GU-UI.</w:t>
            </w:r>
          </w:p>
          <w:p w14:paraId="360E4FB3" w14:textId="77777777" w:rsidR="005B5930" w:rsidRPr="009B456E" w:rsidRDefault="005B5930" w:rsidP="005B5930">
            <w:pPr>
              <w:numPr>
                <w:ilvl w:val="0"/>
                <w:numId w:val="26"/>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öffnet die gewünschte Meldung beziehungsweise den gewünschten Mangel</w:t>
            </w:r>
          </w:p>
        </w:tc>
      </w:tr>
      <w:tr w:rsidR="005B5930" w:rsidRPr="009B456E" w14:paraId="20F1645F" w14:textId="77777777" w:rsidTr="005B5930">
        <w:trPr>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4FE50B5A" w14:textId="77777777" w:rsidR="005B5930" w:rsidRPr="009B456E" w:rsidRDefault="005B5930" w:rsidP="00226296">
            <w:pPr>
              <w:rPr>
                <w:rFonts w:eastAsia="Calibri" w:cs="Arial"/>
                <w:sz w:val="20"/>
                <w:szCs w:val="20"/>
              </w:rPr>
            </w:pPr>
            <w:r w:rsidRPr="009B456E">
              <w:rPr>
                <w:rFonts w:eastAsia="Calibri" w:cs="Arial"/>
                <w:b/>
                <w:sz w:val="20"/>
                <w:szCs w:val="20"/>
              </w:rPr>
              <w:t>Szenario 4</w:t>
            </w:r>
          </w:p>
        </w:tc>
      </w:tr>
      <w:tr w:rsidR="005B5930" w:rsidRPr="009B456E" w14:paraId="7EA7F76C"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67A460D5"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2823C0CB"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will die Behebung eines Mangels bestätigen.</w:t>
            </w:r>
          </w:p>
        </w:tc>
      </w:tr>
      <w:tr w:rsidR="005B5930" w:rsidRPr="009B456E" w14:paraId="74C44AC2"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0CCBD59C"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02CE8064" w14:textId="77777777" w:rsidR="005B5930" w:rsidRPr="009B456E" w:rsidRDefault="005B5930" w:rsidP="005B5930">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 xml:space="preserve">GU-Bauleiter öffnet das betroffene Projekt im GU-UI. </w:t>
            </w:r>
          </w:p>
          <w:p w14:paraId="47203114" w14:textId="77777777" w:rsidR="005B5930" w:rsidRPr="009B456E" w:rsidRDefault="005B5930" w:rsidP="005B5930">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den behobenen Mangel</w:t>
            </w:r>
          </w:p>
          <w:p w14:paraId="3907A150" w14:textId="77777777" w:rsidR="005B5930" w:rsidRPr="009B456E" w:rsidRDefault="005B5930" w:rsidP="005B5930">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die Mangelbehebung</w:t>
            </w:r>
          </w:p>
        </w:tc>
      </w:tr>
      <w:tr w:rsidR="005B5930" w:rsidRPr="009B456E" w14:paraId="04B68197" w14:textId="77777777" w:rsidTr="005B5930">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2974E65F" w14:textId="77777777" w:rsidR="005B5930" w:rsidRPr="009B456E" w:rsidRDefault="005B5930" w:rsidP="00226296">
            <w:pPr>
              <w:rPr>
                <w:rFonts w:eastAsia="Calibri" w:cs="Arial"/>
                <w:sz w:val="20"/>
                <w:szCs w:val="20"/>
              </w:rPr>
            </w:pPr>
            <w:r w:rsidRPr="009B456E">
              <w:rPr>
                <w:rFonts w:eastAsia="Calibri" w:cs="Arial"/>
                <w:b/>
                <w:sz w:val="20"/>
                <w:szCs w:val="20"/>
              </w:rPr>
              <w:t>Szenario 5</w:t>
            </w:r>
          </w:p>
        </w:tc>
      </w:tr>
      <w:tr w:rsidR="005B5930" w:rsidRPr="009B456E" w14:paraId="52016346"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68961E5F"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62181C45"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seine Projekt im GU-UI einsehen</w:t>
            </w:r>
          </w:p>
        </w:tc>
      </w:tr>
      <w:tr w:rsidR="005B5930" w:rsidRPr="009B456E" w14:paraId="4BDD6808"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1A4A56F7"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30F6EFBD" w14:textId="77777777" w:rsidR="005B5930" w:rsidRPr="009B456E" w:rsidRDefault="005B5930" w:rsidP="005B5930">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startet das GU-UI.</w:t>
            </w:r>
          </w:p>
          <w:p w14:paraId="0C57ED5F" w14:textId="77777777" w:rsidR="005B5930" w:rsidRPr="009B456E" w:rsidRDefault="005B5930" w:rsidP="005B5930">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das gewünschte Projekt.</w:t>
            </w:r>
          </w:p>
          <w:p w14:paraId="607D8ED5" w14:textId="7C4566C3" w:rsidR="005B5930" w:rsidRPr="006F4723" w:rsidRDefault="005B5930" w:rsidP="00226296">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sieht die gewünschten Daten ein.</w:t>
            </w:r>
          </w:p>
        </w:tc>
      </w:tr>
      <w:tr w:rsidR="005B5930" w:rsidRPr="009B456E" w14:paraId="2DBDE213"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07ECCEE8" w14:textId="77777777" w:rsidR="005B5930" w:rsidRPr="009B456E" w:rsidRDefault="005B5930" w:rsidP="00226296">
            <w:pPr>
              <w:rPr>
                <w:rFonts w:eastAsia="Calibri" w:cs="Arial"/>
                <w:b/>
                <w:sz w:val="20"/>
                <w:szCs w:val="20"/>
              </w:rPr>
            </w:pPr>
            <w:r w:rsidRPr="009B456E">
              <w:rPr>
                <w:rFonts w:eastAsia="Calibri" w:cs="Arial"/>
                <w:b/>
                <w:sz w:val="20"/>
                <w:szCs w:val="20"/>
              </w:rPr>
              <w:t>Erweiterung</w:t>
            </w:r>
          </w:p>
        </w:tc>
        <w:tc>
          <w:tcPr>
            <w:tcW w:w="6509" w:type="dxa"/>
          </w:tcPr>
          <w:p w14:paraId="22CA3F26"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Fehlermeldung bei:</w:t>
            </w:r>
          </w:p>
          <w:p w14:paraId="43E5565E"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Mangel ist bereits erfasst.</w:t>
            </w:r>
          </w:p>
          <w:p w14:paraId="502F2B84"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Mangel ist bereits behoben aber noch nicht entfernt.</w:t>
            </w:r>
          </w:p>
          <w:p w14:paraId="3CA538DA"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Meldung ist bereits erfasst.</w:t>
            </w:r>
          </w:p>
          <w:p w14:paraId="2982CB21"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Meldung ist bereits gelöscht.</w:t>
            </w:r>
          </w:p>
          <w:p w14:paraId="19B772DA"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Projekt ist nicht vorhanden.</w:t>
            </w:r>
          </w:p>
        </w:tc>
      </w:tr>
      <w:tr w:rsidR="005B5930" w:rsidRPr="009B456E" w14:paraId="537ABBB2"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6896B450" w14:textId="77777777" w:rsidR="005B5930" w:rsidRPr="009B456E" w:rsidRDefault="005B5930" w:rsidP="00226296">
            <w:pPr>
              <w:rPr>
                <w:rFonts w:eastAsia="Calibri" w:cs="Arial"/>
                <w:b/>
                <w:sz w:val="20"/>
                <w:szCs w:val="20"/>
              </w:rPr>
            </w:pPr>
            <w:r w:rsidRPr="009B456E">
              <w:rPr>
                <w:rFonts w:eastAsia="Calibri" w:cs="Arial"/>
                <w:b/>
                <w:sz w:val="20"/>
                <w:szCs w:val="20"/>
              </w:rPr>
              <w:t>Alternativen</w:t>
            </w:r>
          </w:p>
        </w:tc>
        <w:tc>
          <w:tcPr>
            <w:tcW w:w="6509" w:type="dxa"/>
          </w:tcPr>
          <w:p w14:paraId="789050DA"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SU erfasst Mängel und kümmert sich um die Behebung dieser.</w:t>
            </w:r>
          </w:p>
        </w:tc>
      </w:tr>
    </w:tbl>
    <w:p w14:paraId="473D830F" w14:textId="7E201094" w:rsidR="005B5930" w:rsidRDefault="00694E46" w:rsidP="005B2BEE">
      <w:pPr>
        <w:pStyle w:val="berschrift3"/>
      </w:pPr>
      <w:r>
        <w:t>UseCase005 Visualisation</w:t>
      </w:r>
    </w:p>
    <w:p w14:paraId="0F17228F" w14:textId="77777777" w:rsidR="005B2BEE" w:rsidRDefault="005B2BEE" w:rsidP="005B2BEE"/>
    <w:p w14:paraId="2F28F055" w14:textId="5098BC61" w:rsidR="005B2BEE" w:rsidRPr="005B2BEE" w:rsidRDefault="005B2BEE" w:rsidP="005B2BEE">
      <w:r w:rsidRPr="005B2BEE">
        <w:rPr>
          <w:noProof/>
          <w:lang w:val="de-CH" w:eastAsia="de-CH"/>
        </w:rPr>
        <w:lastRenderedPageBreak/>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14:paraId="3C06607B" w14:textId="11B8DB37" w:rsidR="00694E46" w:rsidRDefault="00694E46" w:rsidP="00694E46">
      <w:pPr>
        <w:pStyle w:val="berschrift3"/>
      </w:pPr>
      <w:r>
        <w:t>UseCase005 Aktivitätsdiagramm</w:t>
      </w:r>
    </w:p>
    <w:p w14:paraId="4F75501C" w14:textId="628F2E97" w:rsidR="006F4723" w:rsidRDefault="006F4723">
      <w:pPr>
        <w:spacing w:before="0"/>
        <w:jc w:val="left"/>
      </w:pPr>
      <w:r>
        <w:br w:type="page"/>
      </w:r>
    </w:p>
    <w:p w14:paraId="29FB50B1" w14:textId="3E90F431" w:rsidR="006F4723" w:rsidRDefault="00694E46" w:rsidP="00694E46">
      <w:pPr>
        <w:pStyle w:val="berschrift2"/>
      </w:pPr>
      <w:r>
        <w:lastRenderedPageBreak/>
        <w:t>UseCase006</w:t>
      </w:r>
    </w:p>
    <w:p w14:paraId="62346BE3" w14:textId="101BC21A" w:rsidR="00694E46" w:rsidRPr="00694E46" w:rsidRDefault="00694E46" w:rsidP="00694E46">
      <w:pPr>
        <w:pStyle w:val="berschrift3"/>
      </w:pPr>
      <w:r>
        <w:t>UseCase006 Beschreibung</w:t>
      </w:r>
    </w:p>
    <w:tbl>
      <w:tblPr>
        <w:tblStyle w:val="Gitternetztabelle4"/>
        <w:tblW w:w="0" w:type="auto"/>
        <w:tblLook w:val="04A0" w:firstRow="1" w:lastRow="0" w:firstColumn="1" w:lastColumn="0" w:noHBand="0" w:noVBand="1"/>
      </w:tblPr>
      <w:tblGrid>
        <w:gridCol w:w="1961"/>
        <w:gridCol w:w="7095"/>
      </w:tblGrid>
      <w:tr w:rsidR="00FD26DA" w:rsidRPr="00DA2470" w14:paraId="62FD36EA" w14:textId="77777777" w:rsidTr="00FD2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66D2135B" w14:textId="77777777" w:rsidR="00FD26DA" w:rsidRPr="00DA2470" w:rsidRDefault="00FD26DA" w:rsidP="00226296">
            <w:pPr>
              <w:rPr>
                <w:rFonts w:cs="Arial"/>
                <w:sz w:val="20"/>
                <w:szCs w:val="20"/>
              </w:rPr>
            </w:pPr>
            <w:r w:rsidRPr="00DA2470">
              <w:rPr>
                <w:rFonts w:cs="Arial"/>
                <w:sz w:val="20"/>
                <w:szCs w:val="20"/>
              </w:rPr>
              <w:t>UseCase006</w:t>
            </w:r>
          </w:p>
        </w:tc>
        <w:tc>
          <w:tcPr>
            <w:tcW w:w="7095" w:type="dxa"/>
          </w:tcPr>
          <w:p w14:paraId="243D694B" w14:textId="77777777" w:rsidR="00FD26DA" w:rsidRPr="00DA2470" w:rsidRDefault="00FD26DA"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00FD26DA" w:rsidRPr="00DA2470" w14:paraId="46A0FA0A"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7309297" w14:textId="77777777" w:rsidR="00FD26DA" w:rsidRPr="00DA2470" w:rsidRDefault="00FD26DA" w:rsidP="00226296">
            <w:pPr>
              <w:rPr>
                <w:rFonts w:cs="Arial"/>
                <w:sz w:val="20"/>
                <w:szCs w:val="20"/>
              </w:rPr>
            </w:pPr>
            <w:r w:rsidRPr="00DA2470">
              <w:rPr>
                <w:rFonts w:cs="Arial"/>
                <w:sz w:val="20"/>
                <w:szCs w:val="20"/>
              </w:rPr>
              <w:t>Ziel</w:t>
            </w:r>
          </w:p>
        </w:tc>
        <w:tc>
          <w:tcPr>
            <w:tcW w:w="7095" w:type="dxa"/>
          </w:tcPr>
          <w:p w14:paraId="0D746DB2"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 User können sich anhand eines (graphical) user interface’s einloggen.</w:t>
            </w:r>
          </w:p>
        </w:tc>
      </w:tr>
      <w:tr w:rsidR="00FD26DA" w:rsidRPr="00DA2470" w14:paraId="2A35FBBD"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28A52A33" w14:textId="77777777" w:rsidR="00FD26DA" w:rsidRPr="00DA2470" w:rsidRDefault="00FD26DA" w:rsidP="00226296">
            <w:pPr>
              <w:rPr>
                <w:rFonts w:cs="Arial"/>
                <w:sz w:val="20"/>
                <w:szCs w:val="20"/>
              </w:rPr>
            </w:pPr>
            <w:r w:rsidRPr="00DA2470">
              <w:rPr>
                <w:rFonts w:cs="Arial"/>
                <w:sz w:val="20"/>
                <w:szCs w:val="20"/>
              </w:rPr>
              <w:t>Kategorie</w:t>
            </w:r>
          </w:p>
        </w:tc>
        <w:tc>
          <w:tcPr>
            <w:tcW w:w="7095" w:type="dxa"/>
          </w:tcPr>
          <w:p w14:paraId="6350B4D3"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Primär</w:t>
            </w:r>
          </w:p>
        </w:tc>
      </w:tr>
      <w:tr w:rsidR="00FD26DA" w:rsidRPr="00DA2470" w14:paraId="40A59EC4"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74074983" w14:textId="77777777" w:rsidR="00FD26DA" w:rsidRPr="00DA2470" w:rsidRDefault="00FD26DA" w:rsidP="00226296">
            <w:pPr>
              <w:rPr>
                <w:rFonts w:cs="Arial"/>
                <w:sz w:val="20"/>
                <w:szCs w:val="20"/>
              </w:rPr>
            </w:pPr>
            <w:r w:rsidRPr="00DA2470">
              <w:rPr>
                <w:rFonts w:cs="Arial"/>
                <w:sz w:val="20"/>
                <w:szCs w:val="20"/>
              </w:rPr>
              <w:t>Vorbedingung</w:t>
            </w:r>
          </w:p>
        </w:tc>
        <w:tc>
          <w:tcPr>
            <w:tcW w:w="7095" w:type="dxa"/>
          </w:tcPr>
          <w:p w14:paraId="569C2E36"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00FD26DA" w:rsidRPr="00DA2470" w14:paraId="0717915E"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2CC8942E" w14:textId="77777777" w:rsidR="00FD26DA" w:rsidRPr="00DA2470" w:rsidRDefault="00FD26DA" w:rsidP="00226296">
            <w:pPr>
              <w:rPr>
                <w:rFonts w:cs="Arial"/>
                <w:sz w:val="20"/>
                <w:szCs w:val="20"/>
              </w:rPr>
            </w:pPr>
            <w:r w:rsidRPr="00DA2470">
              <w:rPr>
                <w:rFonts w:cs="Arial"/>
                <w:sz w:val="20"/>
                <w:szCs w:val="20"/>
              </w:rPr>
              <w:t>Nachbedingungen Erfolg</w:t>
            </w:r>
          </w:p>
        </w:tc>
        <w:tc>
          <w:tcPr>
            <w:tcW w:w="7095" w:type="dxa"/>
          </w:tcPr>
          <w:p w14:paraId="25E96D6C"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00FD26DA" w:rsidRPr="00DA2470" w14:paraId="0A7160C2"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E30816A" w14:textId="77777777" w:rsidR="00FD26DA" w:rsidRPr="00DA2470" w:rsidRDefault="00FD26DA" w:rsidP="00226296">
            <w:pPr>
              <w:rPr>
                <w:rFonts w:cs="Arial"/>
                <w:sz w:val="20"/>
                <w:szCs w:val="20"/>
              </w:rPr>
            </w:pPr>
            <w:r w:rsidRPr="00DA2470">
              <w:rPr>
                <w:rFonts w:cs="Arial"/>
                <w:sz w:val="20"/>
                <w:szCs w:val="20"/>
              </w:rPr>
              <w:t>Nachbedingungen Fehlschlag</w:t>
            </w:r>
          </w:p>
        </w:tc>
        <w:tc>
          <w:tcPr>
            <w:tcW w:w="7095" w:type="dxa"/>
          </w:tcPr>
          <w:p w14:paraId="15E1972D"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00FD26DA" w:rsidRPr="00DA2470" w14:paraId="319CE9A9"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3A99A9ED" w14:textId="77777777" w:rsidR="00FD26DA" w:rsidRPr="00DA2470" w:rsidRDefault="00FD26DA" w:rsidP="00226296">
            <w:pPr>
              <w:rPr>
                <w:rFonts w:cs="Arial"/>
                <w:sz w:val="20"/>
                <w:szCs w:val="20"/>
              </w:rPr>
            </w:pPr>
            <w:r w:rsidRPr="00DA2470">
              <w:rPr>
                <w:rFonts w:cs="Arial"/>
                <w:sz w:val="20"/>
                <w:szCs w:val="20"/>
              </w:rPr>
              <w:t>Akteure</w:t>
            </w:r>
          </w:p>
        </w:tc>
        <w:tc>
          <w:tcPr>
            <w:tcW w:w="7095" w:type="dxa"/>
          </w:tcPr>
          <w:p w14:paraId="3418AC76"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SU-Ansprechsperson</w:t>
            </w:r>
          </w:p>
        </w:tc>
      </w:tr>
      <w:tr w:rsidR="00FD26DA" w:rsidRPr="00DA2470" w14:paraId="307DA1F0"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6BBCB41C" w14:textId="77777777" w:rsidR="00FD26DA" w:rsidRPr="00DA2470" w:rsidRDefault="00FD26DA" w:rsidP="00226296">
            <w:pPr>
              <w:rPr>
                <w:rFonts w:cs="Arial"/>
                <w:sz w:val="20"/>
                <w:szCs w:val="20"/>
              </w:rPr>
            </w:pPr>
            <w:r w:rsidRPr="00DA2470">
              <w:rPr>
                <w:rFonts w:cs="Arial"/>
                <w:sz w:val="20"/>
                <w:szCs w:val="20"/>
              </w:rPr>
              <w:t>Auslösendes Ereignis</w:t>
            </w:r>
          </w:p>
        </w:tc>
        <w:tc>
          <w:tcPr>
            <w:tcW w:w="7095" w:type="dxa"/>
          </w:tcPr>
          <w:p w14:paraId="41568D75"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35C1962A"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5EBA4542" w14:textId="77777777" w:rsidR="00FD26DA" w:rsidRPr="00DA2470" w:rsidRDefault="00FD26DA" w:rsidP="00226296">
            <w:pPr>
              <w:rPr>
                <w:rFonts w:cs="Arial"/>
                <w:sz w:val="20"/>
                <w:szCs w:val="20"/>
              </w:rPr>
            </w:pPr>
            <w:r w:rsidRPr="00DA2470">
              <w:rPr>
                <w:rFonts w:cs="Arial"/>
                <w:sz w:val="20"/>
                <w:szCs w:val="20"/>
              </w:rPr>
              <w:t>Szenario 1</w:t>
            </w:r>
          </w:p>
        </w:tc>
        <w:tc>
          <w:tcPr>
            <w:tcW w:w="7095" w:type="dxa"/>
          </w:tcPr>
          <w:p w14:paraId="2AFFE359"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71A2B4F9"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EAA9203" w14:textId="77777777" w:rsidR="00FD26DA" w:rsidRPr="00DA2470" w:rsidRDefault="00FD26DA" w:rsidP="00226296">
            <w:pPr>
              <w:rPr>
                <w:rFonts w:cs="Arial"/>
                <w:sz w:val="20"/>
                <w:szCs w:val="20"/>
              </w:rPr>
            </w:pPr>
            <w:r w:rsidRPr="00DA2470">
              <w:rPr>
                <w:rFonts w:cs="Arial"/>
                <w:sz w:val="20"/>
                <w:szCs w:val="20"/>
              </w:rPr>
              <w:t>Beschreibung</w:t>
            </w:r>
          </w:p>
        </w:tc>
        <w:tc>
          <w:tcPr>
            <w:tcW w:w="7095" w:type="dxa"/>
          </w:tcPr>
          <w:p w14:paraId="50B0653D"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1A28C16F"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289184DC"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79D402BA"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0A05B87C" w14:textId="77777777" w:rsidR="00FD26DA" w:rsidRPr="00DA2470" w:rsidRDefault="00FD26DA" w:rsidP="00226296">
            <w:pPr>
              <w:rPr>
                <w:rFonts w:cs="Arial"/>
                <w:sz w:val="20"/>
                <w:szCs w:val="20"/>
              </w:rPr>
            </w:pPr>
            <w:r w:rsidRPr="00DA2470">
              <w:rPr>
                <w:rFonts w:cs="Arial"/>
                <w:sz w:val="20"/>
                <w:szCs w:val="20"/>
              </w:rPr>
              <w:t>Szenario 2</w:t>
            </w:r>
          </w:p>
        </w:tc>
        <w:tc>
          <w:tcPr>
            <w:tcW w:w="7095" w:type="dxa"/>
          </w:tcPr>
          <w:p w14:paraId="188322A0"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02D2344E"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5799906" w14:textId="77777777" w:rsidR="00FD26DA" w:rsidRPr="00DA2470" w:rsidRDefault="00FD26DA" w:rsidP="00226296">
            <w:pPr>
              <w:rPr>
                <w:rFonts w:cs="Arial"/>
                <w:sz w:val="20"/>
                <w:szCs w:val="20"/>
              </w:rPr>
            </w:pPr>
            <w:r w:rsidRPr="00DA2470">
              <w:rPr>
                <w:rFonts w:cs="Arial"/>
                <w:sz w:val="20"/>
                <w:szCs w:val="20"/>
              </w:rPr>
              <w:t>Auslösendes Ereignis</w:t>
            </w:r>
          </w:p>
        </w:tc>
        <w:tc>
          <w:tcPr>
            <w:tcW w:w="7095" w:type="dxa"/>
          </w:tcPr>
          <w:p w14:paraId="34F053F9"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12EDE34D"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552D3454" w14:textId="77777777" w:rsidR="00FD26DA" w:rsidRPr="00DA2470" w:rsidRDefault="00FD26DA" w:rsidP="00226296">
            <w:pPr>
              <w:rPr>
                <w:rFonts w:cs="Arial"/>
                <w:sz w:val="20"/>
                <w:szCs w:val="20"/>
              </w:rPr>
            </w:pPr>
            <w:r w:rsidRPr="00DA2470">
              <w:rPr>
                <w:rFonts w:cs="Arial"/>
                <w:sz w:val="20"/>
                <w:szCs w:val="20"/>
              </w:rPr>
              <w:t>Beschreibung</w:t>
            </w:r>
          </w:p>
        </w:tc>
        <w:tc>
          <w:tcPr>
            <w:tcW w:w="7095" w:type="dxa"/>
          </w:tcPr>
          <w:p w14:paraId="423D69DD"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14:paraId="49130A9E"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14:paraId="7A8B263D"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14:paraId="4746E001"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14:paraId="050C6B4C"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14:paraId="487CE96C"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7B13B184"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14:paraId="3D8E1AA0"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0FA047C4"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5FC7FF34"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4B35C42F" w14:textId="77777777" w:rsidR="00FD26DA" w:rsidRPr="00DA2470" w:rsidRDefault="00FD26DA" w:rsidP="00226296">
            <w:pPr>
              <w:rPr>
                <w:rFonts w:cs="Arial"/>
                <w:sz w:val="20"/>
                <w:szCs w:val="20"/>
              </w:rPr>
            </w:pPr>
            <w:r w:rsidRPr="00DA2470">
              <w:rPr>
                <w:rFonts w:cs="Arial"/>
                <w:sz w:val="20"/>
                <w:szCs w:val="20"/>
              </w:rPr>
              <w:t>Erweiterung</w:t>
            </w:r>
          </w:p>
        </w:tc>
        <w:tc>
          <w:tcPr>
            <w:tcW w:w="7095" w:type="dxa"/>
          </w:tcPr>
          <w:p w14:paraId="68B4164A" w14:textId="77777777" w:rsidR="00FD26DA" w:rsidRPr="00DA2470" w:rsidRDefault="00FD26DA" w:rsidP="00226296">
            <w:pPr>
              <w:ind w:left="360"/>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14:paraId="7DB879A2" w14:textId="6B9485DB" w:rsidR="00163331" w:rsidRDefault="00163331">
      <w:pPr>
        <w:spacing w:before="0"/>
        <w:jc w:val="left"/>
      </w:pPr>
      <w:r>
        <w:br w:type="page"/>
      </w:r>
    </w:p>
    <w:p w14:paraId="5C3D3C78" w14:textId="3445A6C1" w:rsidR="00101A30" w:rsidRDefault="00101A30" w:rsidP="00101A30">
      <w:pPr>
        <w:pStyle w:val="berschrift3"/>
      </w:pPr>
      <w:r>
        <w:lastRenderedPageBreak/>
        <w:t>UseCase006 Visualisation</w:t>
      </w:r>
    </w:p>
    <w:p w14:paraId="5EFD4BA2" w14:textId="364B5CD8" w:rsidR="00101A30" w:rsidRPr="00101A30" w:rsidRDefault="00101A30" w:rsidP="00101A30">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14:paraId="304F5FD0" w14:textId="3E46AFD9" w:rsidR="00163331" w:rsidRDefault="00163331" w:rsidP="00163331">
      <w:pPr>
        <w:pStyle w:val="berschrift3"/>
      </w:pPr>
      <w:r w:rsidRPr="00163331">
        <w:lastRenderedPageBreak/>
        <w:t>UseCase006 Aktivitätsdiagramm</w:t>
      </w:r>
    </w:p>
    <w:p w14:paraId="444D94B8" w14:textId="5915AF0C" w:rsidR="00163331" w:rsidRDefault="00101A30" w:rsidP="00163331">
      <w:pPr>
        <w:spacing w:before="0"/>
        <w:jc w:val="left"/>
        <w:rPr>
          <w:rStyle w:val="berschrift2Zchn"/>
        </w:rPr>
      </w:pPr>
      <w:r w:rsidRPr="00101A30">
        <w:rPr>
          <w:rStyle w:val="berschrift2Zchn"/>
          <w:noProof/>
          <w:lang w:val="de-CH" w:eastAsia="de-CH"/>
        </w:rPr>
        <w:drawing>
          <wp:inline distT="0" distB="0" distL="0" distR="0" wp14:anchorId="34D28A88"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p>
    <w:p w14:paraId="7F6B6F9D" w14:textId="6F4F2777" w:rsidR="00163331" w:rsidRDefault="00163331" w:rsidP="00163331">
      <w:pPr>
        <w:spacing w:before="0"/>
        <w:jc w:val="left"/>
        <w:rPr>
          <w:rStyle w:val="berschrift2Zchn"/>
        </w:rPr>
      </w:pPr>
      <w:r>
        <w:rPr>
          <w:rStyle w:val="berschrift2Zchn"/>
        </w:rPr>
        <w:br w:type="page"/>
      </w:r>
    </w:p>
    <w:p w14:paraId="02A2DE51" w14:textId="18FDB0ED" w:rsidR="00FD26DA" w:rsidRDefault="00163331" w:rsidP="00163331">
      <w:pPr>
        <w:pStyle w:val="berschrift2"/>
      </w:pPr>
      <w:r w:rsidRPr="00163331">
        <w:lastRenderedPageBreak/>
        <w:t>UseCase007</w:t>
      </w:r>
    </w:p>
    <w:p w14:paraId="781646E4" w14:textId="09AA8DF2" w:rsidR="00163331" w:rsidRPr="00163331" w:rsidRDefault="00163331" w:rsidP="00163331">
      <w:pPr>
        <w:pStyle w:val="berschrift3"/>
      </w:pPr>
      <w:r>
        <w:t>UseCase007 Beschreibung</w:t>
      </w:r>
    </w:p>
    <w:tbl>
      <w:tblPr>
        <w:tblStyle w:val="Gitternetztabelle4"/>
        <w:tblW w:w="0" w:type="auto"/>
        <w:tblLook w:val="04A0" w:firstRow="1" w:lastRow="0" w:firstColumn="1" w:lastColumn="0" w:noHBand="0" w:noVBand="1"/>
      </w:tblPr>
      <w:tblGrid>
        <w:gridCol w:w="2135"/>
        <w:gridCol w:w="6921"/>
      </w:tblGrid>
      <w:tr w:rsidR="00FD26DA" w14:paraId="3620A16E" w14:textId="77777777" w:rsidTr="00FD2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1EAA3453" w14:textId="77777777" w:rsidR="00FD26DA" w:rsidRDefault="00FD26DA" w:rsidP="00226296">
            <w:r>
              <w:t>UseCase007</w:t>
            </w:r>
          </w:p>
        </w:tc>
        <w:tc>
          <w:tcPr>
            <w:tcW w:w="6921" w:type="dxa"/>
          </w:tcPr>
          <w:p w14:paraId="02A60529" w14:textId="77777777" w:rsidR="00FD26DA" w:rsidRDefault="00FD26DA" w:rsidP="00226296">
            <w:pPr>
              <w:cnfStyle w:val="100000000000" w:firstRow="1" w:lastRow="0" w:firstColumn="0" w:lastColumn="0" w:oddVBand="0" w:evenVBand="0" w:oddHBand="0" w:evenHBand="0" w:firstRowFirstColumn="0" w:firstRowLastColumn="0" w:lastRowFirstColumn="0" w:lastRowLastColumn="0"/>
            </w:pPr>
            <w:r>
              <w:t>Mängelliste ausdrucken</w:t>
            </w:r>
          </w:p>
        </w:tc>
      </w:tr>
      <w:tr w:rsidR="00FD26DA" w14:paraId="1C490543"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1CDDC0E6" w14:textId="77777777" w:rsidR="00FD26DA" w:rsidRDefault="00FD26DA" w:rsidP="00226296">
            <w:r>
              <w:t>Ziel</w:t>
            </w:r>
          </w:p>
        </w:tc>
        <w:tc>
          <w:tcPr>
            <w:tcW w:w="6921" w:type="dxa"/>
          </w:tcPr>
          <w:p w14:paraId="023DEA0F"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Der Ansprechperson der Subunternehmen kann von seinen Projekten die Mängelliste ausdrucken.</w:t>
            </w:r>
          </w:p>
        </w:tc>
      </w:tr>
      <w:tr w:rsidR="00FD26DA" w14:paraId="30B8F0BB" w14:textId="77777777" w:rsidTr="00FD26DA">
        <w:tc>
          <w:tcPr>
            <w:cnfStyle w:val="001000000000" w:firstRow="0" w:lastRow="0" w:firstColumn="1" w:lastColumn="0" w:oddVBand="0" w:evenVBand="0" w:oddHBand="0" w:evenHBand="0" w:firstRowFirstColumn="0" w:firstRowLastColumn="0" w:lastRowFirstColumn="0" w:lastRowLastColumn="0"/>
            <w:tcW w:w="2135" w:type="dxa"/>
          </w:tcPr>
          <w:p w14:paraId="385B9D94" w14:textId="77777777" w:rsidR="00FD26DA" w:rsidRDefault="00FD26DA" w:rsidP="00226296">
            <w:r>
              <w:t>Kategorie</w:t>
            </w:r>
          </w:p>
        </w:tc>
        <w:tc>
          <w:tcPr>
            <w:tcW w:w="6921" w:type="dxa"/>
          </w:tcPr>
          <w:p w14:paraId="2DB91720"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Sekundär, der Mangelmanager funktioniert auch ohne entsprechende Funktion.</w:t>
            </w:r>
          </w:p>
        </w:tc>
      </w:tr>
      <w:tr w:rsidR="00FD26DA" w14:paraId="13A26B59"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41F80210" w14:textId="77777777" w:rsidR="00FD26DA" w:rsidRDefault="00FD26DA" w:rsidP="00226296">
            <w:r>
              <w:t>Vorbedingungen Erfolg</w:t>
            </w:r>
          </w:p>
        </w:tc>
        <w:tc>
          <w:tcPr>
            <w:tcW w:w="6921" w:type="dxa"/>
          </w:tcPr>
          <w:p w14:paraId="6273E844"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Es müssen offene Mängel vorhanden sein.</w:t>
            </w:r>
          </w:p>
        </w:tc>
      </w:tr>
      <w:tr w:rsidR="00FD26DA" w14:paraId="5912236E" w14:textId="77777777" w:rsidTr="00FD26DA">
        <w:tc>
          <w:tcPr>
            <w:cnfStyle w:val="001000000000" w:firstRow="0" w:lastRow="0" w:firstColumn="1" w:lastColumn="0" w:oddVBand="0" w:evenVBand="0" w:oddHBand="0" w:evenHBand="0" w:firstRowFirstColumn="0" w:firstRowLastColumn="0" w:lastRowFirstColumn="0" w:lastRowLastColumn="0"/>
            <w:tcW w:w="2135" w:type="dxa"/>
          </w:tcPr>
          <w:p w14:paraId="58FCE55C" w14:textId="77777777" w:rsidR="00FD26DA" w:rsidRDefault="00FD26DA" w:rsidP="00226296">
            <w:r>
              <w:t>Nachbedingungen Fehlschlag</w:t>
            </w:r>
          </w:p>
        </w:tc>
        <w:tc>
          <w:tcPr>
            <w:tcW w:w="6921" w:type="dxa"/>
          </w:tcPr>
          <w:p w14:paraId="78F7E4D1"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PDF mit Mängel wird generiert.</w:t>
            </w:r>
          </w:p>
        </w:tc>
      </w:tr>
      <w:tr w:rsidR="00FD26DA" w14:paraId="320FE4D6"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27E61664" w14:textId="77777777" w:rsidR="00FD26DA" w:rsidRDefault="00FD26DA" w:rsidP="00226296">
            <w:r>
              <w:t>Akteure</w:t>
            </w:r>
          </w:p>
        </w:tc>
        <w:tc>
          <w:tcPr>
            <w:tcW w:w="6921" w:type="dxa"/>
          </w:tcPr>
          <w:p w14:paraId="40F5D597" w14:textId="77777777" w:rsidR="00FD26DA" w:rsidRPr="00D80B9E"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SU-Admin, SU-Ansprechperson</w:t>
            </w:r>
          </w:p>
        </w:tc>
      </w:tr>
      <w:tr w:rsidR="00FD26DA" w14:paraId="3233CED1" w14:textId="77777777" w:rsidTr="00FD26DA">
        <w:tc>
          <w:tcPr>
            <w:cnfStyle w:val="001000000000" w:firstRow="0" w:lastRow="0" w:firstColumn="1" w:lastColumn="0" w:oddVBand="0" w:evenVBand="0" w:oddHBand="0" w:evenHBand="0" w:firstRowFirstColumn="0" w:firstRowLastColumn="0" w:lastRowFirstColumn="0" w:lastRowLastColumn="0"/>
            <w:tcW w:w="2135" w:type="dxa"/>
          </w:tcPr>
          <w:p w14:paraId="26CABD8F" w14:textId="77777777" w:rsidR="00FD26DA" w:rsidRDefault="00FD26DA" w:rsidP="00226296">
            <w:r>
              <w:t>Auslösendes Ereignis</w:t>
            </w:r>
          </w:p>
        </w:tc>
        <w:tc>
          <w:tcPr>
            <w:tcW w:w="6921" w:type="dxa"/>
          </w:tcPr>
          <w:p w14:paraId="4AD6EC4B"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SU-Ansprechperson möchte eine Liste mit allen offenen Mängeln ausdrucken.</w:t>
            </w:r>
          </w:p>
        </w:tc>
      </w:tr>
      <w:tr w:rsidR="00FD26DA" w14:paraId="5689A2B4"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0891EC0A" w14:textId="77777777" w:rsidR="00FD26DA" w:rsidRDefault="00FD26DA" w:rsidP="00226296">
            <w:r>
              <w:t>Beschreibung</w:t>
            </w:r>
          </w:p>
        </w:tc>
        <w:tc>
          <w:tcPr>
            <w:tcW w:w="6921" w:type="dxa"/>
          </w:tcPr>
          <w:p w14:paraId="6118F361" w14:textId="77777777" w:rsidR="00FD26DA"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Die Ansprechperson öffnet ein ausgewähltes Projekt.</w:t>
            </w:r>
          </w:p>
          <w:p w14:paraId="153DAF7A" w14:textId="77777777" w:rsidR="00FD26DA"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Durch die Filterfunktion kann die Ansprechperson die gewünschten Mängel anzeigen lassen.</w:t>
            </w:r>
          </w:p>
          <w:p w14:paraId="7A81899F" w14:textId="77777777" w:rsidR="00FD26DA"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Ein Klick auf „Drucken“ generiert ihm eine PDF Datei mit den vorhin ausgewählten gefilterten Mängeln.</w:t>
            </w:r>
          </w:p>
        </w:tc>
      </w:tr>
      <w:tr w:rsidR="00FD26DA" w14:paraId="48FA54AD" w14:textId="77777777" w:rsidTr="00FD26DA">
        <w:tc>
          <w:tcPr>
            <w:cnfStyle w:val="001000000000" w:firstRow="0" w:lastRow="0" w:firstColumn="1" w:lastColumn="0" w:oddVBand="0" w:evenVBand="0" w:oddHBand="0" w:evenHBand="0" w:firstRowFirstColumn="0" w:firstRowLastColumn="0" w:lastRowFirstColumn="0" w:lastRowLastColumn="0"/>
            <w:tcW w:w="2135" w:type="dxa"/>
          </w:tcPr>
          <w:p w14:paraId="7933BCA9" w14:textId="77777777" w:rsidR="00FD26DA" w:rsidRDefault="00FD26DA" w:rsidP="00226296">
            <w:r>
              <w:t>Erweiterung</w:t>
            </w:r>
          </w:p>
        </w:tc>
        <w:tc>
          <w:tcPr>
            <w:tcW w:w="6921" w:type="dxa"/>
          </w:tcPr>
          <w:p w14:paraId="50D9A777"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1a Auswählbar ob ein PDF geöffnet oder direkt gedruckt werden soll.</w:t>
            </w:r>
          </w:p>
        </w:tc>
      </w:tr>
    </w:tbl>
    <w:p w14:paraId="24424DAA" w14:textId="2EB10B75" w:rsidR="00FD26DA" w:rsidRDefault="00163331" w:rsidP="00163331">
      <w:pPr>
        <w:pStyle w:val="berschrift3"/>
        <w:rPr>
          <w:noProof/>
          <w:lang w:val="de-CH" w:eastAsia="de-CH"/>
        </w:rPr>
      </w:pPr>
      <w:r>
        <w:rPr>
          <w:noProof/>
          <w:lang w:val="de-CH" w:eastAsia="de-CH"/>
        </w:rPr>
        <w:t>UseCase007 Visualisation</w:t>
      </w:r>
    </w:p>
    <w:p w14:paraId="48563F01" w14:textId="0512D13F" w:rsidR="000D632C" w:rsidRPr="000D632C" w:rsidRDefault="00101A30" w:rsidP="000D632C">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14:paraId="603839CA" w14:textId="680DF138" w:rsidR="000D632C" w:rsidRDefault="000D632C" w:rsidP="000D632C">
      <w:pPr>
        <w:pStyle w:val="berschrift3"/>
        <w:rPr>
          <w:lang w:val="de-CH" w:eastAsia="de-CH"/>
        </w:rPr>
      </w:pPr>
      <w:r>
        <w:rPr>
          <w:lang w:val="de-CH" w:eastAsia="de-CH"/>
        </w:rPr>
        <w:lastRenderedPageBreak/>
        <w:t>UseCase007 Aktivitätsdiagramm</w:t>
      </w:r>
    </w:p>
    <w:p w14:paraId="3A0B6D14" w14:textId="7BA61E41" w:rsidR="00101A30" w:rsidRPr="00101A30" w:rsidRDefault="00101A30" w:rsidP="00101A30">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14:paraId="757BB6CE" w14:textId="6C0B3590" w:rsidR="006F4723" w:rsidRDefault="006F4723">
      <w:pPr>
        <w:spacing w:before="0"/>
        <w:jc w:val="left"/>
      </w:pPr>
      <w:r>
        <w:br w:type="page"/>
      </w:r>
    </w:p>
    <w:p w14:paraId="57C9A640" w14:textId="04586E92" w:rsidR="006F4723" w:rsidRDefault="000D632C" w:rsidP="000D632C">
      <w:pPr>
        <w:pStyle w:val="berschrift2"/>
      </w:pPr>
      <w:r>
        <w:lastRenderedPageBreak/>
        <w:t>UseCase008</w:t>
      </w:r>
    </w:p>
    <w:p w14:paraId="1EF89579" w14:textId="7F375DB4" w:rsidR="000D632C" w:rsidRPr="000D632C" w:rsidRDefault="000D632C" w:rsidP="000D632C">
      <w:pPr>
        <w:pStyle w:val="berschrift3"/>
      </w:pPr>
      <w:r>
        <w:t>UseCase008 Beschreibung</w:t>
      </w:r>
    </w:p>
    <w:tbl>
      <w:tblPr>
        <w:tblStyle w:val="Gitternetztabelle4"/>
        <w:tblW w:w="9067" w:type="dxa"/>
        <w:tblLook w:val="04A0" w:firstRow="1" w:lastRow="0" w:firstColumn="1" w:lastColumn="0" w:noHBand="0" w:noVBand="1"/>
      </w:tblPr>
      <w:tblGrid>
        <w:gridCol w:w="1990"/>
        <w:gridCol w:w="29"/>
        <w:gridCol w:w="7048"/>
      </w:tblGrid>
      <w:tr w:rsidR="00FD26DA" w14:paraId="1410857C" w14:textId="77777777" w:rsidTr="00226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14:paraId="15EFA700" w14:textId="77777777" w:rsidR="00FD26DA" w:rsidRDefault="00FD26DA" w:rsidP="00226296">
            <w:r>
              <w:t>UseCase008</w:t>
            </w:r>
          </w:p>
        </w:tc>
        <w:tc>
          <w:tcPr>
            <w:tcW w:w="7194" w:type="dxa"/>
          </w:tcPr>
          <w:p w14:paraId="25E66DD7" w14:textId="77777777" w:rsidR="00FD26DA" w:rsidRDefault="00FD26DA" w:rsidP="00226296">
            <w:pPr>
              <w:cnfStyle w:val="100000000000" w:firstRow="1" w:lastRow="0" w:firstColumn="0" w:lastColumn="0" w:oddVBand="0" w:evenVBand="0" w:oddHBand="0" w:evenHBand="0" w:firstRowFirstColumn="0" w:firstRowLastColumn="0" w:lastRowFirstColumn="0" w:lastRowLastColumn="0"/>
            </w:pPr>
            <w:r>
              <w:t>Mängeldaten filtern</w:t>
            </w:r>
          </w:p>
        </w:tc>
      </w:tr>
      <w:tr w:rsidR="00FD26DA" w14:paraId="0C76FCF2" w14:textId="77777777" w:rsidTr="00226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14:paraId="58DD983F" w14:textId="77777777" w:rsidR="00FD26DA" w:rsidRPr="000B1A1D" w:rsidRDefault="00FD26DA" w:rsidP="00226296">
            <w:pPr>
              <w:rPr>
                <w:b w:val="0"/>
              </w:rPr>
            </w:pPr>
            <w:r w:rsidRPr="000B1A1D">
              <w:rPr>
                <w:b w:val="0"/>
              </w:rPr>
              <w:t>Ziel</w:t>
            </w:r>
          </w:p>
        </w:tc>
        <w:tc>
          <w:tcPr>
            <w:tcW w:w="7194" w:type="dxa"/>
          </w:tcPr>
          <w:p w14:paraId="48269D8D"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Die UIs müssen die Mängeldaten nach diversen Kriterien filtern können</w:t>
            </w:r>
          </w:p>
        </w:tc>
      </w:tr>
      <w:tr w:rsidR="00FD26DA" w14:paraId="6F8B0CA6" w14:textId="77777777" w:rsidTr="00226296">
        <w:tc>
          <w:tcPr>
            <w:cnfStyle w:val="001000000000" w:firstRow="0" w:lastRow="0" w:firstColumn="1" w:lastColumn="0" w:oddVBand="0" w:evenVBand="0" w:oddHBand="0" w:evenHBand="0" w:firstRowFirstColumn="0" w:firstRowLastColumn="0" w:lastRowFirstColumn="0" w:lastRowLastColumn="0"/>
            <w:tcW w:w="1873" w:type="dxa"/>
            <w:gridSpan w:val="2"/>
          </w:tcPr>
          <w:p w14:paraId="4BD297C5" w14:textId="77777777" w:rsidR="00FD26DA" w:rsidRPr="000B1A1D" w:rsidRDefault="00FD26DA" w:rsidP="00226296">
            <w:pPr>
              <w:rPr>
                <w:b w:val="0"/>
              </w:rPr>
            </w:pPr>
            <w:r w:rsidRPr="000B1A1D">
              <w:rPr>
                <w:b w:val="0"/>
              </w:rPr>
              <w:t>Kategorie</w:t>
            </w:r>
          </w:p>
        </w:tc>
        <w:tc>
          <w:tcPr>
            <w:tcW w:w="7194" w:type="dxa"/>
          </w:tcPr>
          <w:p w14:paraId="691541D2"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Sekundär, der Mangelmanager funktioniert auch ohne entsprechende Funktion.</w:t>
            </w:r>
          </w:p>
        </w:tc>
      </w:tr>
      <w:tr w:rsidR="00FD26DA" w14:paraId="465C1F22" w14:textId="77777777" w:rsidTr="00226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14:paraId="447123B5" w14:textId="77777777" w:rsidR="00FD26DA" w:rsidRPr="000B1A1D" w:rsidRDefault="00FD26DA" w:rsidP="00226296">
            <w:pPr>
              <w:rPr>
                <w:b w:val="0"/>
              </w:rPr>
            </w:pPr>
            <w:r w:rsidRPr="000B1A1D">
              <w:rPr>
                <w:b w:val="0"/>
              </w:rPr>
              <w:t xml:space="preserve">Vorbedingungen </w:t>
            </w:r>
          </w:p>
        </w:tc>
        <w:tc>
          <w:tcPr>
            <w:tcW w:w="7194" w:type="dxa"/>
          </w:tcPr>
          <w:p w14:paraId="4373A3B5"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Es müssen Daten vorhanden sein.</w:t>
            </w:r>
          </w:p>
        </w:tc>
      </w:tr>
      <w:tr w:rsidR="00FD26DA" w14:paraId="3FC11DE4" w14:textId="77777777" w:rsidTr="00226296">
        <w:tc>
          <w:tcPr>
            <w:cnfStyle w:val="001000000000" w:firstRow="0" w:lastRow="0" w:firstColumn="1" w:lastColumn="0" w:oddVBand="0" w:evenVBand="0" w:oddHBand="0" w:evenHBand="0" w:firstRowFirstColumn="0" w:firstRowLastColumn="0" w:lastRowFirstColumn="0" w:lastRowLastColumn="0"/>
            <w:tcW w:w="1843" w:type="dxa"/>
            <w:hideMark/>
          </w:tcPr>
          <w:p w14:paraId="57234706" w14:textId="77777777" w:rsidR="00FD26DA" w:rsidRDefault="00FD26DA" w:rsidP="00226296">
            <w:pPr>
              <w:rPr>
                <w:b w:val="0"/>
              </w:rPr>
            </w:pPr>
            <w:r>
              <w:rPr>
                <w:b w:val="0"/>
              </w:rPr>
              <w:t>Nachbedingungen Erfolg</w:t>
            </w:r>
          </w:p>
        </w:tc>
        <w:tc>
          <w:tcPr>
            <w:tcW w:w="7224" w:type="dxa"/>
            <w:gridSpan w:val="2"/>
            <w:hideMark/>
          </w:tcPr>
          <w:p w14:paraId="7F688BB1"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Die Daten werden korrekt nach dem gewählten Kriterium gefiltert.</w:t>
            </w:r>
          </w:p>
          <w:p w14:paraId="68C3EF52"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rPr>
                <w:b/>
              </w:rPr>
            </w:pPr>
          </w:p>
        </w:tc>
      </w:tr>
      <w:tr w:rsidR="00FD26DA" w14:paraId="6886FF11" w14:textId="77777777" w:rsidTr="00226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A48C64" w14:textId="77777777" w:rsidR="00FD26DA" w:rsidRDefault="00FD26DA" w:rsidP="00226296">
            <w:pPr>
              <w:rPr>
                <w:b w:val="0"/>
              </w:rPr>
            </w:pPr>
            <w:r>
              <w:rPr>
                <w:b w:val="0"/>
              </w:rPr>
              <w:t>Nachbedingungen Fehlschlag</w:t>
            </w:r>
          </w:p>
        </w:tc>
        <w:tc>
          <w:tcPr>
            <w:tcW w:w="7224"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AACCFE"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 xml:space="preserve">Die Daten werden falsch gefiltert. z.b werden bereits erledigte Mängel angezeigt bei einer Suche mit nicht erledigten Mängel.  </w:t>
            </w:r>
          </w:p>
        </w:tc>
      </w:tr>
      <w:tr w:rsidR="00FD26DA" w:rsidRPr="009D3DDE" w14:paraId="0D788F1C" w14:textId="77777777" w:rsidTr="0022629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F4245E" w14:textId="77777777" w:rsidR="00FD26DA" w:rsidRDefault="00FD26DA" w:rsidP="00226296">
            <w:pPr>
              <w:rPr>
                <w:b w:val="0"/>
              </w:rPr>
            </w:pPr>
            <w:r>
              <w:rPr>
                <w:b w:val="0"/>
              </w:rPr>
              <w:t>Akteure</w:t>
            </w:r>
          </w:p>
        </w:tc>
        <w:tc>
          <w:tcPr>
            <w:tcW w:w="7224"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23E0EC" w14:textId="77777777" w:rsidR="00FD26DA" w:rsidRPr="009D3DDE" w:rsidRDefault="00FD26DA" w:rsidP="00226296">
            <w:pPr>
              <w:cnfStyle w:val="000000000000" w:firstRow="0" w:lastRow="0" w:firstColumn="0" w:lastColumn="0" w:oddVBand="0" w:evenVBand="0" w:oddHBand="0" w:evenHBand="0" w:firstRowFirstColumn="0" w:firstRowLastColumn="0" w:lastRowFirstColumn="0" w:lastRowLastColumn="0"/>
            </w:pPr>
            <w:r w:rsidRPr="009D3DDE">
              <w:t>GU-Bauleiter, SU-Admin, SU-Ansprechperson</w:t>
            </w:r>
          </w:p>
        </w:tc>
      </w:tr>
      <w:tr w:rsidR="00FD26DA" w14:paraId="2D6CA28F" w14:textId="77777777" w:rsidTr="00226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16E2B0" w14:textId="77777777" w:rsidR="00FD26DA" w:rsidRDefault="00FD26DA" w:rsidP="00226296">
            <w:pPr>
              <w:rPr>
                <w:b w:val="0"/>
              </w:rPr>
            </w:pPr>
            <w:r>
              <w:rPr>
                <w:b w:val="0"/>
              </w:rPr>
              <w:t>Auslösendes Ereignis</w:t>
            </w:r>
          </w:p>
        </w:tc>
        <w:tc>
          <w:tcPr>
            <w:tcW w:w="7224"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0358A6"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Die Mängeldaten müssen nach irgendeinem Kriterium gefiltert angezeigt werden.</w:t>
            </w:r>
          </w:p>
        </w:tc>
      </w:tr>
      <w:tr w:rsidR="00FD26DA" w14:paraId="06F77427" w14:textId="77777777" w:rsidTr="0022629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A52203" w14:textId="77777777" w:rsidR="00FD26DA" w:rsidRDefault="00FD26DA" w:rsidP="00226296">
            <w:pPr>
              <w:rPr>
                <w:b w:val="0"/>
              </w:rPr>
            </w:pPr>
            <w:r>
              <w:rPr>
                <w:b w:val="0"/>
              </w:rPr>
              <w:t>Beschreibung</w:t>
            </w:r>
          </w:p>
        </w:tc>
        <w:tc>
          <w:tcPr>
            <w:tcW w:w="7224"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16B3AB"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Sinnvolle Kriterien müssen eingebaut werden um z.b alle Mängeldaten für ein Projekt nach Fälligkeitsdatum sortiert anzuzeigen oder z.b alle Mängel für ein Projekt anzuzeigen, die noch nicht erledigt wurden.</w:t>
            </w:r>
          </w:p>
        </w:tc>
      </w:tr>
    </w:tbl>
    <w:p w14:paraId="3D37843F" w14:textId="07F7D25E" w:rsidR="00FD26DA" w:rsidRDefault="000D632C" w:rsidP="000D632C">
      <w:pPr>
        <w:pStyle w:val="berschrift3"/>
      </w:pPr>
      <w:r>
        <w:t>UseCase008 Visualisation</w:t>
      </w:r>
    </w:p>
    <w:p w14:paraId="293A9AED" w14:textId="77777777" w:rsidR="000D632C" w:rsidRPr="000D632C" w:rsidRDefault="000D632C" w:rsidP="000D632C"/>
    <w:p w14:paraId="04A6A440" w14:textId="494E0C95" w:rsidR="000D632C" w:rsidRDefault="000D632C" w:rsidP="000D632C">
      <w:pPr>
        <w:pStyle w:val="berschrift3"/>
      </w:pPr>
      <w:r>
        <w:t>UseCase008 Aktivitätsdiagramm</w:t>
      </w:r>
    </w:p>
    <w:p w14:paraId="37E89FA3" w14:textId="77777777" w:rsidR="000D632C" w:rsidRPr="000D632C" w:rsidRDefault="000D632C" w:rsidP="000D632C"/>
    <w:p w14:paraId="0EC364BE" w14:textId="30F0D10E" w:rsidR="004A78C2" w:rsidRPr="004A78C2" w:rsidRDefault="004A78C2" w:rsidP="004A78C2">
      <w:pPr>
        <w:pStyle w:val="berschrift1"/>
        <w:rPr>
          <w:lang w:val="fr-CH"/>
        </w:rPr>
      </w:pPr>
      <w:bookmarkStart w:id="320" w:name="_Toc414449892"/>
      <w:r w:rsidRPr="004A78C2">
        <w:rPr>
          <w:lang w:val="fr-CH"/>
        </w:rPr>
        <w:t>Klassendiagramme</w:t>
      </w:r>
      <w:bookmarkEnd w:id="320"/>
    </w:p>
    <w:p w14:paraId="545D8C87" w14:textId="77777777" w:rsidR="004A78C2" w:rsidRPr="004A78C2" w:rsidRDefault="004A78C2" w:rsidP="004A78C2">
      <w:pPr>
        <w:rPr>
          <w:lang w:val="fr-CH"/>
        </w:rPr>
      </w:pPr>
    </w:p>
    <w:p w14:paraId="23E4FD66" w14:textId="3C47D813" w:rsidR="004A78C2" w:rsidRPr="004A78C2" w:rsidRDefault="004A78C2" w:rsidP="004A78C2">
      <w:pPr>
        <w:pStyle w:val="berschrift1"/>
        <w:rPr>
          <w:lang w:val="fr-CH"/>
        </w:rPr>
      </w:pPr>
      <w:bookmarkStart w:id="321" w:name="_Toc414449893"/>
      <w:r w:rsidRPr="004A78C2">
        <w:rPr>
          <w:lang w:val="fr-CH"/>
        </w:rPr>
        <w:t>Deyploment-Infos</w:t>
      </w:r>
      <w:bookmarkEnd w:id="321"/>
    </w:p>
    <w:p w14:paraId="368674DD" w14:textId="77777777" w:rsidR="004A78C2" w:rsidRPr="004A78C2" w:rsidRDefault="004A78C2" w:rsidP="004A78C2">
      <w:pPr>
        <w:rPr>
          <w:lang w:val="fr-CH"/>
        </w:rPr>
      </w:pPr>
    </w:p>
    <w:p w14:paraId="5F3E10E2" w14:textId="7682C914" w:rsidR="004A78C2" w:rsidRPr="004A78C2" w:rsidRDefault="004A78C2" w:rsidP="004A78C2">
      <w:pPr>
        <w:pStyle w:val="berschrift1"/>
        <w:rPr>
          <w:lang w:val="fr-CH"/>
        </w:rPr>
      </w:pPr>
      <w:bookmarkStart w:id="322" w:name="_Toc414449894"/>
      <w:r w:rsidRPr="004A78C2">
        <w:rPr>
          <w:lang w:val="fr-CH"/>
        </w:rPr>
        <w:t>TDD und JUnit</w:t>
      </w:r>
      <w:bookmarkEnd w:id="322"/>
    </w:p>
    <w:p w14:paraId="0A08374B" w14:textId="77777777" w:rsidR="004A78C2" w:rsidRPr="004A78C2" w:rsidRDefault="004A78C2" w:rsidP="004A78C2">
      <w:pPr>
        <w:rPr>
          <w:lang w:val="fr-CH"/>
        </w:rPr>
      </w:pPr>
    </w:p>
    <w:p w14:paraId="783DFC5A" w14:textId="0EDF41A7" w:rsidR="004A78C2" w:rsidRPr="004A78C2" w:rsidRDefault="004A78C2" w:rsidP="004A78C2">
      <w:pPr>
        <w:pStyle w:val="berschrift1"/>
        <w:rPr>
          <w:lang w:val="fr-CH"/>
        </w:rPr>
      </w:pPr>
      <w:bookmarkStart w:id="323" w:name="_Toc414449895"/>
      <w:r w:rsidRPr="004A78C2">
        <w:rPr>
          <w:lang w:val="fr-CH"/>
        </w:rPr>
        <w:t>Funktionale Test’s</w:t>
      </w:r>
      <w:bookmarkEnd w:id="323"/>
    </w:p>
    <w:p w14:paraId="41466F28" w14:textId="77777777" w:rsidR="004A78C2" w:rsidRPr="004A78C2" w:rsidRDefault="004A78C2" w:rsidP="004A78C2">
      <w:pPr>
        <w:rPr>
          <w:lang w:val="fr-CH"/>
        </w:rPr>
      </w:pPr>
    </w:p>
    <w:p w14:paraId="46231C03" w14:textId="5D9037F4" w:rsidR="004A78C2" w:rsidRPr="004A78C2" w:rsidRDefault="004A78C2" w:rsidP="004A78C2">
      <w:pPr>
        <w:pStyle w:val="berschrift1"/>
        <w:rPr>
          <w:lang w:val="fr-CH"/>
        </w:rPr>
      </w:pPr>
      <w:bookmarkStart w:id="324" w:name="_Toc414449896"/>
      <w:r w:rsidRPr="004A78C2">
        <w:rPr>
          <w:lang w:val="fr-CH"/>
        </w:rPr>
        <w:lastRenderedPageBreak/>
        <w:t>DB – Dokumentation</w:t>
      </w:r>
      <w:bookmarkEnd w:id="324"/>
    </w:p>
    <w:p w14:paraId="5AC521EB" w14:textId="77777777" w:rsidR="004A78C2" w:rsidRPr="004A78C2" w:rsidRDefault="004A78C2" w:rsidP="004A78C2">
      <w:pPr>
        <w:rPr>
          <w:lang w:val="fr-CH"/>
        </w:rPr>
      </w:pPr>
    </w:p>
    <w:p w14:paraId="57B3207E" w14:textId="5EF36CF4" w:rsidR="004A78C2" w:rsidRPr="004A78C2" w:rsidRDefault="004A78C2" w:rsidP="004A78C2">
      <w:pPr>
        <w:pStyle w:val="berschrift1"/>
        <w:rPr>
          <w:lang w:val="de-CH"/>
        </w:rPr>
      </w:pPr>
      <w:bookmarkStart w:id="325" w:name="_Toc414449897"/>
      <w:r w:rsidRPr="004A78C2">
        <w:rPr>
          <w:lang w:val="de-CH"/>
        </w:rPr>
        <w:t>Beiträge pro Projektmitglied (2015_FS_INM21_Individuelles_Portfolio_Name_Vorname.xlsx)</w:t>
      </w:r>
      <w:bookmarkEnd w:id="325"/>
    </w:p>
    <w:p w14:paraId="7D0538E2" w14:textId="77777777" w:rsidR="004A78C2" w:rsidRPr="004A78C2" w:rsidRDefault="004A78C2" w:rsidP="004A78C2">
      <w:pPr>
        <w:rPr>
          <w:lang w:val="de-CH"/>
        </w:rPr>
      </w:pPr>
    </w:p>
    <w:p w14:paraId="4C642DD6" w14:textId="2AAB580B" w:rsidR="004A78C2" w:rsidRPr="004A78C2" w:rsidRDefault="004A78C2" w:rsidP="004A78C2">
      <w:pPr>
        <w:pStyle w:val="berschrift1"/>
        <w:rPr>
          <w:lang w:val="de-CH"/>
        </w:rPr>
      </w:pPr>
      <w:bookmarkStart w:id="326" w:name="_Toc414449898"/>
      <w:r w:rsidRPr="004A78C2">
        <w:rPr>
          <w:lang w:val="de-CH"/>
        </w:rPr>
        <w:t>Source-Code von selber beschriebenem Code</w:t>
      </w:r>
      <w:bookmarkEnd w:id="326"/>
    </w:p>
    <w:p w14:paraId="3D45D5AA" w14:textId="77777777" w:rsidR="004A78C2" w:rsidRPr="004A78C2" w:rsidRDefault="004A78C2" w:rsidP="004A78C2">
      <w:pPr>
        <w:rPr>
          <w:lang w:val="de-CH"/>
        </w:rPr>
      </w:pPr>
    </w:p>
    <w:p w14:paraId="3B22C216" w14:textId="6B6EAE89" w:rsidR="004A78C2" w:rsidRPr="004A78C2" w:rsidRDefault="004A78C2" w:rsidP="004A78C2">
      <w:pPr>
        <w:pStyle w:val="berschrift1"/>
        <w:rPr>
          <w:lang w:val="de-CH"/>
        </w:rPr>
      </w:pPr>
      <w:bookmarkStart w:id="327" w:name="_Toc414449899"/>
      <w:r w:rsidRPr="004A78C2">
        <w:rPr>
          <w:lang w:val="de-CH"/>
        </w:rPr>
        <w:t>Weitere Dokumentationen</w:t>
      </w:r>
      <w:bookmarkEnd w:id="327"/>
    </w:p>
    <w:p w14:paraId="29F0A561" w14:textId="77777777" w:rsidR="004A78C2" w:rsidRPr="004A78C2" w:rsidRDefault="004A78C2" w:rsidP="004A78C2">
      <w:pPr>
        <w:rPr>
          <w:lang w:val="de-CH"/>
        </w:rPr>
      </w:pPr>
    </w:p>
    <w:sectPr w:rsidR="004A78C2" w:rsidRPr="004A78C2" w:rsidSect="00286C99">
      <w:headerReference w:type="default" r:id="rId35"/>
      <w:footerReference w:type="default" r:id="rId36"/>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1" w:author="Gernot Starke" w:date="2012-01-14T10:02:00Z" w:initials="GS">
    <w:p w14:paraId="415E438F" w14:textId="53A37EE5" w:rsidR="00FB155F" w:rsidRDefault="00FB155F">
      <w:pPr>
        <w:pStyle w:val="Kommentartext"/>
      </w:pPr>
      <w:r>
        <w:rPr>
          <w:rStyle w:val="Kommentarzeichen"/>
        </w:rPr>
        <w:annotationRef/>
      </w:r>
      <w:r>
        <w:t>Verschoben aus Kapitel 8</w:t>
      </w:r>
    </w:p>
  </w:comment>
  <w:comment w:id="253" w:author="Gernot Starke" w:date="2012-01-14T10:01:00Z" w:initials="GS">
    <w:p w14:paraId="2F6DB798" w14:textId="07FAF38E" w:rsidR="00FB155F" w:rsidRDefault="00FB155F">
      <w:pPr>
        <w:pStyle w:val="Kommentartext"/>
      </w:pPr>
      <w:r>
        <w:rPr>
          <w:rStyle w:val="Kommentarzeichen"/>
        </w:rPr>
        <w:annotationRef/>
      </w:r>
      <w:r>
        <w:t>neu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5E438F" w15:done="0"/>
  <w15:commentEx w15:paraId="2F6DB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E2C85C" w14:textId="77777777" w:rsidR="00893FA2" w:rsidRDefault="00893FA2">
      <w:r>
        <w:separator/>
      </w:r>
    </w:p>
  </w:endnote>
  <w:endnote w:type="continuationSeparator" w:id="0">
    <w:p w14:paraId="15B611A6" w14:textId="77777777" w:rsidR="00893FA2" w:rsidRDefault="00893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FB155F" w:rsidRPr="002510E7" w:rsidRDefault="00FB155F" w:rsidP="00286C99">
    <w:pPr>
      <w:pStyle w:val="Fuzeile"/>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FB155F" w:rsidRPr="002510E7" w:rsidRDefault="00FB155F" w:rsidP="00286C99">
    <w:pPr>
      <w:pStyle w:val="Fuzeile"/>
      <w:jc w:val="right"/>
    </w:pPr>
    <w:r>
      <w:rPr>
        <w:noProof/>
        <w:lang w:val="de-CH" w:eastAsia="de-CH"/>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3D2EE" w14:textId="77777777" w:rsidR="00893FA2" w:rsidRDefault="00893FA2">
      <w:r>
        <w:separator/>
      </w:r>
    </w:p>
  </w:footnote>
  <w:footnote w:type="continuationSeparator" w:id="0">
    <w:p w14:paraId="5761605F" w14:textId="77777777" w:rsidR="00893FA2" w:rsidRDefault="00893F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FB155F" w:rsidRDefault="00FB155F" w:rsidP="00286C99">
    <w:pPr>
      <w:pStyle w:val="Kopfzeile"/>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302CC2">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02CC2">
      <w:rPr>
        <w:rStyle w:val="Seitenzahl"/>
        <w:noProof/>
      </w:rPr>
      <w:t>49</w:t>
    </w:r>
    <w:r>
      <w:rPr>
        <w:rStyle w:val="Seitenzahl"/>
      </w:rPr>
      <w:fldChar w:fldCharType="end"/>
    </w:r>
  </w:p>
  <w:p w14:paraId="0B6542F7" w14:textId="77777777" w:rsidR="00FB155F" w:rsidRDefault="00FB155F"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FB155F" w:rsidRDefault="00FB155F" w:rsidP="00286C99">
    <w:pPr>
      <w:pStyle w:val="Kopfzeile"/>
      <w:tabs>
        <w:tab w:val="left" w:pos="688"/>
      </w:tabs>
      <w:jc w:val="left"/>
    </w:pPr>
    <w:r>
      <w:rPr>
        <w:noProof/>
        <w:lang w:val="de-CH" w:eastAsia="de-CH"/>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302CC2">
      <w:rPr>
        <w:rStyle w:val="Seitenzahl"/>
        <w:noProof/>
      </w:rPr>
      <w:t>9</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02CC2">
      <w:rPr>
        <w:rStyle w:val="Seitenzahl"/>
        <w:noProof/>
      </w:rPr>
      <w:t>49</w:t>
    </w:r>
    <w:r>
      <w:rPr>
        <w:rStyle w:val="Seitenzahl"/>
      </w:rPr>
      <w:fldChar w:fldCharType="end"/>
    </w:r>
  </w:p>
  <w:p w14:paraId="5F5BBDD4" w14:textId="77777777" w:rsidR="00FB155F" w:rsidRDefault="00FB155F"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3864A03"/>
    <w:multiLevelType w:val="hybridMultilevel"/>
    <w:tmpl w:val="367A36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2">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B50796A"/>
    <w:multiLevelType w:val="hybridMultilevel"/>
    <w:tmpl w:val="6EF4F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31A6234"/>
    <w:multiLevelType w:val="hybridMultilevel"/>
    <w:tmpl w:val="3D74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4">
    <w:nsid w:val="6E730735"/>
    <w:multiLevelType w:val="hybridMultilevel"/>
    <w:tmpl w:val="686668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3"/>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21"/>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33"/>
  </w:num>
  <w:num w:numId="17">
    <w:abstractNumId w:val="30"/>
  </w:num>
  <w:num w:numId="18">
    <w:abstractNumId w:val="35"/>
  </w:num>
  <w:num w:numId="19">
    <w:abstractNumId w:val="22"/>
  </w:num>
  <w:num w:numId="20">
    <w:abstractNumId w:val="19"/>
  </w:num>
  <w:num w:numId="21">
    <w:abstractNumId w:val="16"/>
  </w:num>
  <w:num w:numId="22">
    <w:abstractNumId w:val="27"/>
  </w:num>
  <w:num w:numId="23">
    <w:abstractNumId w:val="17"/>
  </w:num>
  <w:num w:numId="24">
    <w:abstractNumId w:val="31"/>
  </w:num>
  <w:num w:numId="25">
    <w:abstractNumId w:val="20"/>
  </w:num>
  <w:num w:numId="26">
    <w:abstractNumId w:val="24"/>
  </w:num>
  <w:num w:numId="27">
    <w:abstractNumId w:val="32"/>
  </w:num>
  <w:num w:numId="28">
    <w:abstractNumId w:val="26"/>
  </w:num>
  <w:num w:numId="29">
    <w:abstractNumId w:val="18"/>
  </w:num>
  <w:num w:numId="30">
    <w:abstractNumId w:val="29"/>
  </w:num>
  <w:num w:numId="31">
    <w:abstractNumId w:val="23"/>
  </w:num>
  <w:num w:numId="32">
    <w:abstractNumId w:val="14"/>
  </w:num>
  <w:num w:numId="33">
    <w:abstractNumId w:val="36"/>
  </w:num>
  <w:num w:numId="34">
    <w:abstractNumId w:val="11"/>
  </w:num>
  <w:num w:numId="35">
    <w:abstractNumId w:val="28"/>
  </w:num>
  <w:num w:numId="36">
    <w:abstractNumId w:val="25"/>
  </w:num>
  <w:num w:numId="37">
    <w:abstractNumId w:val="34"/>
  </w:num>
  <w:num w:numId="38">
    <w:abstractNumId w:val="13"/>
  </w:num>
  <w:num w:numId="39">
    <w:abstractNumId w:val="1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mir Cihan W.BSCWIVZ.1401">
    <w15:presenceInfo w15:providerId="None" w15:userId="Demir Cihan W.BSCWIVZ.1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20ABD"/>
    <w:rsid w:val="00070AF2"/>
    <w:rsid w:val="0007401C"/>
    <w:rsid w:val="000A6FE9"/>
    <w:rsid w:val="000D632C"/>
    <w:rsid w:val="000E6054"/>
    <w:rsid w:val="00101A30"/>
    <w:rsid w:val="00112EDC"/>
    <w:rsid w:val="001406B4"/>
    <w:rsid w:val="00160864"/>
    <w:rsid w:val="00163331"/>
    <w:rsid w:val="001833CE"/>
    <w:rsid w:val="002060DC"/>
    <w:rsid w:val="00213360"/>
    <w:rsid w:val="00226296"/>
    <w:rsid w:val="00286C99"/>
    <w:rsid w:val="002A6098"/>
    <w:rsid w:val="002A701F"/>
    <w:rsid w:val="002C57CF"/>
    <w:rsid w:val="002E5798"/>
    <w:rsid w:val="002F6A03"/>
    <w:rsid w:val="00302CC2"/>
    <w:rsid w:val="0030449E"/>
    <w:rsid w:val="003B3B7D"/>
    <w:rsid w:val="003D4092"/>
    <w:rsid w:val="003E47E5"/>
    <w:rsid w:val="00403FBD"/>
    <w:rsid w:val="00417144"/>
    <w:rsid w:val="00433C6F"/>
    <w:rsid w:val="0047221F"/>
    <w:rsid w:val="00497E5B"/>
    <w:rsid w:val="004A660D"/>
    <w:rsid w:val="004A731A"/>
    <w:rsid w:val="004A78C2"/>
    <w:rsid w:val="004B0089"/>
    <w:rsid w:val="004D5C8D"/>
    <w:rsid w:val="00523A8A"/>
    <w:rsid w:val="005572C6"/>
    <w:rsid w:val="005675D4"/>
    <w:rsid w:val="005762EA"/>
    <w:rsid w:val="00590D8F"/>
    <w:rsid w:val="005B2BEE"/>
    <w:rsid w:val="005B5930"/>
    <w:rsid w:val="005C06B3"/>
    <w:rsid w:val="005C2132"/>
    <w:rsid w:val="005D369B"/>
    <w:rsid w:val="006065A2"/>
    <w:rsid w:val="0067367C"/>
    <w:rsid w:val="00677718"/>
    <w:rsid w:val="00694E46"/>
    <w:rsid w:val="006A0FAF"/>
    <w:rsid w:val="006A101F"/>
    <w:rsid w:val="006E46B5"/>
    <w:rsid w:val="006F4723"/>
    <w:rsid w:val="00745B02"/>
    <w:rsid w:val="007D1D37"/>
    <w:rsid w:val="007D67A2"/>
    <w:rsid w:val="007E405F"/>
    <w:rsid w:val="007E7731"/>
    <w:rsid w:val="007F275F"/>
    <w:rsid w:val="0080023D"/>
    <w:rsid w:val="008232D4"/>
    <w:rsid w:val="00850334"/>
    <w:rsid w:val="00850556"/>
    <w:rsid w:val="00855B5B"/>
    <w:rsid w:val="00867DEA"/>
    <w:rsid w:val="00893FA2"/>
    <w:rsid w:val="008A2AD4"/>
    <w:rsid w:val="008C7002"/>
    <w:rsid w:val="008C7218"/>
    <w:rsid w:val="008D4F1A"/>
    <w:rsid w:val="008E555C"/>
    <w:rsid w:val="009060C8"/>
    <w:rsid w:val="00912373"/>
    <w:rsid w:val="00962F57"/>
    <w:rsid w:val="00993DF6"/>
    <w:rsid w:val="00995ED2"/>
    <w:rsid w:val="009A0FDC"/>
    <w:rsid w:val="00A04532"/>
    <w:rsid w:val="00A55105"/>
    <w:rsid w:val="00A61C42"/>
    <w:rsid w:val="00A776CC"/>
    <w:rsid w:val="00AC7D55"/>
    <w:rsid w:val="00B125F4"/>
    <w:rsid w:val="00B15D7F"/>
    <w:rsid w:val="00B32DA7"/>
    <w:rsid w:val="00B3771A"/>
    <w:rsid w:val="00B4093A"/>
    <w:rsid w:val="00B44A74"/>
    <w:rsid w:val="00B96712"/>
    <w:rsid w:val="00BF38D2"/>
    <w:rsid w:val="00C37CD3"/>
    <w:rsid w:val="00C60201"/>
    <w:rsid w:val="00CA1525"/>
    <w:rsid w:val="00CE3384"/>
    <w:rsid w:val="00D30BC2"/>
    <w:rsid w:val="00D81E82"/>
    <w:rsid w:val="00D9522C"/>
    <w:rsid w:val="00DA658C"/>
    <w:rsid w:val="00DC10FC"/>
    <w:rsid w:val="00DF04C2"/>
    <w:rsid w:val="00DF4714"/>
    <w:rsid w:val="00E00498"/>
    <w:rsid w:val="00E053B5"/>
    <w:rsid w:val="00E25035"/>
    <w:rsid w:val="00E36ECD"/>
    <w:rsid w:val="00E4698C"/>
    <w:rsid w:val="00E52AD8"/>
    <w:rsid w:val="00E56F1F"/>
    <w:rsid w:val="00E65DB5"/>
    <w:rsid w:val="00E77472"/>
    <w:rsid w:val="00E86276"/>
    <w:rsid w:val="00E864AB"/>
    <w:rsid w:val="00EA1D06"/>
    <w:rsid w:val="00EA53B7"/>
    <w:rsid w:val="00EB3A67"/>
    <w:rsid w:val="00EC1CAD"/>
    <w:rsid w:val="00EC4E85"/>
    <w:rsid w:val="00F17444"/>
    <w:rsid w:val="00F552FB"/>
    <w:rsid w:val="00F62B47"/>
    <w:rsid w:val="00F64E89"/>
    <w:rsid w:val="00F66505"/>
    <w:rsid w:val="00F7229A"/>
    <w:rsid w:val="00F76E89"/>
    <w:rsid w:val="00F80235"/>
    <w:rsid w:val="00FA68FE"/>
    <w:rsid w:val="00FB155F"/>
    <w:rsid w:val="00FB49C8"/>
    <w:rsid w:val="00FC0960"/>
    <w:rsid w:val="00FC65A9"/>
    <w:rsid w:val="00FC7CA2"/>
    <w:rsid w:val="00FD26DA"/>
    <w:rsid w:val="00FE2A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52AD8"/>
    <w:pPr>
      <w:spacing w:before="120"/>
      <w:jc w:val="both"/>
    </w:pPr>
    <w:rPr>
      <w:rFonts w:ascii="Calibri" w:hAnsi="Calibri"/>
      <w:sz w:val="24"/>
      <w:szCs w:val="24"/>
      <w:lang w:val="de-DE"/>
    </w:rPr>
  </w:style>
  <w:style w:type="paragraph" w:styleId="berschrift1">
    <w:name w:val="heading 1"/>
    <w:basedOn w:val="Standard"/>
    <w:next w:val="Standard"/>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berschrift3">
    <w:name w:val="heading 3"/>
    <w:basedOn w:val="Standard"/>
    <w:next w:val="Standard"/>
    <w:link w:val="berschrift3Zchn"/>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berschrift4">
    <w:name w:val="heading 4"/>
    <w:basedOn w:val="Standard"/>
    <w:next w:val="Standard"/>
    <w:qFormat/>
    <w:rsid w:val="002F7DFB"/>
    <w:pPr>
      <w:keepNext/>
      <w:spacing w:before="240" w:after="60"/>
      <w:outlineLvl w:val="3"/>
    </w:pPr>
    <w:rPr>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6A0FAF"/>
    <w:pPr>
      <w:spacing w:before="240" w:after="60"/>
      <w:outlineLvl w:val="5"/>
    </w:pPr>
    <w:rPr>
      <w:b/>
      <w:bCs/>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Cs w:val="20"/>
    </w:rPr>
  </w:style>
  <w:style w:type="paragraph" w:styleId="Textkrper-Zeileneinzug">
    <w:name w:val="Body Text Indent"/>
    <w:basedOn w:val="Standard"/>
    <w:link w:val="Textkrper-ZeileneinzugZchn"/>
    <w:rsid w:val="002F7DFB"/>
    <w:pPr>
      <w:spacing w:before="0"/>
      <w:ind w:left="3969"/>
      <w:jc w:val="left"/>
    </w:pPr>
    <w:rPr>
      <w:rFonts w:cs="Arial"/>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0D632C"/>
    <w:rPr>
      <w:rFonts w:ascii="Arial" w:hAnsi="Arial" w:cs="Arial"/>
      <w:b/>
      <w:bCs/>
      <w:iCs/>
      <w:sz w:val="24"/>
      <w:szCs w:val="28"/>
      <w:shd w:val="clear" w:color="auto" w:fill="FBD4B4" w:themeFill="accent6" w:themeFillTint="66"/>
      <w:lang w:val="de-DE"/>
    </w:rPr>
  </w:style>
  <w:style w:type="character" w:customStyle="1" w:styleId="berschrift3Zchn">
    <w:name w:val="Überschrift 3 Zchn"/>
    <w:basedOn w:val="Absatz-Standardschriftart"/>
    <w:link w:val="berschrift3"/>
    <w:uiPriority w:val="9"/>
    <w:rsid w:val="000D632C"/>
    <w:rPr>
      <w:rFonts w:ascii="Arial" w:hAnsi="Arial" w:cs="Arial"/>
      <w:b/>
      <w:bCs/>
      <w:sz w:val="24"/>
      <w:szCs w:val="26"/>
      <w:shd w:val="clear" w:color="auto" w:fill="FDE9D9" w:themeFill="accent6" w:themeFillTint="33"/>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table" w:styleId="Gitternetztabelle4">
    <w:name w:val="Grid Table 4"/>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customStyle="1" w:styleId="Gitternetztabelle41">
    <w:name w:val="Gitternetztabelle 41"/>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C7002"/>
    <w:pPr>
      <w:autoSpaceDE w:val="0"/>
      <w:autoSpaceDN w:val="0"/>
      <w:adjustRightInd w:val="0"/>
    </w:pPr>
    <w:rPr>
      <w:color w:val="000000"/>
      <w:sz w:val="24"/>
      <w:szCs w:val="24"/>
      <w:lang w:val="de-CH"/>
    </w:rPr>
  </w:style>
  <w:style w:type="table" w:styleId="Gitternetztabelle3">
    <w:name w:val="Grid Table 3"/>
    <w:basedOn w:val="NormaleTabelle"/>
    <w:rsid w:val="009123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rsid w:val="0091237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rsid w:val="009123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9123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3Akzent6">
    <w:name w:val="Grid Table 3 Accent 6"/>
    <w:basedOn w:val="NormaleTabelle"/>
    <w:uiPriority w:val="48"/>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itternetztabelle4Akzent6">
    <w:name w:val="Grid Table 4 Accent 6"/>
    <w:basedOn w:val="NormaleTabelle"/>
    <w:uiPriority w:val="49"/>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2Akzent6">
    <w:name w:val="Grid Table 2 Accent 6"/>
    <w:basedOn w:val="NormaleTabelle"/>
    <w:uiPriority w:val="47"/>
    <w:rsid w:val="0091237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4Akzent2">
    <w:name w:val="Grid Table 4 Accent 2"/>
    <w:basedOn w:val="NormaleTabelle"/>
    <w:uiPriority w:val="49"/>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3Akzent2">
    <w:name w:val="Grid Table 3 Accent 2"/>
    <w:basedOn w:val="NormaleTabelle"/>
    <w:uiPriority w:val="48"/>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itternetztabelle2Akzent2">
    <w:name w:val="Grid Table 2 Accent 2"/>
    <w:basedOn w:val="NormaleTabelle"/>
    <w:uiPriority w:val="47"/>
    <w:rsid w:val="00912373"/>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5dunkelAkzent2">
    <w:name w:val="Grid Table 5 Dark Accent 2"/>
    <w:basedOn w:val="NormaleTabelle"/>
    <w:uiPriority w:val="50"/>
    <w:rsid w:val="009123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itternetztabelle6farbigAkzent2">
    <w:name w:val="Grid Table 6 Colorful Accent 2"/>
    <w:basedOn w:val="NormaleTabelle"/>
    <w:uiPriority w:val="51"/>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7farbigAkzent2">
    <w:name w:val="Grid Table 7 Colorful Accent 2"/>
    <w:basedOn w:val="NormaleTabelle"/>
    <w:uiPriority w:val="52"/>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stentabelle6farbigAkzent2">
    <w:name w:val="List Table 6 Colorful Accent 2"/>
    <w:basedOn w:val="NormaleTabelle"/>
    <w:uiPriority w:val="51"/>
    <w:rsid w:val="00912373"/>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FE642-7E8F-479E-9ABE-0516D8A12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5132</Words>
  <Characters>32332</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&lt;Ihr System&gt;</vt:lpstr>
    </vt:vector>
  </TitlesOfParts>
  <Manager/>
  <Company/>
  <LinksUpToDate>false</LinksUpToDate>
  <CharactersWithSpaces>37390</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&lt;Ihr Name&gt;</dc:creator>
  <cp:keywords/>
  <dc:description>arc42 Template (Version 4.0) zur Dokumentation von Software- und Systemarchitekturen.</dc:description>
  <cp:lastModifiedBy>Cihan D.</cp:lastModifiedBy>
  <cp:revision>17</cp:revision>
  <cp:lastPrinted>2011-04-05T18:29:00Z</cp:lastPrinted>
  <dcterms:created xsi:type="dcterms:W3CDTF">2015-03-16T12:37:00Z</dcterms:created>
  <dcterms:modified xsi:type="dcterms:W3CDTF">2015-04-30T13:33:00Z</dcterms:modified>
  <cp:category/>
</cp:coreProperties>
</file>