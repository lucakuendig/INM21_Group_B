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286C99" w:rsidRDefault="00286C99" w14:paraId="029D0260" w14:textId="77777777">
      <w:bookmarkStart w:name="_Toc22396690" w:id="0"/>
    </w:p>
    <w:p w:rsidR="00286C99" w:rsidRDefault="00286C99" w14:paraId="5C70CE67" w14:textId="77777777"/>
    <w:p w:rsidR="00286C99" w:rsidRDefault="00286C99" w14:paraId="6EAB21BB" w14:textId="77777777"/>
    <w:p w:rsidR="00286C99" w:rsidRDefault="00286C99" w14:paraId="3639EB62" w14:textId="77777777"/>
    <w:p w:rsidR="00286C99" w:rsidP="00286C99" w:rsidRDefault="00286C99" w14:paraId="6707F088" w14:textId="77777777">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rsidR="00286C99" w:rsidRDefault="00286C99" w14:paraId="36A37AC2" w14:textId="77777777">
      <w:pPr>
        <w:spacing w:line="240" w:lineRule="atLeast"/>
        <w:jc w:val="right"/>
        <w:rPr>
          <w:sz w:val="36"/>
        </w:rPr>
      </w:pPr>
    </w:p>
    <w:p w:rsidR="00286C99" w:rsidRDefault="00286C99" w14:paraId="38A926CA" w14:textId="77777777">
      <w:pPr>
        <w:spacing w:line="240" w:lineRule="atLeast"/>
        <w:jc w:val="right"/>
        <w:rPr>
          <w:sz w:val="36"/>
        </w:rPr>
      </w:pPr>
    </w:p>
    <w:p w:rsidR="00286C99" w:rsidRDefault="00286C99" w14:paraId="4C41E3B5" w14:textId="77777777">
      <w:pPr>
        <w:spacing w:line="240" w:lineRule="atLeast"/>
        <w:jc w:val="right"/>
        <w:rPr>
          <w:sz w:val="36"/>
        </w:rPr>
      </w:pPr>
    </w:p>
    <w:p w:rsidR="00286C99" w:rsidRDefault="00286C99" w14:paraId="16C965CE" w14:textId="77777777">
      <w:pPr>
        <w:spacing w:line="240" w:lineRule="atLeast"/>
        <w:jc w:val="right"/>
        <w:rPr>
          <w:sz w:val="36"/>
        </w:rPr>
      </w:pPr>
    </w:p>
    <w:p w:rsidR="00286C99" w:rsidRDefault="00286C99" w14:paraId="47535B83" w14:textId="5401D23E">
      <w:pPr>
        <w:spacing w:line="240" w:lineRule="atLeast"/>
        <w:jc w:val="right"/>
        <w:rPr>
          <w:sz w:val="36"/>
        </w:rPr>
      </w:pPr>
      <w:r>
        <w:rPr>
          <w:sz w:val="36"/>
        </w:rPr>
        <w:fldChar w:fldCharType="begin"/>
      </w:r>
      <w:r>
        <w:rPr>
          <w:sz w:val="36"/>
        </w:rPr>
        <w:instrText xml:space="preserve"> TITLE  \* MERGEFORMAT </w:instrText>
      </w:r>
      <w:r>
        <w:rPr>
          <w:sz w:val="36"/>
        </w:rPr>
        <w:fldChar w:fldCharType="separate"/>
      </w:r>
      <w:r>
        <w:rPr>
          <w:sz w:val="36"/>
        </w:rPr>
        <w:t>&lt;</w:t>
      </w:r>
      <w:r w:rsidR="00DA658C">
        <w:rPr>
          <w:sz w:val="36"/>
        </w:rPr>
        <w:t>Mängel-Manager</w:t>
      </w:r>
      <w:r>
        <w:rPr>
          <w:sz w:val="36"/>
        </w:rPr>
        <w:t>&gt;</w:t>
      </w:r>
      <w:r>
        <w:rPr>
          <w:sz w:val="36"/>
        </w:rPr>
        <w:fldChar w:fldCharType="end"/>
      </w:r>
    </w:p>
    <w:p w:rsidR="00286C99" w:rsidRDefault="00286C99" w14:paraId="63EA9BF6" w14:textId="77777777">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rsidR="00286C99" w:rsidRDefault="00286C99" w14:paraId="3A6E115F" w14:textId="77777777">
      <w:pPr>
        <w:spacing w:line="240" w:lineRule="atLeast"/>
        <w:jc w:val="right"/>
        <w:rPr>
          <w:sz w:val="36"/>
        </w:rPr>
      </w:pPr>
    </w:p>
    <w:p w:rsidR="00286C99" w:rsidRDefault="00286C99" w14:paraId="2B9D3DA8" w14:textId="77777777">
      <w:pPr>
        <w:spacing w:line="240" w:lineRule="atLeast"/>
        <w:jc w:val="right"/>
        <w:rPr>
          <w:sz w:val="36"/>
        </w:rPr>
      </w:pPr>
    </w:p>
    <w:p w:rsidR="00286C99" w:rsidRDefault="00286C99" w14:paraId="4A532F32" w14:textId="77777777">
      <w:pPr>
        <w:spacing w:line="240" w:lineRule="atLeast"/>
        <w:jc w:val="left"/>
        <w:rPr>
          <w:sz w:val="36"/>
        </w:rPr>
      </w:pPr>
      <w:r>
        <w:rPr>
          <w:sz w:val="36"/>
        </w:rPr>
        <w:tab/>
      </w:r>
      <w:r>
        <w:rPr>
          <w:sz w:val="36"/>
        </w:rPr>
        <w:t xml:space="preserve"> </w:t>
      </w:r>
    </w:p>
    <w:p w:rsidR="00286C99" w:rsidRDefault="00286C99" w14:paraId="744670D8" w14:textId="77777777">
      <w:pPr>
        <w:spacing w:line="240" w:lineRule="atLeast"/>
        <w:jc w:val="center"/>
      </w:pPr>
    </w:p>
    <w:p w:rsidR="00286C99" w:rsidRDefault="00286C99" w14:paraId="4D640CF2" w14:textId="77777777">
      <w:pPr>
        <w:pStyle w:val="Kopfzeile"/>
        <w:tabs>
          <w:tab w:val="clear" w:pos="4536"/>
          <w:tab w:val="clear" w:pos="9072"/>
        </w:tabs>
        <w:spacing w:before="120" w:line="240" w:lineRule="atLeast"/>
      </w:pPr>
    </w:p>
    <w:p w:rsidR="00286C99" w:rsidRDefault="00286C99" w14:paraId="12519122" w14:textId="77777777">
      <w:pPr>
        <w:spacing w:line="240" w:lineRule="atLeast"/>
        <w:jc w:val="center"/>
      </w:pPr>
    </w:p>
    <w:p w:rsidR="00286C99" w:rsidRDefault="00286C99" w14:paraId="5E398A6F" w14:textId="77777777">
      <w:pPr>
        <w:spacing w:line="240" w:lineRule="atLeast"/>
        <w:jc w:val="center"/>
      </w:pPr>
      <w:r>
        <w:t>erstellt von</w:t>
      </w:r>
    </w:p>
    <w:p w:rsidR="00286C99" w:rsidRDefault="00286C99" w14:paraId="6080B04B" w14:textId="77777777">
      <w:pPr>
        <w:spacing w:line="240" w:lineRule="atLeast"/>
        <w:jc w:val="center"/>
      </w:pPr>
      <w:r>
        <w:br/>
      </w:r>
    </w:p>
    <w:p w:rsidR="00286C99" w:rsidRDefault="00286C99" w14:paraId="43F823A2" w14:textId="77777777">
      <w:pPr>
        <w:spacing w:line="240" w:lineRule="atLeast"/>
        <w:jc w:val="center"/>
      </w:pPr>
      <w:r>
        <w:br/>
      </w:r>
    </w:p>
    <w:p w:rsidR="00286C99" w:rsidRDefault="00286C99" w14:paraId="217BD765" w14:textId="77777777">
      <w:pPr>
        <w:spacing w:line="240" w:lineRule="atLeast"/>
        <w:jc w:val="center"/>
      </w:pPr>
    </w:p>
    <w:p w:rsidR="00286C99" w:rsidRDefault="00196265" w14:paraId="2702F37E" w14:textId="35FBD043">
      <w:pPr>
        <w:spacing w:line="240" w:lineRule="atLeast"/>
        <w:jc w:val="center"/>
      </w:pPr>
      <w:fldSimple w:instr=" AUTHOR  \* MERGEFORMAT ">
        <w:r w:rsidR="00286C99">
          <w:rPr>
            <w:noProof/>
          </w:rPr>
          <w:t>&lt;</w:t>
        </w:r>
        <w:r w:rsidR="00DA658C">
          <w:rPr>
            <w:noProof/>
          </w:rPr>
          <w:t>Gruppe B</w:t>
        </w:r>
        <w:r w:rsidR="00286C99">
          <w:rPr>
            <w:noProof/>
          </w:rPr>
          <w:t>&gt;</w:t>
        </w:r>
      </w:fldSimple>
    </w:p>
    <w:p w:rsidR="00286C99" w:rsidRDefault="00286C99" w14:paraId="3743EC49" w14:textId="77777777">
      <w:pPr>
        <w:spacing w:line="240" w:lineRule="atLeast"/>
        <w:jc w:val="center"/>
      </w:pPr>
    </w:p>
    <w:p w:rsidRPr="00982615" w:rsidR="00286C99" w:rsidRDefault="005675D4" w14:paraId="43CC793F" w14:textId="55CBD4D6">
      <w:pPr>
        <w:spacing w:line="240" w:lineRule="atLeast"/>
        <w:jc w:val="center"/>
        <w:rPr>
          <w:i/>
          <w:iCs/>
          <w:lang w:val="de-CH"/>
        </w:rPr>
      </w:pPr>
      <w:r w:rsidRPr="00196265">
        <w:rPr>
          <w:i/>
          <w:iCs/>
          <w:lang w:val="en-GB"/>
        </w:rPr>
        <w:t>Template Revision: 6</w:t>
      </w:r>
      <w:r w:rsidRPr="00196265" w:rsidR="00286C99">
        <w:rPr>
          <w:i/>
          <w:iCs/>
          <w:lang w:val="en-GB"/>
        </w:rPr>
        <w:t>.</w:t>
      </w:r>
      <w:r w:rsidRPr="00196265" w:rsidR="00850334">
        <w:rPr>
          <w:i/>
          <w:iCs/>
          <w:lang w:val="en-GB"/>
        </w:rPr>
        <w:t>0</w:t>
      </w:r>
      <w:r w:rsidRPr="00196265" w:rsidR="00286C99">
        <w:rPr>
          <w:i/>
          <w:iCs/>
          <w:lang w:val="en-GB"/>
        </w:rPr>
        <w:t xml:space="preserve"> DE</w:t>
      </w:r>
      <w:r w:rsidRPr="00196265">
        <w:rPr>
          <w:i/>
          <w:iCs/>
          <w:lang w:val="en-GB"/>
        </w:rPr>
        <w:t xml:space="preserve"> (Re</w:t>
      </w:r>
      <w:r w:rsidRPr="00196265" w:rsidR="001406B4">
        <w:rPr>
          <w:i/>
          <w:iCs/>
          <w:lang w:val="en-GB"/>
        </w:rPr>
        <w:t>lease Candidate</w:t>
      </w:r>
      <w:r w:rsidRPr="00196265" w:rsidR="00EA1D06">
        <w:rPr>
          <w:i/>
          <w:iCs/>
          <w:lang w:val="en-GB"/>
        </w:rPr>
        <w:t>)</w:t>
      </w:r>
      <w:r w:rsidRPr="00196265" w:rsidR="00286C99">
        <w:rPr>
          <w:i/>
          <w:iCs/>
          <w:lang w:val="en-GB"/>
        </w:rPr>
        <w:br/>
      </w:r>
      <w:r w:rsidRPr="00196265" w:rsidR="001406B4">
        <w:rPr>
          <w:i/>
          <w:iCs/>
          <w:lang w:val="en-GB"/>
          <w:rPrChange w:author="Demir Cihan W.BSCWIVZ.1401" w:date="2015-03-16T13:15:00Z" w:id="1">
            <w:rPr>
              <w:i/>
              <w:iCs/>
            </w:rPr>
          </w:rPrChange>
        </w:rPr>
        <w:t>1</w:t>
      </w:r>
      <w:ins w:author="Gernot Starke" w:date="2012-03-19T19:10:00Z" w:id="2">
        <w:r w:rsidRPr="00196265" w:rsidR="00867DEA">
          <w:rPr>
            <w:i/>
            <w:iCs/>
            <w:lang w:val="en-GB"/>
            <w:rPrChange w:author="Demir Cihan W.BSCWIVZ.1401" w:date="2015-03-16T13:15:00Z" w:id="3">
              <w:rPr>
                <w:i/>
                <w:iCs/>
              </w:rPr>
            </w:rPrChange>
          </w:rPr>
          <w:t>9</w:t>
        </w:r>
      </w:ins>
      <w:r w:rsidRPr="00196265" w:rsidR="001406B4">
        <w:rPr>
          <w:i/>
          <w:iCs/>
          <w:lang w:val="en-GB"/>
          <w:rPrChange w:author="Demir Cihan W.BSCWIVZ.1401" w:date="2015-03-16T13:15:00Z" w:id="4">
            <w:rPr>
              <w:i/>
              <w:iCs/>
            </w:rPr>
          </w:rPrChange>
        </w:rPr>
        <w:t xml:space="preserve">. </w:t>
      </w:r>
      <w:ins w:author="Gernot Starke" w:date="2012-03-19T19:10:00Z" w:id="5">
        <w:r w:rsidR="00867DEA">
          <w:rPr>
            <w:i/>
            <w:iCs/>
          </w:rPr>
          <w:t>März</w:t>
        </w:r>
        <w:r w:rsidRPr="00982615" w:rsidR="00867DEA">
          <w:rPr>
            <w:i/>
            <w:iCs/>
            <w:lang w:val="de-CH"/>
          </w:rPr>
          <w:t xml:space="preserve"> </w:t>
        </w:r>
      </w:ins>
      <w:r w:rsidRPr="00982615" w:rsidR="00286C99">
        <w:rPr>
          <w:i/>
          <w:iCs/>
          <w:lang w:val="de-CH"/>
        </w:rPr>
        <w:t>20</w:t>
      </w:r>
      <w:r w:rsidRPr="00982615">
        <w:rPr>
          <w:i/>
          <w:iCs/>
          <w:lang w:val="de-CH"/>
        </w:rPr>
        <w:t>12</w:t>
      </w:r>
    </w:p>
    <w:p w:rsidRPr="00982615" w:rsidR="00286C99" w:rsidRDefault="00286C99" w14:paraId="16543FBB" w14:textId="77777777">
      <w:pPr>
        <w:spacing w:line="240" w:lineRule="atLeast"/>
        <w:jc w:val="center"/>
        <w:rPr>
          <w:i/>
          <w:iCs/>
          <w:lang w:val="de-CH"/>
        </w:rPr>
      </w:pPr>
    </w:p>
    <w:tbl>
      <w:tblPr>
        <w:tblW w:w="0" w:type="auto"/>
        <w:tblBorders>
          <w:top w:val="single" w:color="auto" w:sz="4" w:space="0"/>
          <w:left w:val="single" w:color="auto" w:sz="4" w:space="0"/>
          <w:bottom w:val="single" w:color="auto" w:sz="4" w:space="0"/>
          <w:right w:val="single" w:color="auto" w:sz="4" w:space="0"/>
        </w:tblBorders>
        <w:tblLook w:val="01E0" w:firstRow="1" w:lastRow="1" w:firstColumn="1" w:lastColumn="1" w:noHBand="0" w:noVBand="0"/>
      </w:tblPr>
      <w:tblGrid>
        <w:gridCol w:w="7159"/>
        <w:gridCol w:w="1897"/>
      </w:tblGrid>
      <w:tr w:rsidR="00286C99" w14:paraId="55E9CA3B" w14:textId="77777777">
        <w:tc>
          <w:tcPr>
            <w:tcW w:w="7848" w:type="dxa"/>
          </w:tcPr>
          <w:p w:rsidRPr="0030449E" w:rsidR="00286C99" w:rsidP="005572C6" w:rsidRDefault="00286C99" w14:paraId="391D943E" w14:textId="055E5317">
            <w:pPr>
              <w:jc w:val="left"/>
              <w:rPr>
                <w:bCs/>
                <w:sz w:val="20"/>
                <w:szCs w:val="20"/>
                <w:lang w:val="en-GB"/>
              </w:rPr>
            </w:pPr>
            <w:r>
              <w:rPr>
                <w:bCs/>
                <w:sz w:val="20"/>
                <w:szCs w:val="20"/>
                <w:lang w:val="en-US"/>
              </w:rPr>
              <w:t xml:space="preserve">We acknowledge that this document uses material from the arc 42 architecture </w:t>
            </w:r>
            <w:r>
              <w:rPr>
                <w:bCs/>
                <w:sz w:val="20"/>
                <w:szCs w:val="20"/>
                <w:lang w:val="en-US"/>
              </w:rPr>
              <w:br/>
            </w:r>
            <w:r>
              <w:rPr>
                <w:bCs/>
                <w:sz w:val="20"/>
                <w:szCs w:val="20"/>
                <w:lang w:val="en-US"/>
              </w:rPr>
              <w:t xml:space="preserve">template, </w:t>
            </w:r>
            <w:hyperlink w:history="1" r:id="rId8">
              <w:r>
                <w:rPr>
                  <w:rStyle w:val="Hyperlink"/>
                  <w:bCs/>
                  <w:sz w:val="20"/>
                  <w:szCs w:val="20"/>
                  <w:lang w:val="en-US"/>
                </w:rPr>
                <w:t>http://www.arc42.de</w:t>
              </w:r>
            </w:hyperlink>
            <w:r>
              <w:rPr>
                <w:bCs/>
                <w:sz w:val="20"/>
                <w:szCs w:val="20"/>
                <w:lang w:val="en-US"/>
              </w:rPr>
              <w:t>. Created by</w:t>
            </w:r>
            <w:r w:rsidRPr="0030449E">
              <w:rPr>
                <w:bCs/>
                <w:sz w:val="20"/>
                <w:szCs w:val="20"/>
                <w:lang w:val="en-GB"/>
              </w:rPr>
              <w:t xml:space="preserve"> Dr. Peter Hruschka &amp; Dr. Gernot Starke.</w:t>
            </w:r>
            <w:r w:rsidRPr="0030449E" w:rsidR="00DF4714">
              <w:rPr>
                <w:bCs/>
                <w:sz w:val="20"/>
                <w:szCs w:val="20"/>
                <w:lang w:val="en-GB"/>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rsidR="00286C99" w:rsidRDefault="00CE3384" w14:paraId="3ECCE7EA" w14:textId="5D933855">
            <w:pPr>
              <w:rPr>
                <w:sz w:val="20"/>
                <w:szCs w:val="20"/>
              </w:rPr>
            </w:pPr>
            <w:r>
              <w:rPr>
                <w:noProof/>
                <w:sz w:val="20"/>
                <w:szCs w:val="20"/>
                <w:lang w:val="de-CH" w:eastAsia="de-CH"/>
              </w:rPr>
              <w:drawing>
                <wp:anchor distT="0" distB="0" distL="114300" distR="114300" simplePos="0" relativeHeight="251658240" behindDoc="0" locked="1" layoutInCell="1" allowOverlap="1" wp14:anchorId="329AC159" wp14:editId="1939E858">
                  <wp:simplePos x="0" y="0"/>
                  <wp:positionH relativeFrom="character">
                    <wp:posOffset>45720</wp:posOffset>
                  </wp:positionH>
                  <wp:positionV relativeFrom="line">
                    <wp:posOffset>44450</wp:posOffset>
                  </wp:positionV>
                  <wp:extent cx="939800" cy="469900"/>
                  <wp:effectExtent l="0" t="0" r="0" b="635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CH" w:eastAsia="de-CH"/>
              </w:rPr>
              <mc:AlternateContent>
                <mc:Choice Requires="wps">
                  <w:drawing>
                    <wp:inline distT="0" distB="0" distL="0" distR="0" wp14:anchorId="75F8465A" wp14:editId="50AFCE6D">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w:pict w14:anchorId="136878AC">
                    <v:rect id="AutoShape 4" style="width:74.4pt;height:37.6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894DA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">
                      <o:lock v:ext="edit" aspectratio="t"/>
                      <w10:anchorlock/>
                    </v:rect>
                  </w:pict>
                </mc:Fallback>
              </mc:AlternateContent>
            </w:r>
          </w:p>
        </w:tc>
      </w:tr>
    </w:tbl>
    <w:p w:rsidR="00286C99" w:rsidRDefault="00286C99" w14:paraId="05002B8E" w14:textId="77777777">
      <w:pPr>
        <w:rPr>
          <w:sz w:val="36"/>
        </w:rPr>
      </w:pPr>
    </w:p>
    <w:p w:rsidRPr="00D62916" w:rsidR="00286C99" w:rsidP="00286C99" w:rsidRDefault="00286C99" w14:paraId="72938C32" w14:textId="77777777">
      <w:pPr>
        <w:sectPr w:rsidRPr="00D62916" w:rsidR="00286C99">
          <w:pgSz w:w="11900" w:h="16840" w:orient="portrait"/>
          <w:pgMar w:top="1417" w:right="1417" w:bottom="1134" w:left="1417" w:header="708" w:footer="708" w:gutter="0"/>
          <w:cols w:space="708"/>
        </w:sectPr>
      </w:pPr>
    </w:p>
    <w:p w:rsidR="00286C99" w:rsidP="00286C99" w:rsidRDefault="00286C99" w14:paraId="21766169" w14:textId="77777777">
      <w:pPr>
        <w:pageBreakBefore/>
        <w:jc w:val="left"/>
        <w:outlineLvl w:val="0"/>
        <w:rPr>
          <w:b/>
          <w:bCs/>
          <w:sz w:val="28"/>
          <w:szCs w:val="28"/>
        </w:rPr>
      </w:pPr>
      <w:r>
        <w:rPr>
          <w:b/>
          <w:bCs/>
          <w:sz w:val="28"/>
          <w:szCs w:val="28"/>
        </w:rPr>
        <w:lastRenderedPageBreak/>
        <w:t xml:space="preserve">Änderungsübersicht </w:t>
      </w:r>
    </w:p>
    <w:p w:rsidR="00286C99" w:rsidRDefault="00286C99" w14:paraId="5583CDBD" w14:textId="77777777"/>
    <w:p w:rsidR="00286C99" w:rsidRDefault="00286C99" w14:paraId="3C78A846"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1041"/>
        <w:gridCol w:w="1337"/>
        <w:gridCol w:w="2438"/>
        <w:gridCol w:w="4240"/>
      </w:tblGrid>
      <w:tr w:rsidR="00286C99" w14:paraId="42EBABD3" w14:textId="77777777">
        <w:trPr>
          <w:tblHeader/>
        </w:trPr>
        <w:tc>
          <w:tcPr>
            <w:tcW w:w="1063" w:type="dxa"/>
          </w:tcPr>
          <w:p w:rsidR="00286C99" w:rsidRDefault="00286C99" w14:paraId="7BDC4C62" w14:textId="77777777">
            <w:pPr>
              <w:pStyle w:val="Tabelle"/>
              <w:rPr>
                <w:b/>
                <w:bCs/>
              </w:rPr>
            </w:pPr>
            <w:r>
              <w:rPr>
                <w:b/>
                <w:bCs/>
              </w:rPr>
              <w:t>Version</w:t>
            </w:r>
          </w:p>
        </w:tc>
        <w:tc>
          <w:tcPr>
            <w:tcW w:w="1417" w:type="dxa"/>
          </w:tcPr>
          <w:p w:rsidR="00286C99" w:rsidRDefault="00286C99" w14:paraId="4D6B4C54" w14:textId="77777777">
            <w:pPr>
              <w:pStyle w:val="Tabelle"/>
              <w:rPr>
                <w:b/>
                <w:bCs/>
              </w:rPr>
            </w:pPr>
            <w:r>
              <w:rPr>
                <w:b/>
                <w:bCs/>
              </w:rPr>
              <w:t>Datum</w:t>
            </w:r>
          </w:p>
        </w:tc>
        <w:tc>
          <w:tcPr>
            <w:tcW w:w="2630" w:type="dxa"/>
          </w:tcPr>
          <w:p w:rsidR="00286C99" w:rsidRDefault="00286C99" w14:paraId="285C0EC1" w14:textId="77777777">
            <w:pPr>
              <w:pStyle w:val="Tabelle"/>
              <w:rPr>
                <w:b/>
                <w:bCs/>
              </w:rPr>
            </w:pPr>
            <w:r>
              <w:rPr>
                <w:b/>
                <w:bCs/>
              </w:rPr>
              <w:t>Bearbeiter</w:t>
            </w:r>
          </w:p>
        </w:tc>
        <w:tc>
          <w:tcPr>
            <w:tcW w:w="4667" w:type="dxa"/>
          </w:tcPr>
          <w:p w:rsidR="00286C99" w:rsidRDefault="00286C99" w14:paraId="6EAECC97" w14:textId="77777777">
            <w:pPr>
              <w:pStyle w:val="Tabelle"/>
              <w:rPr>
                <w:b/>
                <w:bCs/>
              </w:rPr>
            </w:pPr>
            <w:r>
              <w:rPr>
                <w:b/>
                <w:bCs/>
              </w:rPr>
              <w:t>Beschreibung</w:t>
            </w:r>
          </w:p>
        </w:tc>
      </w:tr>
      <w:tr w:rsidR="00286C99" w14:paraId="3A63BAC8" w14:textId="77777777">
        <w:trPr>
          <w:tblHeader/>
        </w:trPr>
        <w:tc>
          <w:tcPr>
            <w:tcW w:w="1063" w:type="dxa"/>
          </w:tcPr>
          <w:p w:rsidR="00286C99" w:rsidRDefault="00286C99" w14:paraId="662B97F0" w14:textId="77777777">
            <w:pPr>
              <w:pStyle w:val="Tabelle"/>
            </w:pPr>
          </w:p>
        </w:tc>
        <w:tc>
          <w:tcPr>
            <w:tcW w:w="1417" w:type="dxa"/>
          </w:tcPr>
          <w:p w:rsidR="00286C99" w:rsidRDefault="00286C99" w14:paraId="3170CDAC" w14:textId="77777777">
            <w:pPr>
              <w:pStyle w:val="Tabelle"/>
            </w:pPr>
          </w:p>
        </w:tc>
        <w:tc>
          <w:tcPr>
            <w:tcW w:w="2630" w:type="dxa"/>
          </w:tcPr>
          <w:p w:rsidR="00286C99" w:rsidRDefault="00286C99" w14:paraId="4F8F0026" w14:textId="77777777">
            <w:pPr>
              <w:pStyle w:val="Tabelle"/>
            </w:pPr>
          </w:p>
        </w:tc>
        <w:tc>
          <w:tcPr>
            <w:tcW w:w="4667" w:type="dxa"/>
          </w:tcPr>
          <w:p w:rsidR="00286C99" w:rsidRDefault="00286C99" w14:paraId="3C058247" w14:textId="77777777">
            <w:pPr>
              <w:pStyle w:val="Tabelle"/>
            </w:pPr>
          </w:p>
        </w:tc>
      </w:tr>
      <w:tr w:rsidR="00286C99" w14:paraId="796AE80C" w14:textId="77777777">
        <w:trPr>
          <w:tblHeader/>
        </w:trPr>
        <w:tc>
          <w:tcPr>
            <w:tcW w:w="1063" w:type="dxa"/>
          </w:tcPr>
          <w:p w:rsidR="00286C99" w:rsidRDefault="00286C99" w14:paraId="1F014E18" w14:textId="77777777">
            <w:pPr>
              <w:pStyle w:val="Tabelle"/>
            </w:pPr>
          </w:p>
        </w:tc>
        <w:tc>
          <w:tcPr>
            <w:tcW w:w="1417" w:type="dxa"/>
          </w:tcPr>
          <w:p w:rsidR="00286C99" w:rsidRDefault="00286C99" w14:paraId="101DB47B" w14:textId="77777777">
            <w:pPr>
              <w:pStyle w:val="Tabelle"/>
            </w:pPr>
          </w:p>
        </w:tc>
        <w:tc>
          <w:tcPr>
            <w:tcW w:w="2630" w:type="dxa"/>
          </w:tcPr>
          <w:p w:rsidR="00286C99" w:rsidRDefault="00286C99" w14:paraId="5EA18A47" w14:textId="77777777">
            <w:pPr>
              <w:pStyle w:val="Tabelle"/>
            </w:pPr>
          </w:p>
        </w:tc>
        <w:tc>
          <w:tcPr>
            <w:tcW w:w="4667" w:type="dxa"/>
          </w:tcPr>
          <w:p w:rsidR="00286C99" w:rsidRDefault="00286C99" w14:paraId="7642BD73" w14:textId="77777777">
            <w:pPr>
              <w:pStyle w:val="Tabelle"/>
            </w:pPr>
          </w:p>
        </w:tc>
      </w:tr>
      <w:tr w:rsidR="00286C99" w14:paraId="3EC70C7C" w14:textId="77777777">
        <w:trPr>
          <w:tblHeader/>
        </w:trPr>
        <w:tc>
          <w:tcPr>
            <w:tcW w:w="1063" w:type="dxa"/>
          </w:tcPr>
          <w:p w:rsidR="00286C99" w:rsidRDefault="00286C99" w14:paraId="15551D8E" w14:textId="77777777">
            <w:pPr>
              <w:pStyle w:val="Tabelle"/>
            </w:pPr>
          </w:p>
        </w:tc>
        <w:tc>
          <w:tcPr>
            <w:tcW w:w="1417" w:type="dxa"/>
          </w:tcPr>
          <w:p w:rsidR="00286C99" w:rsidRDefault="00286C99" w14:paraId="7D5B9A89" w14:textId="77777777">
            <w:pPr>
              <w:pStyle w:val="Tabelle"/>
            </w:pPr>
          </w:p>
        </w:tc>
        <w:tc>
          <w:tcPr>
            <w:tcW w:w="2630" w:type="dxa"/>
          </w:tcPr>
          <w:p w:rsidR="00286C99" w:rsidRDefault="00286C99" w14:paraId="3E4484B0" w14:textId="77777777">
            <w:pPr>
              <w:pStyle w:val="Tabelle"/>
            </w:pPr>
          </w:p>
        </w:tc>
        <w:tc>
          <w:tcPr>
            <w:tcW w:w="4667" w:type="dxa"/>
          </w:tcPr>
          <w:p w:rsidR="00286C99" w:rsidRDefault="00286C99" w14:paraId="65A324C8" w14:textId="77777777">
            <w:pPr>
              <w:pStyle w:val="Tabelle"/>
            </w:pPr>
          </w:p>
        </w:tc>
      </w:tr>
    </w:tbl>
    <w:p w:rsidR="00286C99" w:rsidRDefault="00286C99" w14:paraId="7536C63D" w14:textId="77777777"/>
    <w:p w:rsidR="00286C99" w:rsidP="00286C99" w:rsidRDefault="00286C99" w14:paraId="51600027" w14:textId="77777777">
      <w:pPr>
        <w:outlineLvl w:val="0"/>
        <w:rPr>
          <w:b/>
          <w:bCs/>
          <w:sz w:val="28"/>
          <w:szCs w:val="28"/>
        </w:rPr>
      </w:pPr>
      <w:r>
        <w:rPr>
          <w:b/>
          <w:bCs/>
          <w:sz w:val="28"/>
          <w:szCs w:val="28"/>
        </w:rPr>
        <w:t>Basisdokumente</w:t>
      </w:r>
    </w:p>
    <w:p w:rsidR="00286C99" w:rsidRDefault="00286C99" w14:paraId="6AF2CAE2"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1967"/>
        <w:gridCol w:w="7089"/>
      </w:tblGrid>
      <w:tr w:rsidR="00286C99" w14:paraId="1EA008C7" w14:textId="77777777">
        <w:tc>
          <w:tcPr>
            <w:tcW w:w="2055" w:type="dxa"/>
          </w:tcPr>
          <w:p w:rsidR="00286C99" w:rsidRDefault="00286C99" w14:paraId="7F5E1D75" w14:textId="77777777">
            <w:pPr>
              <w:pStyle w:val="Tabelle"/>
              <w:rPr>
                <w:b/>
                <w:bCs/>
              </w:rPr>
            </w:pPr>
            <w:r>
              <w:rPr>
                <w:b/>
                <w:bCs/>
              </w:rPr>
              <w:t>Dokument</w:t>
            </w:r>
          </w:p>
        </w:tc>
        <w:tc>
          <w:tcPr>
            <w:tcW w:w="7722" w:type="dxa"/>
          </w:tcPr>
          <w:p w:rsidR="00286C99" w:rsidRDefault="00286C99" w14:paraId="589D1E4B" w14:textId="77777777">
            <w:pPr>
              <w:pStyle w:val="Tabelle"/>
              <w:rPr>
                <w:b/>
                <w:bCs/>
              </w:rPr>
            </w:pPr>
            <w:r>
              <w:rPr>
                <w:b/>
                <w:bCs/>
              </w:rPr>
              <w:t>Beschreibung</w:t>
            </w:r>
          </w:p>
        </w:tc>
      </w:tr>
      <w:tr w:rsidR="00286C99" w14:paraId="10A93CBD" w14:textId="77777777">
        <w:tc>
          <w:tcPr>
            <w:tcW w:w="2055" w:type="dxa"/>
          </w:tcPr>
          <w:p w:rsidR="00286C99" w:rsidRDefault="00286C99" w14:paraId="7C7D727C" w14:textId="77777777">
            <w:pPr>
              <w:pStyle w:val="Tabelle"/>
            </w:pPr>
          </w:p>
        </w:tc>
        <w:tc>
          <w:tcPr>
            <w:tcW w:w="7722" w:type="dxa"/>
          </w:tcPr>
          <w:p w:rsidR="00286C99" w:rsidRDefault="00286C99" w14:paraId="739E0817" w14:textId="77777777">
            <w:pPr>
              <w:pStyle w:val="Tabelle"/>
            </w:pPr>
          </w:p>
        </w:tc>
      </w:tr>
      <w:tr w:rsidR="00286C99" w14:paraId="1DBA7196" w14:textId="77777777">
        <w:tc>
          <w:tcPr>
            <w:tcW w:w="2055" w:type="dxa"/>
          </w:tcPr>
          <w:p w:rsidR="00286C99" w:rsidRDefault="00286C99" w14:paraId="478BE52B" w14:textId="77777777">
            <w:pPr>
              <w:pStyle w:val="Tabelle"/>
            </w:pPr>
          </w:p>
        </w:tc>
        <w:tc>
          <w:tcPr>
            <w:tcW w:w="7722" w:type="dxa"/>
          </w:tcPr>
          <w:p w:rsidR="00286C99" w:rsidRDefault="00286C99" w14:paraId="5CE37989" w14:textId="77777777">
            <w:pPr>
              <w:pStyle w:val="Tabelle"/>
            </w:pPr>
          </w:p>
        </w:tc>
      </w:tr>
    </w:tbl>
    <w:p w:rsidR="003D4092" w:rsidRDefault="00286C99" w14:paraId="0F113920" w14:textId="77777777">
      <w:pPr>
        <w:pStyle w:val="Verzeichnis1"/>
        <w:tabs>
          <w:tab w:val="left" w:pos="421"/>
          <w:tab w:val="right" w:leader="dot" w:pos="9056"/>
        </w:tabs>
        <w:rPr>
          <w:b w:val="0"/>
          <w:sz w:val="28"/>
        </w:rPr>
      </w:pPr>
      <w:r>
        <w:br w:type="page"/>
      </w:r>
      <w:r w:rsidRPr="002D7FEA">
        <w:rPr>
          <w:b w:val="0"/>
          <w:sz w:val="28"/>
        </w:rPr>
        <w:lastRenderedPageBreak/>
        <w:t>Inhaltsverzeichnis</w:t>
      </w:r>
    </w:p>
    <w:p w:rsidRPr="00160864" w:rsidR="00160864" w:rsidP="00160864" w:rsidRDefault="00160864" w14:paraId="1AAFDC8A" w14:textId="77777777">
      <w:pPr>
        <w:rPr>
          <w:ins w:author="Gernot Starke" w:date="2012-01-14T11:18:00Z" w:id="6"/>
        </w:rPr>
      </w:pPr>
    </w:p>
    <w:bookmarkStart w:name="OLE_LINK17" w:id="7"/>
    <w:bookmarkStart w:name="OLE_LINK18" w:id="8"/>
    <w:p w:rsidR="00877F71" w:rsidRDefault="00BF38D2" w14:paraId="78C394B2" w14:textId="2D36A9D2">
      <w:pPr>
        <w:pStyle w:val="Verzeichnis1"/>
        <w:tabs>
          <w:tab w:val="left" w:pos="440"/>
          <w:tab w:val="right" w:leader="dot" w:pos="9056"/>
        </w:tabs>
        <w:rPr>
          <w:rFonts w:eastAsiaTheme="minorEastAsia" w:cstheme="minorBidi"/>
          <w:b w:val="0"/>
          <w:caps w:val="0"/>
          <w:noProof/>
          <w:sz w:val="22"/>
          <w:lang w:val="de-CH" w:eastAsia="de-CH"/>
        </w:rPr>
      </w:pPr>
      <w:r>
        <w:rPr>
          <w:b w:val="0"/>
          <w:sz w:val="28"/>
        </w:rPr>
        <w:fldChar w:fldCharType="begin"/>
      </w:r>
      <w:r>
        <w:rPr>
          <w:b w:val="0"/>
          <w:sz w:val="28"/>
        </w:rPr>
        <w:instrText xml:space="preserve"> TOC \o "1-2" </w:instrText>
      </w:r>
      <w:r>
        <w:rPr>
          <w:b w:val="0"/>
          <w:sz w:val="28"/>
        </w:rPr>
        <w:fldChar w:fldCharType="separate"/>
      </w:r>
      <w:r w:rsidR="00877F71">
        <w:rPr>
          <w:noProof/>
        </w:rPr>
        <w:t>1.</w:t>
      </w:r>
      <w:r w:rsidR="00877F71">
        <w:rPr>
          <w:rFonts w:eastAsiaTheme="minorEastAsia" w:cstheme="minorBidi"/>
          <w:b w:val="0"/>
          <w:caps w:val="0"/>
          <w:noProof/>
          <w:sz w:val="22"/>
          <w:lang w:val="de-CH" w:eastAsia="de-CH"/>
        </w:rPr>
        <w:tab/>
      </w:r>
      <w:r w:rsidR="00877F71">
        <w:rPr>
          <w:noProof/>
        </w:rPr>
        <w:t>Einführung und Ziele</w:t>
      </w:r>
      <w:r w:rsidR="00877F71">
        <w:rPr>
          <w:noProof/>
        </w:rPr>
        <w:tab/>
      </w:r>
      <w:r w:rsidR="00877F71">
        <w:rPr>
          <w:noProof/>
        </w:rPr>
        <w:fldChar w:fldCharType="begin"/>
      </w:r>
      <w:r w:rsidR="00877F71">
        <w:rPr>
          <w:noProof/>
        </w:rPr>
        <w:instrText xml:space="preserve"> PAGEREF _Toc419726833 \h </w:instrText>
      </w:r>
      <w:r w:rsidR="00877F71">
        <w:rPr>
          <w:noProof/>
        </w:rPr>
      </w:r>
      <w:r w:rsidR="00877F71">
        <w:rPr>
          <w:noProof/>
        </w:rPr>
        <w:fldChar w:fldCharType="separate"/>
      </w:r>
      <w:r w:rsidR="00877F71">
        <w:rPr>
          <w:noProof/>
        </w:rPr>
        <w:t>7</w:t>
      </w:r>
      <w:r w:rsidR="00877F71">
        <w:rPr>
          <w:noProof/>
        </w:rPr>
        <w:fldChar w:fldCharType="end"/>
      </w:r>
    </w:p>
    <w:p w:rsidR="00877F71" w:rsidRDefault="00877F71" w14:paraId="022C5BF7" w14:textId="251D9629">
      <w:pPr>
        <w:pStyle w:val="Verzeichnis2"/>
        <w:tabs>
          <w:tab w:val="left" w:pos="880"/>
          <w:tab w:val="right" w:leader="dot" w:pos="9056"/>
        </w:tabs>
        <w:rPr>
          <w:rFonts w:eastAsiaTheme="minorEastAsia" w:cstheme="minorBidi"/>
          <w:smallCaps w:val="0"/>
          <w:noProof/>
          <w:sz w:val="22"/>
          <w:lang w:val="de-CH" w:eastAsia="de-CH"/>
        </w:rPr>
      </w:pPr>
      <w:r>
        <w:rPr>
          <w:noProof/>
        </w:rPr>
        <w:t>1.1</w:t>
      </w:r>
      <w:r>
        <w:rPr>
          <w:rFonts w:eastAsiaTheme="minorEastAsia" w:cstheme="minorBidi"/>
          <w:smallCaps w:val="0"/>
          <w:noProof/>
          <w:sz w:val="22"/>
          <w:lang w:val="de-CH" w:eastAsia="de-CH"/>
        </w:rPr>
        <w:tab/>
      </w:r>
      <w:r>
        <w:rPr>
          <w:noProof/>
        </w:rPr>
        <w:t>Aufgabenstellung</w:t>
      </w:r>
      <w:r>
        <w:rPr>
          <w:noProof/>
        </w:rPr>
        <w:tab/>
      </w:r>
      <w:r>
        <w:rPr>
          <w:noProof/>
        </w:rPr>
        <w:fldChar w:fldCharType="begin"/>
      </w:r>
      <w:r>
        <w:rPr>
          <w:noProof/>
        </w:rPr>
        <w:instrText xml:space="preserve"> PAGEREF _Toc419726834 \h </w:instrText>
      </w:r>
      <w:r>
        <w:rPr>
          <w:noProof/>
        </w:rPr>
      </w:r>
      <w:r>
        <w:rPr>
          <w:noProof/>
        </w:rPr>
        <w:fldChar w:fldCharType="separate"/>
      </w:r>
      <w:r>
        <w:rPr>
          <w:noProof/>
        </w:rPr>
        <w:t>8</w:t>
      </w:r>
      <w:r>
        <w:rPr>
          <w:noProof/>
        </w:rPr>
        <w:fldChar w:fldCharType="end"/>
      </w:r>
    </w:p>
    <w:p w:rsidR="00877F71" w:rsidRDefault="00877F71" w14:paraId="7AD0CA66" w14:textId="7B16778F">
      <w:pPr>
        <w:pStyle w:val="Verzeichnis2"/>
        <w:tabs>
          <w:tab w:val="left" w:pos="880"/>
          <w:tab w:val="right" w:leader="dot" w:pos="9056"/>
        </w:tabs>
        <w:rPr>
          <w:rFonts w:eastAsiaTheme="minorEastAsia" w:cstheme="minorBidi"/>
          <w:smallCaps w:val="0"/>
          <w:noProof/>
          <w:sz w:val="22"/>
          <w:lang w:val="de-CH" w:eastAsia="de-CH"/>
        </w:rPr>
      </w:pPr>
      <w:r>
        <w:rPr>
          <w:noProof/>
        </w:rPr>
        <w:t>1.2</w:t>
      </w:r>
      <w:r>
        <w:rPr>
          <w:rFonts w:eastAsiaTheme="minorEastAsia" w:cstheme="minorBidi"/>
          <w:smallCaps w:val="0"/>
          <w:noProof/>
          <w:sz w:val="22"/>
          <w:lang w:val="de-CH" w:eastAsia="de-CH"/>
        </w:rPr>
        <w:tab/>
      </w:r>
      <w:r>
        <w:rPr>
          <w:noProof/>
        </w:rPr>
        <w:t>Qualitätsziele</w:t>
      </w:r>
      <w:r>
        <w:rPr>
          <w:noProof/>
        </w:rPr>
        <w:tab/>
      </w:r>
      <w:r>
        <w:rPr>
          <w:noProof/>
        </w:rPr>
        <w:fldChar w:fldCharType="begin"/>
      </w:r>
      <w:r>
        <w:rPr>
          <w:noProof/>
        </w:rPr>
        <w:instrText xml:space="preserve"> PAGEREF _Toc419726835 \h </w:instrText>
      </w:r>
      <w:r>
        <w:rPr>
          <w:noProof/>
        </w:rPr>
      </w:r>
      <w:r>
        <w:rPr>
          <w:noProof/>
        </w:rPr>
        <w:fldChar w:fldCharType="separate"/>
      </w:r>
      <w:r>
        <w:rPr>
          <w:noProof/>
        </w:rPr>
        <w:t>11</w:t>
      </w:r>
      <w:r>
        <w:rPr>
          <w:noProof/>
        </w:rPr>
        <w:fldChar w:fldCharType="end"/>
      </w:r>
    </w:p>
    <w:p w:rsidR="00877F71" w:rsidRDefault="00877F71" w14:paraId="36F1A9B0" w14:textId="27F5B2E5">
      <w:pPr>
        <w:pStyle w:val="Verzeichnis2"/>
        <w:tabs>
          <w:tab w:val="left" w:pos="880"/>
          <w:tab w:val="right" w:leader="dot" w:pos="9056"/>
        </w:tabs>
        <w:rPr>
          <w:rFonts w:eastAsiaTheme="minorEastAsia" w:cstheme="minorBidi"/>
          <w:smallCaps w:val="0"/>
          <w:noProof/>
          <w:sz w:val="22"/>
          <w:lang w:val="de-CH" w:eastAsia="de-CH"/>
        </w:rPr>
      </w:pPr>
      <w:r>
        <w:rPr>
          <w:noProof/>
        </w:rPr>
        <w:t>1.3</w:t>
      </w:r>
      <w:r>
        <w:rPr>
          <w:rFonts w:eastAsiaTheme="minorEastAsia" w:cstheme="minorBidi"/>
          <w:smallCaps w:val="0"/>
          <w:noProof/>
          <w:sz w:val="22"/>
          <w:lang w:val="de-CH" w:eastAsia="de-CH"/>
        </w:rPr>
        <w:tab/>
      </w:r>
      <w:r>
        <w:rPr>
          <w:noProof/>
        </w:rPr>
        <w:t>Stakeholder</w:t>
      </w:r>
      <w:r>
        <w:rPr>
          <w:noProof/>
        </w:rPr>
        <w:tab/>
      </w:r>
      <w:r>
        <w:rPr>
          <w:noProof/>
        </w:rPr>
        <w:fldChar w:fldCharType="begin"/>
      </w:r>
      <w:r>
        <w:rPr>
          <w:noProof/>
        </w:rPr>
        <w:instrText xml:space="preserve"> PAGEREF _Toc419726836 \h </w:instrText>
      </w:r>
      <w:r>
        <w:rPr>
          <w:noProof/>
        </w:rPr>
      </w:r>
      <w:r>
        <w:rPr>
          <w:noProof/>
        </w:rPr>
        <w:fldChar w:fldCharType="separate"/>
      </w:r>
      <w:r>
        <w:rPr>
          <w:noProof/>
        </w:rPr>
        <w:t>11</w:t>
      </w:r>
      <w:r>
        <w:rPr>
          <w:noProof/>
        </w:rPr>
        <w:fldChar w:fldCharType="end"/>
      </w:r>
    </w:p>
    <w:p w:rsidR="00877F71" w:rsidRDefault="00877F71" w14:paraId="70078E71" w14:textId="17DCBE1B">
      <w:pPr>
        <w:pStyle w:val="Verzeichnis1"/>
        <w:tabs>
          <w:tab w:val="left" w:pos="440"/>
          <w:tab w:val="right" w:leader="dot" w:pos="9056"/>
        </w:tabs>
        <w:rPr>
          <w:rFonts w:eastAsiaTheme="minorEastAsia" w:cstheme="minorBidi"/>
          <w:b w:val="0"/>
          <w:caps w:val="0"/>
          <w:noProof/>
          <w:sz w:val="22"/>
          <w:lang w:val="de-CH" w:eastAsia="de-CH"/>
        </w:rPr>
      </w:pPr>
      <w:r>
        <w:rPr>
          <w:noProof/>
        </w:rPr>
        <w:t>2.</w:t>
      </w:r>
      <w:r>
        <w:rPr>
          <w:rFonts w:eastAsiaTheme="minorEastAsia" w:cstheme="minorBidi"/>
          <w:b w:val="0"/>
          <w:caps w:val="0"/>
          <w:noProof/>
          <w:sz w:val="22"/>
          <w:lang w:val="de-CH" w:eastAsia="de-CH"/>
        </w:rPr>
        <w:tab/>
      </w:r>
      <w:r>
        <w:rPr>
          <w:noProof/>
        </w:rPr>
        <w:t>Randbedingungen</w:t>
      </w:r>
      <w:r>
        <w:rPr>
          <w:noProof/>
        </w:rPr>
        <w:tab/>
      </w:r>
      <w:r>
        <w:rPr>
          <w:noProof/>
        </w:rPr>
        <w:fldChar w:fldCharType="begin"/>
      </w:r>
      <w:r>
        <w:rPr>
          <w:noProof/>
        </w:rPr>
        <w:instrText xml:space="preserve"> PAGEREF _Toc419726837 \h </w:instrText>
      </w:r>
      <w:r>
        <w:rPr>
          <w:noProof/>
        </w:rPr>
      </w:r>
      <w:r>
        <w:rPr>
          <w:noProof/>
        </w:rPr>
        <w:fldChar w:fldCharType="separate"/>
      </w:r>
      <w:r>
        <w:rPr>
          <w:noProof/>
        </w:rPr>
        <w:t>12</w:t>
      </w:r>
      <w:r>
        <w:rPr>
          <w:noProof/>
        </w:rPr>
        <w:fldChar w:fldCharType="end"/>
      </w:r>
    </w:p>
    <w:p w:rsidR="00877F71" w:rsidRDefault="00877F71" w14:paraId="6CF06628" w14:textId="0A75CD28">
      <w:pPr>
        <w:pStyle w:val="Verzeichnis2"/>
        <w:tabs>
          <w:tab w:val="left" w:pos="880"/>
          <w:tab w:val="right" w:leader="dot" w:pos="9056"/>
        </w:tabs>
        <w:rPr>
          <w:rFonts w:eastAsiaTheme="minorEastAsia" w:cstheme="minorBidi"/>
          <w:smallCaps w:val="0"/>
          <w:noProof/>
          <w:sz w:val="22"/>
          <w:lang w:val="de-CH" w:eastAsia="de-CH"/>
        </w:rPr>
      </w:pPr>
      <w:r>
        <w:rPr>
          <w:noProof/>
        </w:rPr>
        <w:t>2.1</w:t>
      </w:r>
      <w:r>
        <w:rPr>
          <w:rFonts w:eastAsiaTheme="minorEastAsia" w:cstheme="minorBidi"/>
          <w:smallCaps w:val="0"/>
          <w:noProof/>
          <w:sz w:val="22"/>
          <w:lang w:val="de-CH" w:eastAsia="de-CH"/>
        </w:rPr>
        <w:tab/>
      </w:r>
      <w:r>
        <w:rPr>
          <w:noProof/>
        </w:rPr>
        <w:t>Technische Randbedingungen</w:t>
      </w:r>
      <w:r>
        <w:rPr>
          <w:noProof/>
        </w:rPr>
        <w:tab/>
      </w:r>
      <w:r>
        <w:rPr>
          <w:noProof/>
        </w:rPr>
        <w:fldChar w:fldCharType="begin"/>
      </w:r>
      <w:r>
        <w:rPr>
          <w:noProof/>
        </w:rPr>
        <w:instrText xml:space="preserve"> PAGEREF _Toc419726838 \h </w:instrText>
      </w:r>
      <w:r>
        <w:rPr>
          <w:noProof/>
        </w:rPr>
      </w:r>
      <w:r>
        <w:rPr>
          <w:noProof/>
        </w:rPr>
        <w:fldChar w:fldCharType="separate"/>
      </w:r>
      <w:r>
        <w:rPr>
          <w:noProof/>
        </w:rPr>
        <w:t>12</w:t>
      </w:r>
      <w:r>
        <w:rPr>
          <w:noProof/>
        </w:rPr>
        <w:fldChar w:fldCharType="end"/>
      </w:r>
    </w:p>
    <w:p w:rsidR="00877F71" w:rsidRDefault="00877F71" w14:paraId="5D8BF5F4" w14:textId="644C259C">
      <w:pPr>
        <w:pStyle w:val="Verzeichnis2"/>
        <w:tabs>
          <w:tab w:val="left" w:pos="880"/>
          <w:tab w:val="right" w:leader="dot" w:pos="9056"/>
        </w:tabs>
        <w:rPr>
          <w:rFonts w:eastAsiaTheme="minorEastAsia" w:cstheme="minorBidi"/>
          <w:smallCaps w:val="0"/>
          <w:noProof/>
          <w:sz w:val="22"/>
          <w:lang w:val="de-CH" w:eastAsia="de-CH"/>
        </w:rPr>
      </w:pPr>
      <w:r>
        <w:rPr>
          <w:noProof/>
        </w:rPr>
        <w:t>2.2</w:t>
      </w:r>
      <w:r>
        <w:rPr>
          <w:rFonts w:eastAsiaTheme="minorEastAsia" w:cstheme="minorBidi"/>
          <w:smallCaps w:val="0"/>
          <w:noProof/>
          <w:sz w:val="22"/>
          <w:lang w:val="de-CH" w:eastAsia="de-CH"/>
        </w:rPr>
        <w:tab/>
      </w:r>
      <w:r>
        <w:rPr>
          <w:noProof/>
        </w:rPr>
        <w:t>Organisatorische Randbedingungen</w:t>
      </w:r>
      <w:r>
        <w:rPr>
          <w:noProof/>
        </w:rPr>
        <w:tab/>
      </w:r>
      <w:r>
        <w:rPr>
          <w:noProof/>
        </w:rPr>
        <w:fldChar w:fldCharType="begin"/>
      </w:r>
      <w:r>
        <w:rPr>
          <w:noProof/>
        </w:rPr>
        <w:instrText xml:space="preserve"> PAGEREF _Toc419726839 \h </w:instrText>
      </w:r>
      <w:r>
        <w:rPr>
          <w:noProof/>
        </w:rPr>
      </w:r>
      <w:r>
        <w:rPr>
          <w:noProof/>
        </w:rPr>
        <w:fldChar w:fldCharType="separate"/>
      </w:r>
      <w:r>
        <w:rPr>
          <w:noProof/>
        </w:rPr>
        <w:t>13</w:t>
      </w:r>
      <w:r>
        <w:rPr>
          <w:noProof/>
        </w:rPr>
        <w:fldChar w:fldCharType="end"/>
      </w:r>
    </w:p>
    <w:p w:rsidR="00877F71" w:rsidRDefault="00877F71" w14:paraId="5D67815B" w14:textId="584BC6B5">
      <w:pPr>
        <w:pStyle w:val="Verzeichnis2"/>
        <w:tabs>
          <w:tab w:val="left" w:pos="880"/>
          <w:tab w:val="right" w:leader="dot" w:pos="9056"/>
        </w:tabs>
        <w:rPr>
          <w:rFonts w:eastAsiaTheme="minorEastAsia" w:cstheme="minorBidi"/>
          <w:smallCaps w:val="0"/>
          <w:noProof/>
          <w:sz w:val="22"/>
          <w:lang w:val="de-CH" w:eastAsia="de-CH"/>
        </w:rPr>
      </w:pPr>
      <w:r>
        <w:rPr>
          <w:noProof/>
        </w:rPr>
        <w:t>2.3</w:t>
      </w:r>
      <w:r>
        <w:rPr>
          <w:rFonts w:eastAsiaTheme="minorEastAsia" w:cstheme="minorBidi"/>
          <w:smallCaps w:val="0"/>
          <w:noProof/>
          <w:sz w:val="22"/>
          <w:lang w:val="de-CH" w:eastAsia="de-CH"/>
        </w:rPr>
        <w:tab/>
      </w:r>
      <w:r>
        <w:rPr>
          <w:noProof/>
        </w:rPr>
        <w:t>Konventionen</w:t>
      </w:r>
      <w:r>
        <w:rPr>
          <w:noProof/>
        </w:rPr>
        <w:tab/>
      </w:r>
      <w:r>
        <w:rPr>
          <w:noProof/>
        </w:rPr>
        <w:fldChar w:fldCharType="begin"/>
      </w:r>
      <w:r>
        <w:rPr>
          <w:noProof/>
        </w:rPr>
        <w:instrText xml:space="preserve"> PAGEREF _Toc419726840 \h </w:instrText>
      </w:r>
      <w:r>
        <w:rPr>
          <w:noProof/>
        </w:rPr>
      </w:r>
      <w:r>
        <w:rPr>
          <w:noProof/>
        </w:rPr>
        <w:fldChar w:fldCharType="separate"/>
      </w:r>
      <w:r>
        <w:rPr>
          <w:noProof/>
        </w:rPr>
        <w:t>14</w:t>
      </w:r>
      <w:r>
        <w:rPr>
          <w:noProof/>
        </w:rPr>
        <w:fldChar w:fldCharType="end"/>
      </w:r>
    </w:p>
    <w:p w:rsidR="00877F71" w:rsidRDefault="00877F71" w14:paraId="66DA7997" w14:textId="6E130350">
      <w:pPr>
        <w:pStyle w:val="Verzeichnis1"/>
        <w:tabs>
          <w:tab w:val="left" w:pos="440"/>
          <w:tab w:val="right" w:leader="dot" w:pos="9056"/>
        </w:tabs>
        <w:rPr>
          <w:rFonts w:eastAsiaTheme="minorEastAsia" w:cstheme="minorBidi"/>
          <w:b w:val="0"/>
          <w:caps w:val="0"/>
          <w:noProof/>
          <w:sz w:val="22"/>
          <w:lang w:val="de-CH" w:eastAsia="de-CH"/>
        </w:rPr>
      </w:pPr>
      <w:r>
        <w:rPr>
          <w:noProof/>
        </w:rPr>
        <w:t>3.</w:t>
      </w:r>
      <w:r>
        <w:rPr>
          <w:rFonts w:eastAsiaTheme="minorEastAsia" w:cstheme="minorBidi"/>
          <w:b w:val="0"/>
          <w:caps w:val="0"/>
          <w:noProof/>
          <w:sz w:val="22"/>
          <w:lang w:val="de-CH" w:eastAsia="de-CH"/>
        </w:rPr>
        <w:tab/>
      </w:r>
      <w:r>
        <w:rPr>
          <w:noProof/>
        </w:rPr>
        <w:t>Kontextabgrenzung</w:t>
      </w:r>
      <w:r>
        <w:rPr>
          <w:noProof/>
        </w:rPr>
        <w:tab/>
      </w:r>
      <w:r>
        <w:rPr>
          <w:noProof/>
        </w:rPr>
        <w:fldChar w:fldCharType="begin"/>
      </w:r>
      <w:r>
        <w:rPr>
          <w:noProof/>
        </w:rPr>
        <w:instrText xml:space="preserve"> PAGEREF _Toc419726841 \h </w:instrText>
      </w:r>
      <w:r>
        <w:rPr>
          <w:noProof/>
        </w:rPr>
      </w:r>
      <w:r>
        <w:rPr>
          <w:noProof/>
        </w:rPr>
        <w:fldChar w:fldCharType="separate"/>
      </w:r>
      <w:r>
        <w:rPr>
          <w:noProof/>
        </w:rPr>
        <w:t>14</w:t>
      </w:r>
      <w:r>
        <w:rPr>
          <w:noProof/>
        </w:rPr>
        <w:fldChar w:fldCharType="end"/>
      </w:r>
    </w:p>
    <w:p w:rsidR="00877F71" w:rsidRDefault="00877F71" w14:paraId="66778785" w14:textId="6A73140A">
      <w:pPr>
        <w:pStyle w:val="Verzeichnis2"/>
        <w:tabs>
          <w:tab w:val="left" w:pos="880"/>
          <w:tab w:val="right" w:leader="dot" w:pos="9056"/>
        </w:tabs>
        <w:rPr>
          <w:rFonts w:eastAsiaTheme="minorEastAsia" w:cstheme="minorBidi"/>
          <w:smallCaps w:val="0"/>
          <w:noProof/>
          <w:sz w:val="22"/>
          <w:lang w:val="de-CH" w:eastAsia="de-CH"/>
        </w:rPr>
      </w:pPr>
      <w:r>
        <w:rPr>
          <w:noProof/>
        </w:rPr>
        <w:t>3.1</w:t>
      </w:r>
      <w:r>
        <w:rPr>
          <w:rFonts w:eastAsiaTheme="minorEastAsia" w:cstheme="minorBidi"/>
          <w:smallCaps w:val="0"/>
          <w:noProof/>
          <w:sz w:val="22"/>
          <w:lang w:val="de-CH" w:eastAsia="de-CH"/>
        </w:rPr>
        <w:tab/>
      </w:r>
      <w:r>
        <w:rPr>
          <w:noProof/>
        </w:rPr>
        <w:t>Fachlicher Kontext</w:t>
      </w:r>
      <w:r>
        <w:rPr>
          <w:noProof/>
        </w:rPr>
        <w:tab/>
      </w:r>
      <w:r>
        <w:rPr>
          <w:noProof/>
        </w:rPr>
        <w:fldChar w:fldCharType="begin"/>
      </w:r>
      <w:r>
        <w:rPr>
          <w:noProof/>
        </w:rPr>
        <w:instrText xml:space="preserve"> PAGEREF _Toc419726842 \h </w:instrText>
      </w:r>
      <w:r>
        <w:rPr>
          <w:noProof/>
        </w:rPr>
      </w:r>
      <w:r>
        <w:rPr>
          <w:noProof/>
        </w:rPr>
        <w:fldChar w:fldCharType="separate"/>
      </w:r>
      <w:r>
        <w:rPr>
          <w:noProof/>
        </w:rPr>
        <w:t>14</w:t>
      </w:r>
      <w:r>
        <w:rPr>
          <w:noProof/>
        </w:rPr>
        <w:fldChar w:fldCharType="end"/>
      </w:r>
    </w:p>
    <w:p w:rsidR="00877F71" w:rsidRDefault="00877F71" w14:paraId="1296E837" w14:textId="5BD4A6C3">
      <w:pPr>
        <w:pStyle w:val="Verzeichnis1"/>
        <w:tabs>
          <w:tab w:val="left" w:pos="440"/>
          <w:tab w:val="right" w:leader="dot" w:pos="9056"/>
        </w:tabs>
        <w:rPr>
          <w:rFonts w:eastAsiaTheme="minorEastAsia" w:cstheme="minorBidi"/>
          <w:b w:val="0"/>
          <w:caps w:val="0"/>
          <w:noProof/>
          <w:sz w:val="22"/>
          <w:lang w:val="de-CH" w:eastAsia="de-CH"/>
        </w:rPr>
      </w:pPr>
      <w:r>
        <w:rPr>
          <w:noProof/>
        </w:rPr>
        <w:t>4.</w:t>
      </w:r>
      <w:r>
        <w:rPr>
          <w:rFonts w:eastAsiaTheme="minorEastAsia" w:cstheme="minorBidi"/>
          <w:b w:val="0"/>
          <w:caps w:val="0"/>
          <w:noProof/>
          <w:sz w:val="22"/>
          <w:lang w:val="de-CH" w:eastAsia="de-CH"/>
        </w:rPr>
        <w:tab/>
      </w:r>
      <w:r>
        <w:rPr>
          <w:noProof/>
        </w:rPr>
        <w:t>Lösungsstrategie</w:t>
      </w:r>
      <w:r>
        <w:rPr>
          <w:noProof/>
        </w:rPr>
        <w:tab/>
      </w:r>
      <w:r>
        <w:rPr>
          <w:noProof/>
        </w:rPr>
        <w:fldChar w:fldCharType="begin"/>
      </w:r>
      <w:r>
        <w:rPr>
          <w:noProof/>
        </w:rPr>
        <w:instrText xml:space="preserve"> PAGEREF _Toc419726843 \h </w:instrText>
      </w:r>
      <w:r>
        <w:rPr>
          <w:noProof/>
        </w:rPr>
      </w:r>
      <w:r>
        <w:rPr>
          <w:noProof/>
        </w:rPr>
        <w:fldChar w:fldCharType="separate"/>
      </w:r>
      <w:r>
        <w:rPr>
          <w:noProof/>
        </w:rPr>
        <w:t>14</w:t>
      </w:r>
      <w:r>
        <w:rPr>
          <w:noProof/>
        </w:rPr>
        <w:fldChar w:fldCharType="end"/>
      </w:r>
    </w:p>
    <w:p w:rsidR="00877F71" w:rsidRDefault="00877F71" w14:paraId="425732DD" w14:textId="080E6C99">
      <w:pPr>
        <w:pStyle w:val="Verzeichnis1"/>
        <w:tabs>
          <w:tab w:val="left" w:pos="440"/>
          <w:tab w:val="right" w:leader="dot" w:pos="9056"/>
        </w:tabs>
        <w:rPr>
          <w:rFonts w:eastAsiaTheme="minorEastAsia" w:cstheme="minorBidi"/>
          <w:b w:val="0"/>
          <w:caps w:val="0"/>
          <w:noProof/>
          <w:sz w:val="22"/>
          <w:lang w:val="de-CH" w:eastAsia="de-CH"/>
        </w:rPr>
      </w:pPr>
      <w:r>
        <w:rPr>
          <w:noProof/>
        </w:rPr>
        <w:t>5.</w:t>
      </w:r>
      <w:r>
        <w:rPr>
          <w:rFonts w:eastAsiaTheme="minorEastAsia" w:cstheme="minorBidi"/>
          <w:b w:val="0"/>
          <w:caps w:val="0"/>
          <w:noProof/>
          <w:sz w:val="22"/>
          <w:lang w:val="de-CH" w:eastAsia="de-CH"/>
        </w:rPr>
        <w:tab/>
      </w:r>
      <w:r>
        <w:rPr>
          <w:noProof/>
        </w:rPr>
        <w:t>Bausteinsicht</w:t>
      </w:r>
      <w:r>
        <w:rPr>
          <w:noProof/>
        </w:rPr>
        <w:tab/>
      </w:r>
      <w:r>
        <w:rPr>
          <w:noProof/>
        </w:rPr>
        <w:fldChar w:fldCharType="begin"/>
      </w:r>
      <w:r>
        <w:rPr>
          <w:noProof/>
        </w:rPr>
        <w:instrText xml:space="preserve"> PAGEREF _Toc419726844 \h </w:instrText>
      </w:r>
      <w:r>
        <w:rPr>
          <w:noProof/>
        </w:rPr>
      </w:r>
      <w:r>
        <w:rPr>
          <w:noProof/>
        </w:rPr>
        <w:fldChar w:fldCharType="separate"/>
      </w:r>
      <w:r>
        <w:rPr>
          <w:noProof/>
        </w:rPr>
        <w:t>15</w:t>
      </w:r>
      <w:r>
        <w:rPr>
          <w:noProof/>
        </w:rPr>
        <w:fldChar w:fldCharType="end"/>
      </w:r>
    </w:p>
    <w:p w:rsidR="00877F71" w:rsidRDefault="00877F71" w14:paraId="26471A8F" w14:textId="2C68D052">
      <w:pPr>
        <w:pStyle w:val="Verzeichnis2"/>
        <w:tabs>
          <w:tab w:val="left" w:pos="880"/>
          <w:tab w:val="right" w:leader="dot" w:pos="9056"/>
        </w:tabs>
        <w:rPr>
          <w:rFonts w:eastAsiaTheme="minorEastAsia" w:cstheme="minorBidi"/>
          <w:smallCaps w:val="0"/>
          <w:noProof/>
          <w:sz w:val="22"/>
          <w:lang w:val="de-CH" w:eastAsia="de-CH"/>
        </w:rPr>
      </w:pPr>
      <w:r>
        <w:rPr>
          <w:noProof/>
        </w:rPr>
        <w:t>5.1</w:t>
      </w:r>
      <w:r>
        <w:rPr>
          <w:rFonts w:eastAsiaTheme="minorEastAsia" w:cstheme="minorBidi"/>
          <w:smallCaps w:val="0"/>
          <w:noProof/>
          <w:sz w:val="22"/>
          <w:lang w:val="de-CH" w:eastAsia="de-CH"/>
        </w:rPr>
        <w:tab/>
      </w:r>
      <w:r>
        <w:rPr>
          <w:noProof/>
        </w:rPr>
        <w:t>Ebene 1</w:t>
      </w:r>
      <w:r>
        <w:rPr>
          <w:noProof/>
        </w:rPr>
        <w:tab/>
      </w:r>
      <w:r>
        <w:rPr>
          <w:noProof/>
        </w:rPr>
        <w:fldChar w:fldCharType="begin"/>
      </w:r>
      <w:r>
        <w:rPr>
          <w:noProof/>
        </w:rPr>
        <w:instrText xml:space="preserve"> PAGEREF _Toc419726845 \h </w:instrText>
      </w:r>
      <w:r>
        <w:rPr>
          <w:noProof/>
        </w:rPr>
      </w:r>
      <w:r>
        <w:rPr>
          <w:noProof/>
        </w:rPr>
        <w:fldChar w:fldCharType="separate"/>
      </w:r>
      <w:r>
        <w:rPr>
          <w:noProof/>
        </w:rPr>
        <w:t>15</w:t>
      </w:r>
      <w:r>
        <w:rPr>
          <w:noProof/>
        </w:rPr>
        <w:fldChar w:fldCharType="end"/>
      </w:r>
    </w:p>
    <w:p w:rsidR="00877F71" w:rsidRDefault="00877F71" w14:paraId="10D2A45D" w14:textId="4C0CB01B">
      <w:pPr>
        <w:pStyle w:val="Verzeichnis2"/>
        <w:tabs>
          <w:tab w:val="left" w:pos="880"/>
          <w:tab w:val="right" w:leader="dot" w:pos="9056"/>
        </w:tabs>
        <w:rPr>
          <w:rFonts w:eastAsiaTheme="minorEastAsia" w:cstheme="minorBidi"/>
          <w:smallCaps w:val="0"/>
          <w:noProof/>
          <w:sz w:val="22"/>
          <w:lang w:val="de-CH" w:eastAsia="de-CH"/>
        </w:rPr>
      </w:pPr>
      <w:r>
        <w:rPr>
          <w:noProof/>
        </w:rPr>
        <w:t>5.2</w:t>
      </w:r>
      <w:r>
        <w:rPr>
          <w:rFonts w:eastAsiaTheme="minorEastAsia" w:cstheme="minorBidi"/>
          <w:smallCaps w:val="0"/>
          <w:noProof/>
          <w:sz w:val="22"/>
          <w:lang w:val="de-CH" w:eastAsia="de-CH"/>
        </w:rPr>
        <w:tab/>
      </w:r>
      <w:r>
        <w:rPr>
          <w:noProof/>
        </w:rPr>
        <w:t>Ebene 2</w:t>
      </w:r>
      <w:r>
        <w:rPr>
          <w:noProof/>
        </w:rPr>
        <w:tab/>
      </w:r>
      <w:r>
        <w:rPr>
          <w:noProof/>
        </w:rPr>
        <w:fldChar w:fldCharType="begin"/>
      </w:r>
      <w:r>
        <w:rPr>
          <w:noProof/>
        </w:rPr>
        <w:instrText xml:space="preserve"> PAGEREF _Toc419726846 \h </w:instrText>
      </w:r>
      <w:r>
        <w:rPr>
          <w:noProof/>
        </w:rPr>
      </w:r>
      <w:r>
        <w:rPr>
          <w:noProof/>
        </w:rPr>
        <w:fldChar w:fldCharType="separate"/>
      </w:r>
      <w:r>
        <w:rPr>
          <w:noProof/>
        </w:rPr>
        <w:t>16</w:t>
      </w:r>
      <w:r>
        <w:rPr>
          <w:noProof/>
        </w:rPr>
        <w:fldChar w:fldCharType="end"/>
      </w:r>
    </w:p>
    <w:p w:rsidR="00877F71" w:rsidRDefault="00877F71" w14:paraId="7BF8310A" w14:textId="1DCCDF3E">
      <w:pPr>
        <w:pStyle w:val="Verzeichnis2"/>
        <w:tabs>
          <w:tab w:val="left" w:pos="880"/>
          <w:tab w:val="right" w:leader="dot" w:pos="9056"/>
        </w:tabs>
        <w:rPr>
          <w:rFonts w:eastAsiaTheme="minorEastAsia" w:cstheme="minorBidi"/>
          <w:smallCaps w:val="0"/>
          <w:noProof/>
          <w:sz w:val="22"/>
          <w:lang w:val="de-CH" w:eastAsia="de-CH"/>
        </w:rPr>
      </w:pPr>
      <w:r>
        <w:rPr>
          <w:noProof/>
        </w:rPr>
        <w:t>5.3</w:t>
      </w:r>
      <w:r>
        <w:rPr>
          <w:rFonts w:eastAsiaTheme="minorEastAsia" w:cstheme="minorBidi"/>
          <w:smallCaps w:val="0"/>
          <w:noProof/>
          <w:sz w:val="22"/>
          <w:lang w:val="de-CH" w:eastAsia="de-CH"/>
        </w:rPr>
        <w:tab/>
      </w:r>
      <w:r>
        <w:rPr>
          <w:noProof/>
        </w:rPr>
        <w:t>Ebene 3</w:t>
      </w:r>
      <w:r>
        <w:rPr>
          <w:noProof/>
        </w:rPr>
        <w:tab/>
      </w:r>
      <w:r>
        <w:rPr>
          <w:noProof/>
        </w:rPr>
        <w:fldChar w:fldCharType="begin"/>
      </w:r>
      <w:r>
        <w:rPr>
          <w:noProof/>
        </w:rPr>
        <w:instrText xml:space="preserve"> PAGEREF _Toc419726847 \h </w:instrText>
      </w:r>
      <w:r>
        <w:rPr>
          <w:noProof/>
        </w:rPr>
      </w:r>
      <w:r>
        <w:rPr>
          <w:noProof/>
        </w:rPr>
        <w:fldChar w:fldCharType="separate"/>
      </w:r>
      <w:r>
        <w:rPr>
          <w:noProof/>
        </w:rPr>
        <w:t>19</w:t>
      </w:r>
      <w:r>
        <w:rPr>
          <w:noProof/>
        </w:rPr>
        <w:fldChar w:fldCharType="end"/>
      </w:r>
    </w:p>
    <w:p w:rsidR="00877F71" w:rsidRDefault="00877F71" w14:paraId="7B7E41BE" w14:textId="579D026C">
      <w:pPr>
        <w:pStyle w:val="Verzeichnis1"/>
        <w:tabs>
          <w:tab w:val="left" w:pos="440"/>
          <w:tab w:val="right" w:leader="dot" w:pos="9056"/>
        </w:tabs>
        <w:rPr>
          <w:rFonts w:eastAsiaTheme="minorEastAsia" w:cstheme="minorBidi"/>
          <w:b w:val="0"/>
          <w:caps w:val="0"/>
          <w:noProof/>
          <w:sz w:val="22"/>
          <w:lang w:val="de-CH" w:eastAsia="de-CH"/>
        </w:rPr>
      </w:pPr>
      <w:r>
        <w:rPr>
          <w:noProof/>
        </w:rPr>
        <w:t>6.</w:t>
      </w:r>
      <w:r>
        <w:rPr>
          <w:rFonts w:eastAsiaTheme="minorEastAsia" w:cstheme="minorBidi"/>
          <w:b w:val="0"/>
          <w:caps w:val="0"/>
          <w:noProof/>
          <w:sz w:val="22"/>
          <w:lang w:val="de-CH" w:eastAsia="de-CH"/>
        </w:rPr>
        <w:tab/>
      </w:r>
      <w:r>
        <w:rPr>
          <w:noProof/>
        </w:rPr>
        <w:t>Laufzeitsicht</w:t>
      </w:r>
      <w:r>
        <w:rPr>
          <w:noProof/>
        </w:rPr>
        <w:tab/>
      </w:r>
      <w:r>
        <w:rPr>
          <w:noProof/>
        </w:rPr>
        <w:fldChar w:fldCharType="begin"/>
      </w:r>
      <w:r>
        <w:rPr>
          <w:noProof/>
        </w:rPr>
        <w:instrText xml:space="preserve"> PAGEREF _Toc419726848 \h </w:instrText>
      </w:r>
      <w:r>
        <w:rPr>
          <w:noProof/>
        </w:rPr>
      </w:r>
      <w:r>
        <w:rPr>
          <w:noProof/>
        </w:rPr>
        <w:fldChar w:fldCharType="separate"/>
      </w:r>
      <w:r>
        <w:rPr>
          <w:noProof/>
        </w:rPr>
        <w:t>19</w:t>
      </w:r>
      <w:r>
        <w:rPr>
          <w:noProof/>
        </w:rPr>
        <w:fldChar w:fldCharType="end"/>
      </w:r>
    </w:p>
    <w:p w:rsidR="00877F71" w:rsidRDefault="00877F71" w14:paraId="35AD12A1" w14:textId="3D72CC37">
      <w:pPr>
        <w:pStyle w:val="Verzeichnis2"/>
        <w:tabs>
          <w:tab w:val="left" w:pos="880"/>
          <w:tab w:val="right" w:leader="dot" w:pos="9056"/>
        </w:tabs>
        <w:rPr>
          <w:rFonts w:eastAsiaTheme="minorEastAsia" w:cstheme="minorBidi"/>
          <w:smallCaps w:val="0"/>
          <w:noProof/>
          <w:sz w:val="22"/>
          <w:lang w:val="de-CH" w:eastAsia="de-CH"/>
        </w:rPr>
      </w:pPr>
      <w:r>
        <w:rPr>
          <w:noProof/>
        </w:rPr>
        <w:t>6.1</w:t>
      </w:r>
      <w:r>
        <w:rPr>
          <w:rFonts w:eastAsiaTheme="minorEastAsia" w:cstheme="minorBidi"/>
          <w:smallCaps w:val="0"/>
          <w:noProof/>
          <w:sz w:val="22"/>
          <w:lang w:val="de-CH" w:eastAsia="de-CH"/>
        </w:rPr>
        <w:tab/>
      </w:r>
      <w:r>
        <w:rPr>
          <w:noProof/>
        </w:rPr>
        <w:t>Laufzeitszenario 1</w:t>
      </w:r>
      <w:r>
        <w:rPr>
          <w:noProof/>
        </w:rPr>
        <w:tab/>
      </w:r>
      <w:r>
        <w:rPr>
          <w:noProof/>
        </w:rPr>
        <w:fldChar w:fldCharType="begin"/>
      </w:r>
      <w:r>
        <w:rPr>
          <w:noProof/>
        </w:rPr>
        <w:instrText xml:space="preserve"> PAGEREF _Toc419726849 \h </w:instrText>
      </w:r>
      <w:r>
        <w:rPr>
          <w:noProof/>
        </w:rPr>
      </w:r>
      <w:r>
        <w:rPr>
          <w:noProof/>
        </w:rPr>
        <w:fldChar w:fldCharType="separate"/>
      </w:r>
      <w:r>
        <w:rPr>
          <w:noProof/>
        </w:rPr>
        <w:t>19</w:t>
      </w:r>
      <w:r>
        <w:rPr>
          <w:noProof/>
        </w:rPr>
        <w:fldChar w:fldCharType="end"/>
      </w:r>
    </w:p>
    <w:p w:rsidR="00877F71" w:rsidRDefault="00877F71" w14:paraId="4BB08706" w14:textId="781131CB">
      <w:pPr>
        <w:pStyle w:val="Verzeichnis2"/>
        <w:tabs>
          <w:tab w:val="left" w:pos="880"/>
          <w:tab w:val="right" w:leader="dot" w:pos="9056"/>
        </w:tabs>
        <w:rPr>
          <w:rFonts w:eastAsiaTheme="minorEastAsia" w:cstheme="minorBidi"/>
          <w:smallCaps w:val="0"/>
          <w:noProof/>
          <w:sz w:val="22"/>
          <w:lang w:val="de-CH" w:eastAsia="de-CH"/>
        </w:rPr>
      </w:pPr>
      <w:r>
        <w:rPr>
          <w:noProof/>
        </w:rPr>
        <w:t>6.2</w:t>
      </w:r>
      <w:r>
        <w:rPr>
          <w:rFonts w:eastAsiaTheme="minorEastAsia" w:cstheme="minorBidi"/>
          <w:smallCaps w:val="0"/>
          <w:noProof/>
          <w:sz w:val="22"/>
          <w:lang w:val="de-CH" w:eastAsia="de-CH"/>
        </w:rPr>
        <w:tab/>
      </w:r>
      <w:r>
        <w:rPr>
          <w:noProof/>
        </w:rPr>
        <w:t>Laufzeitszenario 2</w:t>
      </w:r>
      <w:r>
        <w:rPr>
          <w:noProof/>
        </w:rPr>
        <w:tab/>
      </w:r>
      <w:r>
        <w:rPr>
          <w:noProof/>
        </w:rPr>
        <w:fldChar w:fldCharType="begin"/>
      </w:r>
      <w:r>
        <w:rPr>
          <w:noProof/>
        </w:rPr>
        <w:instrText xml:space="preserve"> PAGEREF _Toc419726850 \h </w:instrText>
      </w:r>
      <w:r>
        <w:rPr>
          <w:noProof/>
        </w:rPr>
      </w:r>
      <w:r>
        <w:rPr>
          <w:noProof/>
        </w:rPr>
        <w:fldChar w:fldCharType="separate"/>
      </w:r>
      <w:r>
        <w:rPr>
          <w:noProof/>
        </w:rPr>
        <w:t>19</w:t>
      </w:r>
      <w:r>
        <w:rPr>
          <w:noProof/>
        </w:rPr>
        <w:fldChar w:fldCharType="end"/>
      </w:r>
    </w:p>
    <w:p w:rsidR="00877F71" w:rsidRDefault="00877F71" w14:paraId="4E38D788" w14:textId="46B03474">
      <w:pPr>
        <w:pStyle w:val="Verzeichnis2"/>
        <w:tabs>
          <w:tab w:val="left" w:pos="880"/>
          <w:tab w:val="right" w:leader="dot" w:pos="9056"/>
        </w:tabs>
        <w:rPr>
          <w:rFonts w:eastAsiaTheme="minorEastAsia" w:cstheme="minorBidi"/>
          <w:smallCaps w:val="0"/>
          <w:noProof/>
          <w:sz w:val="22"/>
          <w:lang w:val="de-CH" w:eastAsia="de-CH"/>
        </w:rPr>
      </w:pPr>
      <w:r>
        <w:rPr>
          <w:noProof/>
        </w:rPr>
        <w:t>6.3</w:t>
      </w:r>
      <w:r>
        <w:rPr>
          <w:rFonts w:eastAsiaTheme="minorEastAsia" w:cstheme="minorBidi"/>
          <w:smallCaps w:val="0"/>
          <w:noProof/>
          <w:sz w:val="22"/>
          <w:lang w:val="de-CH" w:eastAsia="de-CH"/>
        </w:rPr>
        <w:tab/>
      </w:r>
      <w:r>
        <w:rPr>
          <w:noProof/>
        </w:rPr>
        <w:t>...</w:t>
      </w:r>
      <w:r>
        <w:rPr>
          <w:noProof/>
        </w:rPr>
        <w:tab/>
      </w:r>
      <w:r>
        <w:rPr>
          <w:noProof/>
        </w:rPr>
        <w:fldChar w:fldCharType="begin"/>
      </w:r>
      <w:r>
        <w:rPr>
          <w:noProof/>
        </w:rPr>
        <w:instrText xml:space="preserve"> PAGEREF _Toc419726851 \h </w:instrText>
      </w:r>
      <w:r>
        <w:rPr>
          <w:noProof/>
        </w:rPr>
      </w:r>
      <w:r>
        <w:rPr>
          <w:noProof/>
        </w:rPr>
        <w:fldChar w:fldCharType="separate"/>
      </w:r>
      <w:r>
        <w:rPr>
          <w:noProof/>
        </w:rPr>
        <w:t>19</w:t>
      </w:r>
      <w:r>
        <w:rPr>
          <w:noProof/>
        </w:rPr>
        <w:fldChar w:fldCharType="end"/>
      </w:r>
    </w:p>
    <w:p w:rsidR="00877F71" w:rsidRDefault="00877F71" w14:paraId="75B15AE3" w14:textId="70D91BC8">
      <w:pPr>
        <w:pStyle w:val="Verzeichnis2"/>
        <w:tabs>
          <w:tab w:val="left" w:pos="880"/>
          <w:tab w:val="right" w:leader="dot" w:pos="9056"/>
        </w:tabs>
        <w:rPr>
          <w:rFonts w:eastAsiaTheme="minorEastAsia" w:cstheme="minorBidi"/>
          <w:smallCaps w:val="0"/>
          <w:noProof/>
          <w:sz w:val="22"/>
          <w:lang w:val="de-CH" w:eastAsia="de-CH"/>
        </w:rPr>
      </w:pPr>
      <w:r>
        <w:rPr>
          <w:noProof/>
        </w:rPr>
        <w:t>6.4</w:t>
      </w:r>
      <w:r>
        <w:rPr>
          <w:rFonts w:eastAsiaTheme="minorEastAsia" w:cstheme="minorBidi"/>
          <w:smallCaps w:val="0"/>
          <w:noProof/>
          <w:sz w:val="22"/>
          <w:lang w:val="de-CH" w:eastAsia="de-CH"/>
        </w:rPr>
        <w:tab/>
      </w:r>
      <w:r>
        <w:rPr>
          <w:noProof/>
        </w:rPr>
        <w:t>Laufzeitszenario n</w:t>
      </w:r>
      <w:r>
        <w:rPr>
          <w:noProof/>
        </w:rPr>
        <w:tab/>
      </w:r>
      <w:r>
        <w:rPr>
          <w:noProof/>
        </w:rPr>
        <w:fldChar w:fldCharType="begin"/>
      </w:r>
      <w:r>
        <w:rPr>
          <w:noProof/>
        </w:rPr>
        <w:instrText xml:space="preserve"> PAGEREF _Toc419726852 \h </w:instrText>
      </w:r>
      <w:r>
        <w:rPr>
          <w:noProof/>
        </w:rPr>
      </w:r>
      <w:r>
        <w:rPr>
          <w:noProof/>
        </w:rPr>
        <w:fldChar w:fldCharType="separate"/>
      </w:r>
      <w:r>
        <w:rPr>
          <w:noProof/>
        </w:rPr>
        <w:t>19</w:t>
      </w:r>
      <w:r>
        <w:rPr>
          <w:noProof/>
        </w:rPr>
        <w:fldChar w:fldCharType="end"/>
      </w:r>
    </w:p>
    <w:p w:rsidR="00877F71" w:rsidRDefault="00877F71" w14:paraId="2FF8B88B" w14:textId="540BB919">
      <w:pPr>
        <w:pStyle w:val="Verzeichnis1"/>
        <w:tabs>
          <w:tab w:val="left" w:pos="440"/>
          <w:tab w:val="right" w:leader="dot" w:pos="9056"/>
        </w:tabs>
        <w:rPr>
          <w:rFonts w:eastAsiaTheme="minorEastAsia" w:cstheme="minorBidi"/>
          <w:b w:val="0"/>
          <w:caps w:val="0"/>
          <w:noProof/>
          <w:sz w:val="22"/>
          <w:lang w:val="de-CH" w:eastAsia="de-CH"/>
        </w:rPr>
      </w:pPr>
      <w:r>
        <w:rPr>
          <w:noProof/>
        </w:rPr>
        <w:t>7.</w:t>
      </w:r>
      <w:r>
        <w:rPr>
          <w:rFonts w:eastAsiaTheme="minorEastAsia" w:cstheme="minorBidi"/>
          <w:b w:val="0"/>
          <w:caps w:val="0"/>
          <w:noProof/>
          <w:sz w:val="22"/>
          <w:lang w:val="de-CH" w:eastAsia="de-CH"/>
        </w:rPr>
        <w:tab/>
      </w:r>
      <w:r>
        <w:rPr>
          <w:noProof/>
        </w:rPr>
        <w:t>Verteilungssicht</w:t>
      </w:r>
      <w:r>
        <w:rPr>
          <w:noProof/>
        </w:rPr>
        <w:tab/>
      </w:r>
      <w:r>
        <w:rPr>
          <w:noProof/>
        </w:rPr>
        <w:fldChar w:fldCharType="begin"/>
      </w:r>
      <w:r>
        <w:rPr>
          <w:noProof/>
        </w:rPr>
        <w:instrText xml:space="preserve"> PAGEREF _Toc419726853 \h </w:instrText>
      </w:r>
      <w:r>
        <w:rPr>
          <w:noProof/>
        </w:rPr>
      </w:r>
      <w:r>
        <w:rPr>
          <w:noProof/>
        </w:rPr>
        <w:fldChar w:fldCharType="separate"/>
      </w:r>
      <w:r>
        <w:rPr>
          <w:noProof/>
        </w:rPr>
        <w:t>20</w:t>
      </w:r>
      <w:r>
        <w:rPr>
          <w:noProof/>
        </w:rPr>
        <w:fldChar w:fldCharType="end"/>
      </w:r>
    </w:p>
    <w:p w:rsidR="00877F71" w:rsidRDefault="00877F71" w14:paraId="73CC6C8F" w14:textId="60C8CE38">
      <w:pPr>
        <w:pStyle w:val="Verzeichnis2"/>
        <w:tabs>
          <w:tab w:val="left" w:pos="880"/>
          <w:tab w:val="right" w:leader="dot" w:pos="9056"/>
        </w:tabs>
        <w:rPr>
          <w:rFonts w:eastAsiaTheme="minorEastAsia" w:cstheme="minorBidi"/>
          <w:smallCaps w:val="0"/>
          <w:noProof/>
          <w:sz w:val="22"/>
          <w:lang w:val="de-CH" w:eastAsia="de-CH"/>
        </w:rPr>
      </w:pPr>
      <w:r>
        <w:rPr>
          <w:noProof/>
        </w:rPr>
        <w:t>7.1</w:t>
      </w:r>
      <w:r>
        <w:rPr>
          <w:rFonts w:eastAsiaTheme="minorEastAsia" w:cstheme="minorBidi"/>
          <w:smallCaps w:val="0"/>
          <w:noProof/>
          <w:sz w:val="22"/>
          <w:lang w:val="de-CH" w:eastAsia="de-CH"/>
        </w:rPr>
        <w:tab/>
      </w:r>
      <w:r>
        <w:rPr>
          <w:noProof/>
        </w:rPr>
        <w:t>Infrastruktur Ebene 1</w:t>
      </w:r>
      <w:r>
        <w:rPr>
          <w:noProof/>
        </w:rPr>
        <w:tab/>
      </w:r>
      <w:r>
        <w:rPr>
          <w:noProof/>
        </w:rPr>
        <w:fldChar w:fldCharType="begin"/>
      </w:r>
      <w:r>
        <w:rPr>
          <w:noProof/>
        </w:rPr>
        <w:instrText xml:space="preserve"> PAGEREF _Toc419726854 \h </w:instrText>
      </w:r>
      <w:r>
        <w:rPr>
          <w:noProof/>
        </w:rPr>
      </w:r>
      <w:r>
        <w:rPr>
          <w:noProof/>
        </w:rPr>
        <w:fldChar w:fldCharType="separate"/>
      </w:r>
      <w:r>
        <w:rPr>
          <w:noProof/>
        </w:rPr>
        <w:t>20</w:t>
      </w:r>
      <w:r>
        <w:rPr>
          <w:noProof/>
        </w:rPr>
        <w:fldChar w:fldCharType="end"/>
      </w:r>
    </w:p>
    <w:p w:rsidR="00877F71" w:rsidRDefault="00877F71" w14:paraId="046D8F68" w14:textId="129C27E4">
      <w:pPr>
        <w:pStyle w:val="Verzeichnis2"/>
        <w:tabs>
          <w:tab w:val="left" w:pos="880"/>
          <w:tab w:val="right" w:leader="dot" w:pos="9056"/>
        </w:tabs>
        <w:rPr>
          <w:rFonts w:eastAsiaTheme="minorEastAsia" w:cstheme="minorBidi"/>
          <w:smallCaps w:val="0"/>
          <w:noProof/>
          <w:sz w:val="22"/>
          <w:lang w:val="de-CH" w:eastAsia="de-CH"/>
        </w:rPr>
      </w:pPr>
      <w:r>
        <w:rPr>
          <w:noProof/>
        </w:rPr>
        <w:t>7.2</w:t>
      </w:r>
      <w:r>
        <w:rPr>
          <w:rFonts w:eastAsiaTheme="minorEastAsia" w:cstheme="minorBidi"/>
          <w:smallCaps w:val="0"/>
          <w:noProof/>
          <w:sz w:val="22"/>
          <w:lang w:val="de-CH" w:eastAsia="de-CH"/>
        </w:rPr>
        <w:tab/>
      </w:r>
      <w:r>
        <w:rPr>
          <w:noProof/>
        </w:rPr>
        <w:t>Infrastruktur Ebene 2</w:t>
      </w:r>
      <w:r>
        <w:rPr>
          <w:noProof/>
        </w:rPr>
        <w:tab/>
      </w:r>
      <w:r>
        <w:rPr>
          <w:noProof/>
        </w:rPr>
        <w:fldChar w:fldCharType="begin"/>
      </w:r>
      <w:r>
        <w:rPr>
          <w:noProof/>
        </w:rPr>
        <w:instrText xml:space="preserve"> PAGEREF _Toc419726855 \h </w:instrText>
      </w:r>
      <w:r>
        <w:rPr>
          <w:noProof/>
        </w:rPr>
      </w:r>
      <w:r>
        <w:rPr>
          <w:noProof/>
        </w:rPr>
        <w:fldChar w:fldCharType="separate"/>
      </w:r>
      <w:r>
        <w:rPr>
          <w:noProof/>
        </w:rPr>
        <w:t>20</w:t>
      </w:r>
      <w:r>
        <w:rPr>
          <w:noProof/>
        </w:rPr>
        <w:fldChar w:fldCharType="end"/>
      </w:r>
    </w:p>
    <w:p w:rsidR="00877F71" w:rsidRDefault="00877F71" w14:paraId="7A233A28" w14:textId="0BB31EBD">
      <w:pPr>
        <w:pStyle w:val="Verzeichnis1"/>
        <w:tabs>
          <w:tab w:val="left" w:pos="440"/>
          <w:tab w:val="right" w:leader="dot" w:pos="9056"/>
        </w:tabs>
        <w:rPr>
          <w:rFonts w:eastAsiaTheme="minorEastAsia" w:cstheme="minorBidi"/>
          <w:b w:val="0"/>
          <w:caps w:val="0"/>
          <w:noProof/>
          <w:sz w:val="22"/>
          <w:lang w:val="de-CH" w:eastAsia="de-CH"/>
        </w:rPr>
      </w:pPr>
      <w:r>
        <w:rPr>
          <w:noProof/>
        </w:rPr>
        <w:t>8.</w:t>
      </w:r>
      <w:r>
        <w:rPr>
          <w:rFonts w:eastAsiaTheme="minorEastAsia" w:cstheme="minorBidi"/>
          <w:b w:val="0"/>
          <w:caps w:val="0"/>
          <w:noProof/>
          <w:sz w:val="22"/>
          <w:lang w:val="de-CH" w:eastAsia="de-CH"/>
        </w:rPr>
        <w:tab/>
      </w:r>
      <w:r>
        <w:rPr>
          <w:noProof/>
        </w:rPr>
        <w:t>Konzepte</w:t>
      </w:r>
      <w:r>
        <w:rPr>
          <w:noProof/>
        </w:rPr>
        <w:tab/>
      </w:r>
      <w:r>
        <w:rPr>
          <w:noProof/>
        </w:rPr>
        <w:fldChar w:fldCharType="begin"/>
      </w:r>
      <w:r>
        <w:rPr>
          <w:noProof/>
        </w:rPr>
        <w:instrText xml:space="preserve"> PAGEREF _Toc419726861 \h </w:instrText>
      </w:r>
      <w:r>
        <w:rPr>
          <w:noProof/>
        </w:rPr>
      </w:r>
      <w:r>
        <w:rPr>
          <w:noProof/>
        </w:rPr>
        <w:fldChar w:fldCharType="separate"/>
      </w:r>
      <w:r>
        <w:rPr>
          <w:noProof/>
        </w:rPr>
        <w:t>20</w:t>
      </w:r>
      <w:r>
        <w:rPr>
          <w:noProof/>
        </w:rPr>
        <w:fldChar w:fldCharType="end"/>
      </w:r>
    </w:p>
    <w:p w:rsidR="00877F71" w:rsidRDefault="00877F71" w14:paraId="347B0545" w14:textId="71AEE205">
      <w:pPr>
        <w:pStyle w:val="Verzeichnis2"/>
        <w:tabs>
          <w:tab w:val="left" w:pos="880"/>
          <w:tab w:val="right" w:leader="dot" w:pos="9056"/>
        </w:tabs>
        <w:rPr>
          <w:rFonts w:eastAsiaTheme="minorEastAsia" w:cstheme="minorBidi"/>
          <w:smallCaps w:val="0"/>
          <w:noProof/>
          <w:sz w:val="22"/>
          <w:lang w:val="de-CH" w:eastAsia="de-CH"/>
        </w:rPr>
      </w:pPr>
      <w:r>
        <w:rPr>
          <w:noProof/>
        </w:rPr>
        <w:t>8.1</w:t>
      </w:r>
      <w:r>
        <w:rPr>
          <w:rFonts w:eastAsiaTheme="minorEastAsia" w:cstheme="minorBidi"/>
          <w:smallCaps w:val="0"/>
          <w:noProof/>
          <w:sz w:val="22"/>
          <w:lang w:val="de-CH" w:eastAsia="de-CH"/>
        </w:rPr>
        <w:tab/>
      </w:r>
      <w:r>
        <w:rPr>
          <w:noProof/>
        </w:rPr>
        <w:t>Fachliche Strukturen und Modelle</w:t>
      </w:r>
      <w:r>
        <w:rPr>
          <w:noProof/>
        </w:rPr>
        <w:tab/>
      </w:r>
      <w:r>
        <w:rPr>
          <w:noProof/>
        </w:rPr>
        <w:fldChar w:fldCharType="begin"/>
      </w:r>
      <w:r>
        <w:rPr>
          <w:noProof/>
        </w:rPr>
        <w:instrText xml:space="preserve"> PAGEREF _Toc419726862 \h </w:instrText>
      </w:r>
      <w:r>
        <w:rPr>
          <w:noProof/>
        </w:rPr>
      </w:r>
      <w:r>
        <w:rPr>
          <w:noProof/>
        </w:rPr>
        <w:fldChar w:fldCharType="separate"/>
      </w:r>
      <w:r>
        <w:rPr>
          <w:noProof/>
        </w:rPr>
        <w:t>20</w:t>
      </w:r>
      <w:r>
        <w:rPr>
          <w:noProof/>
        </w:rPr>
        <w:fldChar w:fldCharType="end"/>
      </w:r>
    </w:p>
    <w:p w:rsidR="00877F71" w:rsidRDefault="00877F71" w14:paraId="6E8601E7" w14:textId="5D21BDD8">
      <w:pPr>
        <w:pStyle w:val="Verzeichnis2"/>
        <w:tabs>
          <w:tab w:val="left" w:pos="880"/>
          <w:tab w:val="right" w:leader="dot" w:pos="9056"/>
        </w:tabs>
        <w:rPr>
          <w:rFonts w:eastAsiaTheme="minorEastAsia" w:cstheme="minorBidi"/>
          <w:smallCaps w:val="0"/>
          <w:noProof/>
          <w:sz w:val="22"/>
          <w:lang w:val="de-CH" w:eastAsia="de-CH"/>
        </w:rPr>
      </w:pPr>
      <w:r>
        <w:rPr>
          <w:noProof/>
        </w:rPr>
        <w:t>8.2</w:t>
      </w:r>
      <w:r>
        <w:rPr>
          <w:rFonts w:eastAsiaTheme="minorEastAsia" w:cstheme="minorBidi"/>
          <w:smallCaps w:val="0"/>
          <w:noProof/>
          <w:sz w:val="22"/>
          <w:lang w:val="de-CH" w:eastAsia="de-CH"/>
        </w:rPr>
        <w:tab/>
      </w:r>
      <w:r>
        <w:rPr>
          <w:noProof/>
        </w:rPr>
        <w:t>Typische Muster Strukturen</w:t>
      </w:r>
      <w:r>
        <w:rPr>
          <w:noProof/>
        </w:rPr>
        <w:tab/>
      </w:r>
      <w:r>
        <w:rPr>
          <w:noProof/>
        </w:rPr>
        <w:fldChar w:fldCharType="begin"/>
      </w:r>
      <w:r>
        <w:rPr>
          <w:noProof/>
        </w:rPr>
        <w:instrText xml:space="preserve"> PAGEREF _Toc419726863 \h </w:instrText>
      </w:r>
      <w:r>
        <w:rPr>
          <w:noProof/>
        </w:rPr>
      </w:r>
      <w:r>
        <w:rPr>
          <w:noProof/>
        </w:rPr>
        <w:fldChar w:fldCharType="separate"/>
      </w:r>
      <w:r>
        <w:rPr>
          <w:noProof/>
        </w:rPr>
        <w:t>20</w:t>
      </w:r>
      <w:r>
        <w:rPr>
          <w:noProof/>
        </w:rPr>
        <w:fldChar w:fldCharType="end"/>
      </w:r>
    </w:p>
    <w:p w:rsidR="00877F71" w:rsidRDefault="00877F71" w14:paraId="2603F2F4" w14:textId="727CF430">
      <w:pPr>
        <w:pStyle w:val="Verzeichnis2"/>
        <w:tabs>
          <w:tab w:val="left" w:pos="880"/>
          <w:tab w:val="right" w:leader="dot" w:pos="9056"/>
        </w:tabs>
        <w:rPr>
          <w:rFonts w:eastAsiaTheme="minorEastAsia" w:cstheme="minorBidi"/>
          <w:smallCaps w:val="0"/>
          <w:noProof/>
          <w:sz w:val="22"/>
          <w:lang w:val="de-CH" w:eastAsia="de-CH"/>
        </w:rPr>
      </w:pPr>
      <w:r>
        <w:rPr>
          <w:noProof/>
        </w:rPr>
        <w:t>8.3</w:t>
      </w:r>
      <w:r>
        <w:rPr>
          <w:rFonts w:eastAsiaTheme="minorEastAsia" w:cstheme="minorBidi"/>
          <w:smallCaps w:val="0"/>
          <w:noProof/>
          <w:sz w:val="22"/>
          <w:lang w:val="de-CH" w:eastAsia="de-CH"/>
        </w:rPr>
        <w:tab/>
      </w:r>
      <w:r>
        <w:rPr>
          <w:noProof/>
        </w:rPr>
        <w:t>Typische Abläufe</w:t>
      </w:r>
      <w:r>
        <w:rPr>
          <w:noProof/>
        </w:rPr>
        <w:tab/>
      </w:r>
      <w:r>
        <w:rPr>
          <w:noProof/>
        </w:rPr>
        <w:fldChar w:fldCharType="begin"/>
      </w:r>
      <w:r>
        <w:rPr>
          <w:noProof/>
        </w:rPr>
        <w:instrText xml:space="preserve"> PAGEREF _Toc419726864 \h </w:instrText>
      </w:r>
      <w:r>
        <w:rPr>
          <w:noProof/>
        </w:rPr>
      </w:r>
      <w:r>
        <w:rPr>
          <w:noProof/>
        </w:rPr>
        <w:fldChar w:fldCharType="separate"/>
      </w:r>
      <w:r>
        <w:rPr>
          <w:noProof/>
        </w:rPr>
        <w:t>20</w:t>
      </w:r>
      <w:r>
        <w:rPr>
          <w:noProof/>
        </w:rPr>
        <w:fldChar w:fldCharType="end"/>
      </w:r>
    </w:p>
    <w:p w:rsidR="00877F71" w:rsidRDefault="00877F71" w14:paraId="008C542F" w14:textId="3EB0C4C8">
      <w:pPr>
        <w:pStyle w:val="Verzeichnis2"/>
        <w:tabs>
          <w:tab w:val="left" w:pos="880"/>
          <w:tab w:val="right" w:leader="dot" w:pos="9056"/>
        </w:tabs>
        <w:rPr>
          <w:rFonts w:eastAsiaTheme="minorEastAsia" w:cstheme="minorBidi"/>
          <w:smallCaps w:val="0"/>
          <w:noProof/>
          <w:sz w:val="22"/>
          <w:lang w:val="de-CH" w:eastAsia="de-CH"/>
        </w:rPr>
      </w:pPr>
      <w:r>
        <w:rPr>
          <w:noProof/>
        </w:rPr>
        <w:t>8.4</w:t>
      </w:r>
      <w:r>
        <w:rPr>
          <w:rFonts w:eastAsiaTheme="minorEastAsia" w:cstheme="minorBidi"/>
          <w:smallCaps w:val="0"/>
          <w:noProof/>
          <w:sz w:val="22"/>
          <w:lang w:val="de-CH" w:eastAsia="de-CH"/>
        </w:rPr>
        <w:tab/>
      </w:r>
      <w:r>
        <w:rPr>
          <w:noProof/>
        </w:rPr>
        <w:t>Persistenz</w:t>
      </w:r>
      <w:r>
        <w:rPr>
          <w:noProof/>
        </w:rPr>
        <w:tab/>
      </w:r>
      <w:r>
        <w:rPr>
          <w:noProof/>
        </w:rPr>
        <w:fldChar w:fldCharType="begin"/>
      </w:r>
      <w:r>
        <w:rPr>
          <w:noProof/>
        </w:rPr>
        <w:instrText xml:space="preserve"> PAGEREF _Toc419726865 \h </w:instrText>
      </w:r>
      <w:r>
        <w:rPr>
          <w:noProof/>
        </w:rPr>
      </w:r>
      <w:r>
        <w:rPr>
          <w:noProof/>
        </w:rPr>
        <w:fldChar w:fldCharType="separate"/>
      </w:r>
      <w:r>
        <w:rPr>
          <w:noProof/>
        </w:rPr>
        <w:t>21</w:t>
      </w:r>
      <w:r>
        <w:rPr>
          <w:noProof/>
        </w:rPr>
        <w:fldChar w:fldCharType="end"/>
      </w:r>
    </w:p>
    <w:p w:rsidR="00877F71" w:rsidRDefault="00877F71" w14:paraId="228644E0" w14:textId="1E7A0380">
      <w:pPr>
        <w:pStyle w:val="Verzeichnis2"/>
        <w:tabs>
          <w:tab w:val="left" w:pos="880"/>
          <w:tab w:val="right" w:leader="dot" w:pos="9056"/>
        </w:tabs>
        <w:rPr>
          <w:rFonts w:eastAsiaTheme="minorEastAsia" w:cstheme="minorBidi"/>
          <w:smallCaps w:val="0"/>
          <w:noProof/>
          <w:sz w:val="22"/>
          <w:lang w:val="de-CH" w:eastAsia="de-CH"/>
        </w:rPr>
      </w:pPr>
      <w:r>
        <w:rPr>
          <w:noProof/>
        </w:rPr>
        <w:t>8.5</w:t>
      </w:r>
      <w:r>
        <w:rPr>
          <w:rFonts w:eastAsiaTheme="minorEastAsia" w:cstheme="minorBidi"/>
          <w:smallCaps w:val="0"/>
          <w:noProof/>
          <w:sz w:val="22"/>
          <w:lang w:val="de-CH" w:eastAsia="de-CH"/>
        </w:rPr>
        <w:tab/>
      </w:r>
      <w:r>
        <w:rPr>
          <w:noProof/>
        </w:rPr>
        <w:t>Benutzungsoberfläche</w:t>
      </w:r>
      <w:r>
        <w:rPr>
          <w:noProof/>
        </w:rPr>
        <w:tab/>
      </w:r>
      <w:r>
        <w:rPr>
          <w:noProof/>
        </w:rPr>
        <w:fldChar w:fldCharType="begin"/>
      </w:r>
      <w:r>
        <w:rPr>
          <w:noProof/>
        </w:rPr>
        <w:instrText xml:space="preserve"> PAGEREF _Toc419726866 \h </w:instrText>
      </w:r>
      <w:r>
        <w:rPr>
          <w:noProof/>
        </w:rPr>
      </w:r>
      <w:r>
        <w:rPr>
          <w:noProof/>
        </w:rPr>
        <w:fldChar w:fldCharType="separate"/>
      </w:r>
      <w:r>
        <w:rPr>
          <w:noProof/>
        </w:rPr>
        <w:t>21</w:t>
      </w:r>
      <w:r>
        <w:rPr>
          <w:noProof/>
        </w:rPr>
        <w:fldChar w:fldCharType="end"/>
      </w:r>
    </w:p>
    <w:p w:rsidR="00877F71" w:rsidRDefault="00877F71" w14:paraId="140D08E4" w14:textId="49E50CFB">
      <w:pPr>
        <w:pStyle w:val="Verzeichnis2"/>
        <w:tabs>
          <w:tab w:val="left" w:pos="880"/>
          <w:tab w:val="right" w:leader="dot" w:pos="9056"/>
        </w:tabs>
        <w:rPr>
          <w:rFonts w:eastAsiaTheme="minorEastAsia" w:cstheme="minorBidi"/>
          <w:smallCaps w:val="0"/>
          <w:noProof/>
          <w:sz w:val="22"/>
          <w:lang w:val="de-CH" w:eastAsia="de-CH"/>
        </w:rPr>
      </w:pPr>
      <w:r>
        <w:rPr>
          <w:noProof/>
        </w:rPr>
        <w:t>8.6</w:t>
      </w:r>
      <w:r>
        <w:rPr>
          <w:rFonts w:eastAsiaTheme="minorEastAsia" w:cstheme="minorBidi"/>
          <w:smallCaps w:val="0"/>
          <w:noProof/>
          <w:sz w:val="22"/>
          <w:lang w:val="de-CH" w:eastAsia="de-CH"/>
        </w:rPr>
        <w:tab/>
      </w:r>
      <w:r>
        <w:rPr>
          <w:noProof/>
        </w:rPr>
        <w:t>Ergonomie</w:t>
      </w:r>
      <w:r>
        <w:rPr>
          <w:noProof/>
        </w:rPr>
        <w:tab/>
      </w:r>
      <w:r>
        <w:rPr>
          <w:noProof/>
        </w:rPr>
        <w:fldChar w:fldCharType="begin"/>
      </w:r>
      <w:r>
        <w:rPr>
          <w:noProof/>
        </w:rPr>
        <w:instrText xml:space="preserve"> PAGEREF _Toc419726867 \h </w:instrText>
      </w:r>
      <w:r>
        <w:rPr>
          <w:noProof/>
        </w:rPr>
      </w:r>
      <w:r>
        <w:rPr>
          <w:noProof/>
        </w:rPr>
        <w:fldChar w:fldCharType="separate"/>
      </w:r>
      <w:r>
        <w:rPr>
          <w:noProof/>
        </w:rPr>
        <w:t>21</w:t>
      </w:r>
      <w:r>
        <w:rPr>
          <w:noProof/>
        </w:rPr>
        <w:fldChar w:fldCharType="end"/>
      </w:r>
    </w:p>
    <w:p w:rsidR="00877F71" w:rsidRDefault="00877F71" w14:paraId="531AC4B1" w14:textId="732FDDF6">
      <w:pPr>
        <w:pStyle w:val="Verzeichnis2"/>
        <w:tabs>
          <w:tab w:val="left" w:pos="880"/>
          <w:tab w:val="right" w:leader="dot" w:pos="9056"/>
        </w:tabs>
        <w:rPr>
          <w:rFonts w:eastAsiaTheme="minorEastAsia" w:cstheme="minorBidi"/>
          <w:smallCaps w:val="0"/>
          <w:noProof/>
          <w:sz w:val="22"/>
          <w:lang w:val="de-CH" w:eastAsia="de-CH"/>
        </w:rPr>
      </w:pPr>
      <w:r>
        <w:rPr>
          <w:noProof/>
        </w:rPr>
        <w:t>8.7</w:t>
      </w:r>
      <w:r>
        <w:rPr>
          <w:rFonts w:eastAsiaTheme="minorEastAsia" w:cstheme="minorBidi"/>
          <w:smallCaps w:val="0"/>
          <w:noProof/>
          <w:sz w:val="22"/>
          <w:lang w:val="de-CH" w:eastAsia="de-CH"/>
        </w:rPr>
        <w:tab/>
      </w:r>
      <w:r>
        <w:rPr>
          <w:noProof/>
        </w:rPr>
        <w:t>Ablaufsteuerung</w:t>
      </w:r>
      <w:r>
        <w:rPr>
          <w:noProof/>
        </w:rPr>
        <w:tab/>
      </w:r>
      <w:r>
        <w:rPr>
          <w:noProof/>
        </w:rPr>
        <w:fldChar w:fldCharType="begin"/>
      </w:r>
      <w:r>
        <w:rPr>
          <w:noProof/>
        </w:rPr>
        <w:instrText xml:space="preserve"> PAGEREF _Toc419726868 \h </w:instrText>
      </w:r>
      <w:r>
        <w:rPr>
          <w:noProof/>
        </w:rPr>
      </w:r>
      <w:r>
        <w:rPr>
          <w:noProof/>
        </w:rPr>
        <w:fldChar w:fldCharType="separate"/>
      </w:r>
      <w:r>
        <w:rPr>
          <w:noProof/>
        </w:rPr>
        <w:t>22</w:t>
      </w:r>
      <w:r>
        <w:rPr>
          <w:noProof/>
        </w:rPr>
        <w:fldChar w:fldCharType="end"/>
      </w:r>
    </w:p>
    <w:p w:rsidR="00877F71" w:rsidRDefault="00877F71" w14:paraId="44F8A2CA" w14:textId="0E630BF9">
      <w:pPr>
        <w:pStyle w:val="Verzeichnis2"/>
        <w:tabs>
          <w:tab w:val="left" w:pos="880"/>
          <w:tab w:val="right" w:leader="dot" w:pos="9056"/>
        </w:tabs>
        <w:rPr>
          <w:rFonts w:eastAsiaTheme="minorEastAsia" w:cstheme="minorBidi"/>
          <w:smallCaps w:val="0"/>
          <w:noProof/>
          <w:sz w:val="22"/>
          <w:lang w:val="de-CH" w:eastAsia="de-CH"/>
        </w:rPr>
      </w:pPr>
      <w:r>
        <w:rPr>
          <w:noProof/>
        </w:rPr>
        <w:t>8.8</w:t>
      </w:r>
      <w:r>
        <w:rPr>
          <w:rFonts w:eastAsiaTheme="minorEastAsia" w:cstheme="minorBidi"/>
          <w:smallCaps w:val="0"/>
          <w:noProof/>
          <w:sz w:val="22"/>
          <w:lang w:val="de-CH" w:eastAsia="de-CH"/>
        </w:rPr>
        <w:tab/>
      </w:r>
      <w:r>
        <w:rPr>
          <w:noProof/>
        </w:rPr>
        <w:t>Transaktionsbehandlung</w:t>
      </w:r>
      <w:r>
        <w:rPr>
          <w:noProof/>
        </w:rPr>
        <w:tab/>
      </w:r>
      <w:r>
        <w:rPr>
          <w:noProof/>
        </w:rPr>
        <w:fldChar w:fldCharType="begin"/>
      </w:r>
      <w:r>
        <w:rPr>
          <w:noProof/>
        </w:rPr>
        <w:instrText xml:space="preserve"> PAGEREF _Toc419726869 \h </w:instrText>
      </w:r>
      <w:r>
        <w:rPr>
          <w:noProof/>
        </w:rPr>
      </w:r>
      <w:r>
        <w:rPr>
          <w:noProof/>
        </w:rPr>
        <w:fldChar w:fldCharType="separate"/>
      </w:r>
      <w:r>
        <w:rPr>
          <w:noProof/>
        </w:rPr>
        <w:t>22</w:t>
      </w:r>
      <w:r>
        <w:rPr>
          <w:noProof/>
        </w:rPr>
        <w:fldChar w:fldCharType="end"/>
      </w:r>
    </w:p>
    <w:p w:rsidR="00877F71" w:rsidRDefault="00877F71" w14:paraId="1189F182" w14:textId="08CF0EA0">
      <w:pPr>
        <w:pStyle w:val="Verzeichnis2"/>
        <w:tabs>
          <w:tab w:val="left" w:pos="880"/>
          <w:tab w:val="right" w:leader="dot" w:pos="9056"/>
        </w:tabs>
        <w:rPr>
          <w:rFonts w:eastAsiaTheme="minorEastAsia" w:cstheme="minorBidi"/>
          <w:smallCaps w:val="0"/>
          <w:noProof/>
          <w:sz w:val="22"/>
          <w:lang w:val="de-CH" w:eastAsia="de-CH"/>
        </w:rPr>
      </w:pPr>
      <w:r>
        <w:rPr>
          <w:noProof/>
        </w:rPr>
        <w:t>8.9</w:t>
      </w:r>
      <w:r>
        <w:rPr>
          <w:rFonts w:eastAsiaTheme="minorEastAsia" w:cstheme="minorBidi"/>
          <w:smallCaps w:val="0"/>
          <w:noProof/>
          <w:sz w:val="22"/>
          <w:lang w:val="de-CH" w:eastAsia="de-CH"/>
        </w:rPr>
        <w:tab/>
      </w:r>
      <w:r>
        <w:rPr>
          <w:noProof/>
        </w:rPr>
        <w:t>Sessionbehandlung</w:t>
      </w:r>
      <w:r>
        <w:rPr>
          <w:noProof/>
        </w:rPr>
        <w:tab/>
      </w:r>
      <w:r>
        <w:rPr>
          <w:noProof/>
        </w:rPr>
        <w:fldChar w:fldCharType="begin"/>
      </w:r>
      <w:r>
        <w:rPr>
          <w:noProof/>
        </w:rPr>
        <w:instrText xml:space="preserve"> PAGEREF _Toc419726870 \h </w:instrText>
      </w:r>
      <w:r>
        <w:rPr>
          <w:noProof/>
        </w:rPr>
      </w:r>
      <w:r>
        <w:rPr>
          <w:noProof/>
        </w:rPr>
        <w:fldChar w:fldCharType="separate"/>
      </w:r>
      <w:r>
        <w:rPr>
          <w:noProof/>
        </w:rPr>
        <w:t>22</w:t>
      </w:r>
      <w:r>
        <w:rPr>
          <w:noProof/>
        </w:rPr>
        <w:fldChar w:fldCharType="end"/>
      </w:r>
    </w:p>
    <w:p w:rsidR="00877F71" w:rsidRDefault="00877F71" w14:paraId="7402BEB2" w14:textId="0A70C853">
      <w:pPr>
        <w:pStyle w:val="Verzeichnis2"/>
        <w:tabs>
          <w:tab w:val="left" w:pos="880"/>
          <w:tab w:val="right" w:leader="dot" w:pos="9056"/>
        </w:tabs>
        <w:rPr>
          <w:rFonts w:eastAsiaTheme="minorEastAsia" w:cstheme="minorBidi"/>
          <w:smallCaps w:val="0"/>
          <w:noProof/>
          <w:sz w:val="22"/>
          <w:lang w:val="de-CH" w:eastAsia="de-CH"/>
        </w:rPr>
      </w:pPr>
      <w:r>
        <w:rPr>
          <w:noProof/>
        </w:rPr>
        <w:t>8.10</w:t>
      </w:r>
      <w:r>
        <w:rPr>
          <w:rFonts w:eastAsiaTheme="minorEastAsia" w:cstheme="minorBidi"/>
          <w:smallCaps w:val="0"/>
          <w:noProof/>
          <w:sz w:val="22"/>
          <w:lang w:val="de-CH" w:eastAsia="de-CH"/>
        </w:rPr>
        <w:tab/>
      </w:r>
      <w:r>
        <w:rPr>
          <w:noProof/>
        </w:rPr>
        <w:t>Sicherheit</w:t>
      </w:r>
      <w:r>
        <w:rPr>
          <w:noProof/>
        </w:rPr>
        <w:tab/>
      </w:r>
      <w:r>
        <w:rPr>
          <w:noProof/>
        </w:rPr>
        <w:fldChar w:fldCharType="begin"/>
      </w:r>
      <w:r>
        <w:rPr>
          <w:noProof/>
        </w:rPr>
        <w:instrText xml:space="preserve"> PAGEREF _Toc419726871 \h </w:instrText>
      </w:r>
      <w:r>
        <w:rPr>
          <w:noProof/>
        </w:rPr>
      </w:r>
      <w:r>
        <w:rPr>
          <w:noProof/>
        </w:rPr>
        <w:fldChar w:fldCharType="separate"/>
      </w:r>
      <w:r>
        <w:rPr>
          <w:noProof/>
        </w:rPr>
        <w:t>22</w:t>
      </w:r>
      <w:r>
        <w:rPr>
          <w:noProof/>
        </w:rPr>
        <w:fldChar w:fldCharType="end"/>
      </w:r>
    </w:p>
    <w:p w:rsidR="00877F71" w:rsidRDefault="00877F71" w14:paraId="285AB4E4" w14:textId="23C1D479">
      <w:pPr>
        <w:pStyle w:val="Verzeichnis2"/>
        <w:tabs>
          <w:tab w:val="left" w:pos="880"/>
          <w:tab w:val="right" w:leader="dot" w:pos="9056"/>
        </w:tabs>
        <w:rPr>
          <w:rFonts w:eastAsiaTheme="minorEastAsia" w:cstheme="minorBidi"/>
          <w:smallCaps w:val="0"/>
          <w:noProof/>
          <w:sz w:val="22"/>
          <w:lang w:val="de-CH" w:eastAsia="de-CH"/>
        </w:rPr>
      </w:pPr>
      <w:r>
        <w:rPr>
          <w:noProof/>
        </w:rPr>
        <w:t>8.11</w:t>
      </w:r>
      <w:r>
        <w:rPr>
          <w:rFonts w:eastAsiaTheme="minorEastAsia" w:cstheme="minorBidi"/>
          <w:smallCaps w:val="0"/>
          <w:noProof/>
          <w:sz w:val="22"/>
          <w:lang w:val="de-CH" w:eastAsia="de-CH"/>
        </w:rPr>
        <w:tab/>
      </w:r>
      <w:r>
        <w:rPr>
          <w:noProof/>
        </w:rPr>
        <w:t>Kommunikation und Integration mit anderen IT-Systemen</w:t>
      </w:r>
      <w:r>
        <w:rPr>
          <w:noProof/>
        </w:rPr>
        <w:tab/>
      </w:r>
      <w:r>
        <w:rPr>
          <w:noProof/>
        </w:rPr>
        <w:fldChar w:fldCharType="begin"/>
      </w:r>
      <w:r>
        <w:rPr>
          <w:noProof/>
        </w:rPr>
        <w:instrText xml:space="preserve"> PAGEREF _Toc419726872 \h </w:instrText>
      </w:r>
      <w:r>
        <w:rPr>
          <w:noProof/>
        </w:rPr>
      </w:r>
      <w:r>
        <w:rPr>
          <w:noProof/>
        </w:rPr>
        <w:fldChar w:fldCharType="separate"/>
      </w:r>
      <w:r>
        <w:rPr>
          <w:noProof/>
        </w:rPr>
        <w:t>22</w:t>
      </w:r>
      <w:r>
        <w:rPr>
          <w:noProof/>
        </w:rPr>
        <w:fldChar w:fldCharType="end"/>
      </w:r>
    </w:p>
    <w:p w:rsidR="00877F71" w:rsidRDefault="00877F71" w14:paraId="3ADA5CFB" w14:textId="5E00E1E6">
      <w:pPr>
        <w:pStyle w:val="Verzeichnis2"/>
        <w:tabs>
          <w:tab w:val="left" w:pos="880"/>
          <w:tab w:val="right" w:leader="dot" w:pos="9056"/>
        </w:tabs>
        <w:rPr>
          <w:rFonts w:eastAsiaTheme="minorEastAsia" w:cstheme="minorBidi"/>
          <w:smallCaps w:val="0"/>
          <w:noProof/>
          <w:sz w:val="22"/>
          <w:lang w:val="de-CH" w:eastAsia="de-CH"/>
        </w:rPr>
      </w:pPr>
      <w:r>
        <w:rPr>
          <w:noProof/>
        </w:rPr>
        <w:t>8.12</w:t>
      </w:r>
      <w:r>
        <w:rPr>
          <w:rFonts w:eastAsiaTheme="minorEastAsia" w:cstheme="minorBidi"/>
          <w:smallCaps w:val="0"/>
          <w:noProof/>
          <w:sz w:val="22"/>
          <w:lang w:val="de-CH" w:eastAsia="de-CH"/>
        </w:rPr>
        <w:tab/>
      </w:r>
      <w:r>
        <w:rPr>
          <w:noProof/>
        </w:rPr>
        <w:t>Verteilung</w:t>
      </w:r>
      <w:r>
        <w:rPr>
          <w:noProof/>
        </w:rPr>
        <w:tab/>
      </w:r>
      <w:r>
        <w:rPr>
          <w:noProof/>
        </w:rPr>
        <w:fldChar w:fldCharType="begin"/>
      </w:r>
      <w:r>
        <w:rPr>
          <w:noProof/>
        </w:rPr>
        <w:instrText xml:space="preserve"> PAGEREF _Toc419726873 \h </w:instrText>
      </w:r>
      <w:r>
        <w:rPr>
          <w:noProof/>
        </w:rPr>
      </w:r>
      <w:r>
        <w:rPr>
          <w:noProof/>
        </w:rPr>
        <w:fldChar w:fldCharType="separate"/>
      </w:r>
      <w:r>
        <w:rPr>
          <w:noProof/>
        </w:rPr>
        <w:t>22</w:t>
      </w:r>
      <w:r>
        <w:rPr>
          <w:noProof/>
        </w:rPr>
        <w:fldChar w:fldCharType="end"/>
      </w:r>
    </w:p>
    <w:p w:rsidR="00877F71" w:rsidRDefault="00877F71" w14:paraId="662DCDF7" w14:textId="62E71A61">
      <w:pPr>
        <w:pStyle w:val="Verzeichnis2"/>
        <w:tabs>
          <w:tab w:val="left" w:pos="880"/>
          <w:tab w:val="right" w:leader="dot" w:pos="9056"/>
        </w:tabs>
        <w:rPr>
          <w:rFonts w:eastAsiaTheme="minorEastAsia" w:cstheme="minorBidi"/>
          <w:smallCaps w:val="0"/>
          <w:noProof/>
          <w:sz w:val="22"/>
          <w:lang w:val="de-CH" w:eastAsia="de-CH"/>
        </w:rPr>
      </w:pPr>
      <w:r>
        <w:rPr>
          <w:noProof/>
        </w:rPr>
        <w:t>8.13</w:t>
      </w:r>
      <w:r>
        <w:rPr>
          <w:rFonts w:eastAsiaTheme="minorEastAsia" w:cstheme="minorBidi"/>
          <w:smallCaps w:val="0"/>
          <w:noProof/>
          <w:sz w:val="22"/>
          <w:lang w:val="de-CH" w:eastAsia="de-CH"/>
        </w:rPr>
        <w:tab/>
      </w:r>
      <w:r>
        <w:rPr>
          <w:noProof/>
        </w:rPr>
        <w:t>Plausibilisierung und Validierung</w:t>
      </w:r>
      <w:r>
        <w:rPr>
          <w:noProof/>
        </w:rPr>
        <w:tab/>
      </w:r>
      <w:r>
        <w:rPr>
          <w:noProof/>
        </w:rPr>
        <w:fldChar w:fldCharType="begin"/>
      </w:r>
      <w:r>
        <w:rPr>
          <w:noProof/>
        </w:rPr>
        <w:instrText xml:space="preserve"> PAGEREF _Toc419726874 \h </w:instrText>
      </w:r>
      <w:r>
        <w:rPr>
          <w:noProof/>
        </w:rPr>
      </w:r>
      <w:r>
        <w:rPr>
          <w:noProof/>
        </w:rPr>
        <w:fldChar w:fldCharType="separate"/>
      </w:r>
      <w:r>
        <w:rPr>
          <w:noProof/>
        </w:rPr>
        <w:t>22</w:t>
      </w:r>
      <w:r>
        <w:rPr>
          <w:noProof/>
        </w:rPr>
        <w:fldChar w:fldCharType="end"/>
      </w:r>
    </w:p>
    <w:p w:rsidR="00877F71" w:rsidRDefault="00877F71" w14:paraId="06437332" w14:textId="56EBF5AC">
      <w:pPr>
        <w:pStyle w:val="Verzeichnis2"/>
        <w:tabs>
          <w:tab w:val="left" w:pos="880"/>
          <w:tab w:val="right" w:leader="dot" w:pos="9056"/>
        </w:tabs>
        <w:rPr>
          <w:rFonts w:eastAsiaTheme="minorEastAsia" w:cstheme="minorBidi"/>
          <w:smallCaps w:val="0"/>
          <w:noProof/>
          <w:sz w:val="22"/>
          <w:lang w:val="de-CH" w:eastAsia="de-CH"/>
        </w:rPr>
      </w:pPr>
      <w:r>
        <w:rPr>
          <w:noProof/>
        </w:rPr>
        <w:t>8.14</w:t>
      </w:r>
      <w:r>
        <w:rPr>
          <w:rFonts w:eastAsiaTheme="minorEastAsia" w:cstheme="minorBidi"/>
          <w:smallCaps w:val="0"/>
          <w:noProof/>
          <w:sz w:val="22"/>
          <w:lang w:val="de-CH" w:eastAsia="de-CH"/>
        </w:rPr>
        <w:tab/>
      </w:r>
      <w:r>
        <w:rPr>
          <w:noProof/>
        </w:rPr>
        <w:t>Ausnahme-/Fehlerbehandlung</w:t>
      </w:r>
      <w:r>
        <w:rPr>
          <w:noProof/>
        </w:rPr>
        <w:tab/>
      </w:r>
      <w:r>
        <w:rPr>
          <w:noProof/>
        </w:rPr>
        <w:fldChar w:fldCharType="begin"/>
      </w:r>
      <w:r>
        <w:rPr>
          <w:noProof/>
        </w:rPr>
        <w:instrText xml:space="preserve"> PAGEREF _Toc419726875 \h </w:instrText>
      </w:r>
      <w:r>
        <w:rPr>
          <w:noProof/>
        </w:rPr>
      </w:r>
      <w:r>
        <w:rPr>
          <w:noProof/>
        </w:rPr>
        <w:fldChar w:fldCharType="separate"/>
      </w:r>
      <w:r>
        <w:rPr>
          <w:noProof/>
        </w:rPr>
        <w:t>22</w:t>
      </w:r>
      <w:r>
        <w:rPr>
          <w:noProof/>
        </w:rPr>
        <w:fldChar w:fldCharType="end"/>
      </w:r>
    </w:p>
    <w:p w:rsidR="00877F71" w:rsidRDefault="00877F71" w14:paraId="64A6FF4E" w14:textId="353C99AF">
      <w:pPr>
        <w:pStyle w:val="Verzeichnis2"/>
        <w:tabs>
          <w:tab w:val="left" w:pos="880"/>
          <w:tab w:val="right" w:leader="dot" w:pos="9056"/>
        </w:tabs>
        <w:rPr>
          <w:rFonts w:eastAsiaTheme="minorEastAsia" w:cstheme="minorBidi"/>
          <w:smallCaps w:val="0"/>
          <w:noProof/>
          <w:sz w:val="22"/>
          <w:lang w:val="de-CH" w:eastAsia="de-CH"/>
        </w:rPr>
      </w:pPr>
      <w:r>
        <w:rPr>
          <w:noProof/>
        </w:rPr>
        <w:t>8.15</w:t>
      </w:r>
      <w:r>
        <w:rPr>
          <w:rFonts w:eastAsiaTheme="minorEastAsia" w:cstheme="minorBidi"/>
          <w:smallCaps w:val="0"/>
          <w:noProof/>
          <w:sz w:val="22"/>
          <w:lang w:val="de-CH" w:eastAsia="de-CH"/>
        </w:rPr>
        <w:tab/>
      </w:r>
      <w:r>
        <w:rPr>
          <w:noProof/>
        </w:rPr>
        <w:t>Management des Systems &amp; Administrierbarkeit</w:t>
      </w:r>
      <w:r>
        <w:rPr>
          <w:noProof/>
        </w:rPr>
        <w:tab/>
      </w:r>
      <w:r>
        <w:rPr>
          <w:noProof/>
        </w:rPr>
        <w:fldChar w:fldCharType="begin"/>
      </w:r>
      <w:r>
        <w:rPr>
          <w:noProof/>
        </w:rPr>
        <w:instrText xml:space="preserve"> PAGEREF _Toc419726876 \h </w:instrText>
      </w:r>
      <w:r>
        <w:rPr>
          <w:noProof/>
        </w:rPr>
      </w:r>
      <w:r>
        <w:rPr>
          <w:noProof/>
        </w:rPr>
        <w:fldChar w:fldCharType="separate"/>
      </w:r>
      <w:r>
        <w:rPr>
          <w:noProof/>
        </w:rPr>
        <w:t>23</w:t>
      </w:r>
      <w:r>
        <w:rPr>
          <w:noProof/>
        </w:rPr>
        <w:fldChar w:fldCharType="end"/>
      </w:r>
    </w:p>
    <w:p w:rsidR="00877F71" w:rsidRDefault="00877F71" w14:paraId="759D51BD" w14:textId="70E08C03">
      <w:pPr>
        <w:pStyle w:val="Verzeichnis2"/>
        <w:tabs>
          <w:tab w:val="left" w:pos="880"/>
          <w:tab w:val="right" w:leader="dot" w:pos="9056"/>
        </w:tabs>
        <w:rPr>
          <w:rFonts w:eastAsiaTheme="minorEastAsia" w:cstheme="minorBidi"/>
          <w:smallCaps w:val="0"/>
          <w:noProof/>
          <w:sz w:val="22"/>
          <w:lang w:val="de-CH" w:eastAsia="de-CH"/>
        </w:rPr>
      </w:pPr>
      <w:r>
        <w:rPr>
          <w:noProof/>
        </w:rPr>
        <w:t>8.16</w:t>
      </w:r>
      <w:r>
        <w:rPr>
          <w:rFonts w:eastAsiaTheme="minorEastAsia" w:cstheme="minorBidi"/>
          <w:smallCaps w:val="0"/>
          <w:noProof/>
          <w:sz w:val="22"/>
          <w:lang w:val="de-CH" w:eastAsia="de-CH"/>
        </w:rPr>
        <w:tab/>
      </w:r>
      <w:r>
        <w:rPr>
          <w:noProof/>
        </w:rPr>
        <w:t>Logging, Protokollierung, Tracing</w:t>
      </w:r>
      <w:r>
        <w:rPr>
          <w:noProof/>
        </w:rPr>
        <w:tab/>
      </w:r>
      <w:r>
        <w:rPr>
          <w:noProof/>
        </w:rPr>
        <w:fldChar w:fldCharType="begin"/>
      </w:r>
      <w:r>
        <w:rPr>
          <w:noProof/>
        </w:rPr>
        <w:instrText xml:space="preserve"> PAGEREF _Toc419726877 \h </w:instrText>
      </w:r>
      <w:r>
        <w:rPr>
          <w:noProof/>
        </w:rPr>
      </w:r>
      <w:r>
        <w:rPr>
          <w:noProof/>
        </w:rPr>
        <w:fldChar w:fldCharType="separate"/>
      </w:r>
      <w:r>
        <w:rPr>
          <w:noProof/>
        </w:rPr>
        <w:t>23</w:t>
      </w:r>
      <w:r>
        <w:rPr>
          <w:noProof/>
        </w:rPr>
        <w:fldChar w:fldCharType="end"/>
      </w:r>
    </w:p>
    <w:p w:rsidR="00877F71" w:rsidRDefault="00877F71" w14:paraId="2F55A9E9" w14:textId="71684D31">
      <w:pPr>
        <w:pStyle w:val="Verzeichnis2"/>
        <w:tabs>
          <w:tab w:val="left" w:pos="880"/>
          <w:tab w:val="right" w:leader="dot" w:pos="9056"/>
        </w:tabs>
        <w:rPr>
          <w:rFonts w:eastAsiaTheme="minorEastAsia" w:cstheme="minorBidi"/>
          <w:smallCaps w:val="0"/>
          <w:noProof/>
          <w:sz w:val="22"/>
          <w:lang w:val="de-CH" w:eastAsia="de-CH"/>
        </w:rPr>
      </w:pPr>
      <w:r>
        <w:rPr>
          <w:noProof/>
        </w:rPr>
        <w:t>8.17</w:t>
      </w:r>
      <w:r>
        <w:rPr>
          <w:rFonts w:eastAsiaTheme="minorEastAsia" w:cstheme="minorBidi"/>
          <w:smallCaps w:val="0"/>
          <w:noProof/>
          <w:sz w:val="22"/>
          <w:lang w:val="de-CH" w:eastAsia="de-CH"/>
        </w:rPr>
        <w:tab/>
      </w:r>
      <w:r>
        <w:rPr>
          <w:noProof/>
        </w:rPr>
        <w:t>Geschäftsregeln</w:t>
      </w:r>
      <w:r>
        <w:rPr>
          <w:noProof/>
        </w:rPr>
        <w:tab/>
      </w:r>
      <w:r>
        <w:rPr>
          <w:noProof/>
        </w:rPr>
        <w:fldChar w:fldCharType="begin"/>
      </w:r>
      <w:r>
        <w:rPr>
          <w:noProof/>
        </w:rPr>
        <w:instrText xml:space="preserve"> PAGEREF _Toc419726878 \h </w:instrText>
      </w:r>
      <w:r>
        <w:rPr>
          <w:noProof/>
        </w:rPr>
      </w:r>
      <w:r>
        <w:rPr>
          <w:noProof/>
        </w:rPr>
        <w:fldChar w:fldCharType="separate"/>
      </w:r>
      <w:r>
        <w:rPr>
          <w:noProof/>
        </w:rPr>
        <w:t>23</w:t>
      </w:r>
      <w:r>
        <w:rPr>
          <w:noProof/>
        </w:rPr>
        <w:fldChar w:fldCharType="end"/>
      </w:r>
    </w:p>
    <w:p w:rsidR="00877F71" w:rsidRDefault="00877F71" w14:paraId="04641901" w14:textId="4966459D">
      <w:pPr>
        <w:pStyle w:val="Verzeichnis2"/>
        <w:tabs>
          <w:tab w:val="left" w:pos="880"/>
          <w:tab w:val="right" w:leader="dot" w:pos="9056"/>
        </w:tabs>
        <w:rPr>
          <w:rFonts w:eastAsiaTheme="minorEastAsia" w:cstheme="minorBidi"/>
          <w:smallCaps w:val="0"/>
          <w:noProof/>
          <w:sz w:val="22"/>
          <w:lang w:val="de-CH" w:eastAsia="de-CH"/>
        </w:rPr>
      </w:pPr>
      <w:r>
        <w:rPr>
          <w:noProof/>
        </w:rPr>
        <w:t>8.18</w:t>
      </w:r>
      <w:r>
        <w:rPr>
          <w:rFonts w:eastAsiaTheme="minorEastAsia" w:cstheme="minorBidi"/>
          <w:smallCaps w:val="0"/>
          <w:noProof/>
          <w:sz w:val="22"/>
          <w:lang w:val="de-CH" w:eastAsia="de-CH"/>
        </w:rPr>
        <w:tab/>
      </w:r>
      <w:r>
        <w:rPr>
          <w:noProof/>
        </w:rPr>
        <w:t>Konfigurierbarkeit</w:t>
      </w:r>
      <w:r>
        <w:rPr>
          <w:noProof/>
        </w:rPr>
        <w:tab/>
      </w:r>
      <w:r>
        <w:rPr>
          <w:noProof/>
        </w:rPr>
        <w:fldChar w:fldCharType="begin"/>
      </w:r>
      <w:r>
        <w:rPr>
          <w:noProof/>
        </w:rPr>
        <w:instrText xml:space="preserve"> PAGEREF _Toc419726879 \h </w:instrText>
      </w:r>
      <w:r>
        <w:rPr>
          <w:noProof/>
        </w:rPr>
      </w:r>
      <w:r>
        <w:rPr>
          <w:noProof/>
        </w:rPr>
        <w:fldChar w:fldCharType="separate"/>
      </w:r>
      <w:r>
        <w:rPr>
          <w:noProof/>
        </w:rPr>
        <w:t>23</w:t>
      </w:r>
      <w:r>
        <w:rPr>
          <w:noProof/>
        </w:rPr>
        <w:fldChar w:fldCharType="end"/>
      </w:r>
    </w:p>
    <w:p w:rsidR="00877F71" w:rsidRDefault="00877F71" w14:paraId="0F1FE82C" w14:textId="738978C4">
      <w:pPr>
        <w:pStyle w:val="Verzeichnis2"/>
        <w:tabs>
          <w:tab w:val="left" w:pos="880"/>
          <w:tab w:val="right" w:leader="dot" w:pos="9056"/>
        </w:tabs>
        <w:rPr>
          <w:rFonts w:eastAsiaTheme="minorEastAsia" w:cstheme="minorBidi"/>
          <w:smallCaps w:val="0"/>
          <w:noProof/>
          <w:sz w:val="22"/>
          <w:lang w:val="de-CH" w:eastAsia="de-CH"/>
        </w:rPr>
      </w:pPr>
      <w:r>
        <w:rPr>
          <w:noProof/>
        </w:rPr>
        <w:t>8.19</w:t>
      </w:r>
      <w:r>
        <w:rPr>
          <w:rFonts w:eastAsiaTheme="minorEastAsia" w:cstheme="minorBidi"/>
          <w:smallCaps w:val="0"/>
          <w:noProof/>
          <w:sz w:val="22"/>
          <w:lang w:val="de-CH" w:eastAsia="de-CH"/>
        </w:rPr>
        <w:tab/>
      </w:r>
      <w:r>
        <w:rPr>
          <w:noProof/>
        </w:rPr>
        <w:t>Parallelisierung und Threading</w:t>
      </w:r>
      <w:r>
        <w:rPr>
          <w:noProof/>
        </w:rPr>
        <w:tab/>
      </w:r>
      <w:r>
        <w:rPr>
          <w:noProof/>
        </w:rPr>
        <w:fldChar w:fldCharType="begin"/>
      </w:r>
      <w:r>
        <w:rPr>
          <w:noProof/>
        </w:rPr>
        <w:instrText xml:space="preserve"> PAGEREF _Toc419726880 \h </w:instrText>
      </w:r>
      <w:r>
        <w:rPr>
          <w:noProof/>
        </w:rPr>
      </w:r>
      <w:r>
        <w:rPr>
          <w:noProof/>
        </w:rPr>
        <w:fldChar w:fldCharType="separate"/>
      </w:r>
      <w:r>
        <w:rPr>
          <w:noProof/>
        </w:rPr>
        <w:t>23</w:t>
      </w:r>
      <w:r>
        <w:rPr>
          <w:noProof/>
        </w:rPr>
        <w:fldChar w:fldCharType="end"/>
      </w:r>
    </w:p>
    <w:p w:rsidR="00877F71" w:rsidRDefault="00877F71" w14:paraId="561AAB49" w14:textId="7BEAE425">
      <w:pPr>
        <w:pStyle w:val="Verzeichnis2"/>
        <w:tabs>
          <w:tab w:val="left" w:pos="880"/>
          <w:tab w:val="right" w:leader="dot" w:pos="9056"/>
        </w:tabs>
        <w:rPr>
          <w:rFonts w:eastAsiaTheme="minorEastAsia" w:cstheme="minorBidi"/>
          <w:smallCaps w:val="0"/>
          <w:noProof/>
          <w:sz w:val="22"/>
          <w:lang w:val="de-CH" w:eastAsia="de-CH"/>
        </w:rPr>
      </w:pPr>
      <w:r>
        <w:rPr>
          <w:noProof/>
        </w:rPr>
        <w:t>8.20</w:t>
      </w:r>
      <w:r>
        <w:rPr>
          <w:rFonts w:eastAsiaTheme="minorEastAsia" w:cstheme="minorBidi"/>
          <w:smallCaps w:val="0"/>
          <w:noProof/>
          <w:sz w:val="22"/>
          <w:lang w:val="de-CH" w:eastAsia="de-CH"/>
        </w:rPr>
        <w:tab/>
      </w:r>
      <w:r>
        <w:rPr>
          <w:noProof/>
        </w:rPr>
        <w:t>Internationalisierung</w:t>
      </w:r>
      <w:r>
        <w:rPr>
          <w:noProof/>
        </w:rPr>
        <w:tab/>
      </w:r>
      <w:r>
        <w:rPr>
          <w:noProof/>
        </w:rPr>
        <w:fldChar w:fldCharType="begin"/>
      </w:r>
      <w:r>
        <w:rPr>
          <w:noProof/>
        </w:rPr>
        <w:instrText xml:space="preserve"> PAGEREF _Toc419726881 \h </w:instrText>
      </w:r>
      <w:r>
        <w:rPr>
          <w:noProof/>
        </w:rPr>
      </w:r>
      <w:r>
        <w:rPr>
          <w:noProof/>
        </w:rPr>
        <w:fldChar w:fldCharType="separate"/>
      </w:r>
      <w:r>
        <w:rPr>
          <w:noProof/>
        </w:rPr>
        <w:t>23</w:t>
      </w:r>
      <w:r>
        <w:rPr>
          <w:noProof/>
        </w:rPr>
        <w:fldChar w:fldCharType="end"/>
      </w:r>
    </w:p>
    <w:p w:rsidR="00877F71" w:rsidRDefault="00877F71" w14:paraId="5829FE6A" w14:textId="7D3F63D6">
      <w:pPr>
        <w:pStyle w:val="Verzeichnis2"/>
        <w:tabs>
          <w:tab w:val="left" w:pos="880"/>
          <w:tab w:val="right" w:leader="dot" w:pos="9056"/>
        </w:tabs>
        <w:rPr>
          <w:rFonts w:eastAsiaTheme="minorEastAsia" w:cstheme="minorBidi"/>
          <w:smallCaps w:val="0"/>
          <w:noProof/>
          <w:sz w:val="22"/>
          <w:lang w:val="de-CH" w:eastAsia="de-CH"/>
        </w:rPr>
      </w:pPr>
      <w:r>
        <w:rPr>
          <w:noProof/>
        </w:rPr>
        <w:t>8.21</w:t>
      </w:r>
      <w:r>
        <w:rPr>
          <w:rFonts w:eastAsiaTheme="minorEastAsia" w:cstheme="minorBidi"/>
          <w:smallCaps w:val="0"/>
          <w:noProof/>
          <w:sz w:val="22"/>
          <w:lang w:val="de-CH" w:eastAsia="de-CH"/>
        </w:rPr>
        <w:tab/>
      </w:r>
      <w:r>
        <w:rPr>
          <w:noProof/>
        </w:rPr>
        <w:t>Migration</w:t>
      </w:r>
      <w:r>
        <w:rPr>
          <w:noProof/>
        </w:rPr>
        <w:tab/>
      </w:r>
      <w:r>
        <w:rPr>
          <w:noProof/>
        </w:rPr>
        <w:fldChar w:fldCharType="begin"/>
      </w:r>
      <w:r>
        <w:rPr>
          <w:noProof/>
        </w:rPr>
        <w:instrText xml:space="preserve"> PAGEREF _Toc419726882 \h </w:instrText>
      </w:r>
      <w:r>
        <w:rPr>
          <w:noProof/>
        </w:rPr>
      </w:r>
      <w:r>
        <w:rPr>
          <w:noProof/>
        </w:rPr>
        <w:fldChar w:fldCharType="separate"/>
      </w:r>
      <w:r>
        <w:rPr>
          <w:noProof/>
        </w:rPr>
        <w:t>23</w:t>
      </w:r>
      <w:r>
        <w:rPr>
          <w:noProof/>
        </w:rPr>
        <w:fldChar w:fldCharType="end"/>
      </w:r>
    </w:p>
    <w:p w:rsidR="00877F71" w:rsidRDefault="00877F71" w14:paraId="5E11FBC0" w14:textId="03E60773">
      <w:pPr>
        <w:pStyle w:val="Verzeichnis2"/>
        <w:tabs>
          <w:tab w:val="left" w:pos="880"/>
          <w:tab w:val="right" w:leader="dot" w:pos="9056"/>
        </w:tabs>
        <w:rPr>
          <w:rFonts w:eastAsiaTheme="minorEastAsia" w:cstheme="minorBidi"/>
          <w:smallCaps w:val="0"/>
          <w:noProof/>
          <w:sz w:val="22"/>
          <w:lang w:val="de-CH" w:eastAsia="de-CH"/>
        </w:rPr>
      </w:pPr>
      <w:r>
        <w:rPr>
          <w:noProof/>
        </w:rPr>
        <w:t>8.22</w:t>
      </w:r>
      <w:r>
        <w:rPr>
          <w:rFonts w:eastAsiaTheme="minorEastAsia" w:cstheme="minorBidi"/>
          <w:smallCaps w:val="0"/>
          <w:noProof/>
          <w:sz w:val="22"/>
          <w:lang w:val="de-CH" w:eastAsia="de-CH"/>
        </w:rPr>
        <w:tab/>
      </w:r>
      <w:r>
        <w:rPr>
          <w:noProof/>
        </w:rPr>
        <w:t>Testbarkeit</w:t>
      </w:r>
      <w:r>
        <w:rPr>
          <w:noProof/>
        </w:rPr>
        <w:tab/>
      </w:r>
      <w:r>
        <w:rPr>
          <w:noProof/>
        </w:rPr>
        <w:fldChar w:fldCharType="begin"/>
      </w:r>
      <w:r>
        <w:rPr>
          <w:noProof/>
        </w:rPr>
        <w:instrText xml:space="preserve"> PAGEREF _Toc419726883 \h </w:instrText>
      </w:r>
      <w:r>
        <w:rPr>
          <w:noProof/>
        </w:rPr>
      </w:r>
      <w:r>
        <w:rPr>
          <w:noProof/>
        </w:rPr>
        <w:fldChar w:fldCharType="separate"/>
      </w:r>
      <w:r>
        <w:rPr>
          <w:noProof/>
        </w:rPr>
        <w:t>23</w:t>
      </w:r>
      <w:r>
        <w:rPr>
          <w:noProof/>
        </w:rPr>
        <w:fldChar w:fldCharType="end"/>
      </w:r>
    </w:p>
    <w:p w:rsidR="00877F71" w:rsidRDefault="00877F71" w14:paraId="72F3ED62" w14:textId="2AB88040">
      <w:pPr>
        <w:pStyle w:val="Verzeichnis2"/>
        <w:tabs>
          <w:tab w:val="left" w:pos="880"/>
          <w:tab w:val="right" w:leader="dot" w:pos="9056"/>
        </w:tabs>
        <w:rPr>
          <w:rFonts w:eastAsiaTheme="minorEastAsia" w:cstheme="minorBidi"/>
          <w:smallCaps w:val="0"/>
          <w:noProof/>
          <w:sz w:val="22"/>
          <w:lang w:val="de-CH" w:eastAsia="de-CH"/>
        </w:rPr>
      </w:pPr>
      <w:r>
        <w:rPr>
          <w:noProof/>
        </w:rPr>
        <w:t>8.23</w:t>
      </w:r>
      <w:r>
        <w:rPr>
          <w:rFonts w:eastAsiaTheme="minorEastAsia" w:cstheme="minorBidi"/>
          <w:smallCaps w:val="0"/>
          <w:noProof/>
          <w:sz w:val="22"/>
          <w:lang w:val="de-CH" w:eastAsia="de-CH"/>
        </w:rPr>
        <w:tab/>
      </w:r>
      <w:r>
        <w:rPr>
          <w:noProof/>
        </w:rPr>
        <w:t>Skalierung, Clustering</w:t>
      </w:r>
      <w:r>
        <w:rPr>
          <w:noProof/>
        </w:rPr>
        <w:tab/>
      </w:r>
      <w:r>
        <w:rPr>
          <w:noProof/>
        </w:rPr>
        <w:fldChar w:fldCharType="begin"/>
      </w:r>
      <w:r>
        <w:rPr>
          <w:noProof/>
        </w:rPr>
        <w:instrText xml:space="preserve"> PAGEREF _Toc419726884 \h </w:instrText>
      </w:r>
      <w:r>
        <w:rPr>
          <w:noProof/>
        </w:rPr>
      </w:r>
      <w:r>
        <w:rPr>
          <w:noProof/>
        </w:rPr>
        <w:fldChar w:fldCharType="separate"/>
      </w:r>
      <w:r>
        <w:rPr>
          <w:noProof/>
        </w:rPr>
        <w:t>23</w:t>
      </w:r>
      <w:r>
        <w:rPr>
          <w:noProof/>
        </w:rPr>
        <w:fldChar w:fldCharType="end"/>
      </w:r>
    </w:p>
    <w:p w:rsidR="00877F71" w:rsidRDefault="00877F71" w14:paraId="12E6B361" w14:textId="031CD6F1">
      <w:pPr>
        <w:pStyle w:val="Verzeichnis2"/>
        <w:tabs>
          <w:tab w:val="left" w:pos="880"/>
          <w:tab w:val="right" w:leader="dot" w:pos="9056"/>
        </w:tabs>
        <w:rPr>
          <w:rFonts w:eastAsiaTheme="minorEastAsia" w:cstheme="minorBidi"/>
          <w:smallCaps w:val="0"/>
          <w:noProof/>
          <w:sz w:val="22"/>
          <w:lang w:val="de-CH" w:eastAsia="de-CH"/>
        </w:rPr>
      </w:pPr>
      <w:r>
        <w:rPr>
          <w:noProof/>
        </w:rPr>
        <w:t>8.24</w:t>
      </w:r>
      <w:r>
        <w:rPr>
          <w:rFonts w:eastAsiaTheme="minorEastAsia" w:cstheme="minorBidi"/>
          <w:smallCaps w:val="0"/>
          <w:noProof/>
          <w:sz w:val="22"/>
          <w:lang w:val="de-CH" w:eastAsia="de-CH"/>
        </w:rPr>
        <w:tab/>
      </w:r>
      <w:r>
        <w:rPr>
          <w:noProof/>
        </w:rPr>
        <w:t>Hochverfügbarkeit</w:t>
      </w:r>
      <w:r>
        <w:rPr>
          <w:noProof/>
        </w:rPr>
        <w:tab/>
      </w:r>
      <w:r>
        <w:rPr>
          <w:noProof/>
        </w:rPr>
        <w:fldChar w:fldCharType="begin"/>
      </w:r>
      <w:r>
        <w:rPr>
          <w:noProof/>
        </w:rPr>
        <w:instrText xml:space="preserve"> PAGEREF _Toc419726885 \h </w:instrText>
      </w:r>
      <w:r>
        <w:rPr>
          <w:noProof/>
        </w:rPr>
      </w:r>
      <w:r>
        <w:rPr>
          <w:noProof/>
        </w:rPr>
        <w:fldChar w:fldCharType="separate"/>
      </w:r>
      <w:r>
        <w:rPr>
          <w:noProof/>
        </w:rPr>
        <w:t>24</w:t>
      </w:r>
      <w:r>
        <w:rPr>
          <w:noProof/>
        </w:rPr>
        <w:fldChar w:fldCharType="end"/>
      </w:r>
    </w:p>
    <w:p w:rsidR="00877F71" w:rsidRDefault="00877F71" w14:paraId="377C3D92" w14:textId="046E9E2A">
      <w:pPr>
        <w:pStyle w:val="Verzeichnis1"/>
        <w:tabs>
          <w:tab w:val="left" w:pos="440"/>
          <w:tab w:val="right" w:leader="dot" w:pos="9056"/>
        </w:tabs>
        <w:rPr>
          <w:rFonts w:eastAsiaTheme="minorEastAsia" w:cstheme="minorBidi"/>
          <w:b w:val="0"/>
          <w:caps w:val="0"/>
          <w:noProof/>
          <w:sz w:val="22"/>
          <w:lang w:val="de-CH" w:eastAsia="de-CH"/>
        </w:rPr>
      </w:pPr>
      <w:r>
        <w:rPr>
          <w:noProof/>
        </w:rPr>
        <w:t>9.</w:t>
      </w:r>
      <w:r>
        <w:rPr>
          <w:rFonts w:eastAsiaTheme="minorEastAsia" w:cstheme="minorBidi"/>
          <w:b w:val="0"/>
          <w:caps w:val="0"/>
          <w:noProof/>
          <w:sz w:val="22"/>
          <w:lang w:val="de-CH" w:eastAsia="de-CH"/>
        </w:rPr>
        <w:tab/>
      </w:r>
      <w:r>
        <w:rPr>
          <w:noProof/>
        </w:rPr>
        <w:t>Entwurfsentscheidungen</w:t>
      </w:r>
      <w:r>
        <w:rPr>
          <w:noProof/>
        </w:rPr>
        <w:tab/>
      </w:r>
      <w:r>
        <w:rPr>
          <w:noProof/>
        </w:rPr>
        <w:fldChar w:fldCharType="begin"/>
      </w:r>
      <w:r>
        <w:rPr>
          <w:noProof/>
        </w:rPr>
        <w:instrText xml:space="preserve"> PAGEREF _Toc419726886 \h </w:instrText>
      </w:r>
      <w:r>
        <w:rPr>
          <w:noProof/>
        </w:rPr>
      </w:r>
      <w:r>
        <w:rPr>
          <w:noProof/>
        </w:rPr>
        <w:fldChar w:fldCharType="separate"/>
      </w:r>
      <w:r>
        <w:rPr>
          <w:noProof/>
        </w:rPr>
        <w:t>24</w:t>
      </w:r>
      <w:r>
        <w:rPr>
          <w:noProof/>
        </w:rPr>
        <w:fldChar w:fldCharType="end"/>
      </w:r>
    </w:p>
    <w:p w:rsidR="00877F71" w:rsidRDefault="00877F71" w14:paraId="3452DFC2" w14:textId="22B67718">
      <w:pPr>
        <w:pStyle w:val="Verzeichnis2"/>
        <w:tabs>
          <w:tab w:val="left" w:pos="880"/>
          <w:tab w:val="right" w:leader="dot" w:pos="9056"/>
        </w:tabs>
        <w:rPr>
          <w:rFonts w:eastAsiaTheme="minorEastAsia" w:cstheme="minorBidi"/>
          <w:smallCaps w:val="0"/>
          <w:noProof/>
          <w:sz w:val="22"/>
          <w:lang w:val="de-CH" w:eastAsia="de-CH"/>
        </w:rPr>
      </w:pPr>
      <w:r>
        <w:rPr>
          <w:noProof/>
        </w:rPr>
        <w:t>9.1</w:t>
      </w:r>
      <w:r>
        <w:rPr>
          <w:rFonts w:eastAsiaTheme="minorEastAsia" w:cstheme="minorBidi"/>
          <w:smallCaps w:val="0"/>
          <w:noProof/>
          <w:sz w:val="22"/>
          <w:lang w:val="de-CH" w:eastAsia="de-CH"/>
        </w:rPr>
        <w:tab/>
      </w:r>
      <w:r>
        <w:rPr>
          <w:noProof/>
        </w:rPr>
        <w:t>Entwurfsentscheidung 1</w:t>
      </w:r>
      <w:r>
        <w:rPr>
          <w:noProof/>
        </w:rPr>
        <w:tab/>
      </w:r>
      <w:r>
        <w:rPr>
          <w:noProof/>
        </w:rPr>
        <w:fldChar w:fldCharType="begin"/>
      </w:r>
      <w:r>
        <w:rPr>
          <w:noProof/>
        </w:rPr>
        <w:instrText xml:space="preserve"> PAGEREF _Toc419726887 \h </w:instrText>
      </w:r>
      <w:r>
        <w:rPr>
          <w:noProof/>
        </w:rPr>
      </w:r>
      <w:r>
        <w:rPr>
          <w:noProof/>
        </w:rPr>
        <w:fldChar w:fldCharType="separate"/>
      </w:r>
      <w:r>
        <w:rPr>
          <w:noProof/>
        </w:rPr>
        <w:t>24</w:t>
      </w:r>
      <w:r>
        <w:rPr>
          <w:noProof/>
        </w:rPr>
        <w:fldChar w:fldCharType="end"/>
      </w:r>
    </w:p>
    <w:p w:rsidR="00877F71" w:rsidRDefault="00877F71" w14:paraId="6A5EE785" w14:textId="4D03A947">
      <w:pPr>
        <w:pStyle w:val="Verzeichnis2"/>
        <w:tabs>
          <w:tab w:val="left" w:pos="880"/>
          <w:tab w:val="right" w:leader="dot" w:pos="9056"/>
        </w:tabs>
        <w:rPr>
          <w:rFonts w:eastAsiaTheme="minorEastAsia" w:cstheme="minorBidi"/>
          <w:smallCaps w:val="0"/>
          <w:noProof/>
          <w:sz w:val="22"/>
          <w:lang w:val="de-CH" w:eastAsia="de-CH"/>
        </w:rPr>
      </w:pPr>
      <w:r>
        <w:rPr>
          <w:noProof/>
        </w:rPr>
        <w:t>9.2</w:t>
      </w:r>
      <w:r>
        <w:rPr>
          <w:rFonts w:eastAsiaTheme="minorEastAsia" w:cstheme="minorBidi"/>
          <w:smallCaps w:val="0"/>
          <w:noProof/>
          <w:sz w:val="22"/>
          <w:lang w:val="de-CH" w:eastAsia="de-CH"/>
        </w:rPr>
        <w:tab/>
      </w:r>
      <w:r>
        <w:rPr>
          <w:noProof/>
        </w:rPr>
        <w:t>Entwurfsentscheidung n</w:t>
      </w:r>
      <w:r>
        <w:rPr>
          <w:noProof/>
        </w:rPr>
        <w:tab/>
      </w:r>
      <w:r>
        <w:rPr>
          <w:noProof/>
        </w:rPr>
        <w:fldChar w:fldCharType="begin"/>
      </w:r>
      <w:r>
        <w:rPr>
          <w:noProof/>
        </w:rPr>
        <w:instrText xml:space="preserve"> PAGEREF _Toc419726888 \h </w:instrText>
      </w:r>
      <w:r>
        <w:rPr>
          <w:noProof/>
        </w:rPr>
      </w:r>
      <w:r>
        <w:rPr>
          <w:noProof/>
        </w:rPr>
        <w:fldChar w:fldCharType="separate"/>
      </w:r>
      <w:r>
        <w:rPr>
          <w:noProof/>
        </w:rPr>
        <w:t>24</w:t>
      </w:r>
      <w:r>
        <w:rPr>
          <w:noProof/>
        </w:rPr>
        <w:fldChar w:fldCharType="end"/>
      </w:r>
    </w:p>
    <w:p w:rsidR="00877F71" w:rsidRDefault="00877F71" w14:paraId="55E4D58C" w14:textId="2081E405">
      <w:pPr>
        <w:pStyle w:val="Verzeichnis1"/>
        <w:tabs>
          <w:tab w:val="left" w:pos="660"/>
          <w:tab w:val="right" w:leader="dot" w:pos="9056"/>
        </w:tabs>
        <w:rPr>
          <w:rFonts w:eastAsiaTheme="minorEastAsia" w:cstheme="minorBidi"/>
          <w:b w:val="0"/>
          <w:caps w:val="0"/>
          <w:noProof/>
          <w:sz w:val="22"/>
          <w:lang w:val="de-CH" w:eastAsia="de-CH"/>
        </w:rPr>
      </w:pPr>
      <w:r>
        <w:rPr>
          <w:noProof/>
        </w:rPr>
        <w:t>10.</w:t>
      </w:r>
      <w:r>
        <w:rPr>
          <w:rFonts w:eastAsiaTheme="minorEastAsia" w:cstheme="minorBidi"/>
          <w:b w:val="0"/>
          <w:caps w:val="0"/>
          <w:noProof/>
          <w:sz w:val="22"/>
          <w:lang w:val="de-CH" w:eastAsia="de-CH"/>
        </w:rPr>
        <w:tab/>
      </w:r>
      <w:r>
        <w:rPr>
          <w:noProof/>
        </w:rPr>
        <w:t>Qualitätsszenarien</w:t>
      </w:r>
      <w:r>
        <w:rPr>
          <w:noProof/>
        </w:rPr>
        <w:tab/>
      </w:r>
      <w:r>
        <w:rPr>
          <w:noProof/>
        </w:rPr>
        <w:fldChar w:fldCharType="begin"/>
      </w:r>
      <w:r>
        <w:rPr>
          <w:noProof/>
        </w:rPr>
        <w:instrText xml:space="preserve"> PAGEREF _Toc419726889 \h </w:instrText>
      </w:r>
      <w:r>
        <w:rPr>
          <w:noProof/>
        </w:rPr>
      </w:r>
      <w:r>
        <w:rPr>
          <w:noProof/>
        </w:rPr>
        <w:fldChar w:fldCharType="separate"/>
      </w:r>
      <w:r>
        <w:rPr>
          <w:noProof/>
        </w:rPr>
        <w:t>24</w:t>
      </w:r>
      <w:r>
        <w:rPr>
          <w:noProof/>
        </w:rPr>
        <w:fldChar w:fldCharType="end"/>
      </w:r>
    </w:p>
    <w:p w:rsidR="00877F71" w:rsidRDefault="00877F71" w14:paraId="46E13BD8" w14:textId="32156018">
      <w:pPr>
        <w:pStyle w:val="Verzeichnis2"/>
        <w:tabs>
          <w:tab w:val="left" w:pos="880"/>
          <w:tab w:val="right" w:leader="dot" w:pos="9056"/>
        </w:tabs>
        <w:rPr>
          <w:rFonts w:eastAsiaTheme="minorEastAsia" w:cstheme="minorBidi"/>
          <w:smallCaps w:val="0"/>
          <w:noProof/>
          <w:sz w:val="22"/>
          <w:lang w:val="de-CH" w:eastAsia="de-CH"/>
        </w:rPr>
      </w:pPr>
      <w:r>
        <w:rPr>
          <w:noProof/>
        </w:rPr>
        <w:t>10.1</w:t>
      </w:r>
      <w:r>
        <w:rPr>
          <w:rFonts w:eastAsiaTheme="minorEastAsia" w:cstheme="minorBidi"/>
          <w:smallCaps w:val="0"/>
          <w:noProof/>
          <w:sz w:val="22"/>
          <w:lang w:val="de-CH" w:eastAsia="de-CH"/>
        </w:rPr>
        <w:tab/>
      </w:r>
      <w:r>
        <w:rPr>
          <w:noProof/>
        </w:rPr>
        <w:t>Qualitätsbaum</w:t>
      </w:r>
      <w:r>
        <w:rPr>
          <w:noProof/>
        </w:rPr>
        <w:tab/>
      </w:r>
      <w:r>
        <w:rPr>
          <w:noProof/>
        </w:rPr>
        <w:fldChar w:fldCharType="begin"/>
      </w:r>
      <w:r>
        <w:rPr>
          <w:noProof/>
        </w:rPr>
        <w:instrText xml:space="preserve"> PAGEREF _Toc419726890 \h </w:instrText>
      </w:r>
      <w:r>
        <w:rPr>
          <w:noProof/>
        </w:rPr>
      </w:r>
      <w:r>
        <w:rPr>
          <w:noProof/>
        </w:rPr>
        <w:fldChar w:fldCharType="separate"/>
      </w:r>
      <w:r>
        <w:rPr>
          <w:noProof/>
        </w:rPr>
        <w:t>25</w:t>
      </w:r>
      <w:r>
        <w:rPr>
          <w:noProof/>
        </w:rPr>
        <w:fldChar w:fldCharType="end"/>
      </w:r>
    </w:p>
    <w:p w:rsidR="00877F71" w:rsidRDefault="00877F71" w14:paraId="49C19B18" w14:textId="79144F1C">
      <w:pPr>
        <w:pStyle w:val="Verzeichnis2"/>
        <w:tabs>
          <w:tab w:val="left" w:pos="880"/>
          <w:tab w:val="right" w:leader="dot" w:pos="9056"/>
        </w:tabs>
        <w:rPr>
          <w:rFonts w:eastAsiaTheme="minorEastAsia" w:cstheme="minorBidi"/>
          <w:smallCaps w:val="0"/>
          <w:noProof/>
          <w:sz w:val="22"/>
          <w:lang w:val="de-CH" w:eastAsia="de-CH"/>
        </w:rPr>
      </w:pPr>
      <w:r>
        <w:rPr>
          <w:noProof/>
        </w:rPr>
        <w:t>10.2</w:t>
      </w:r>
      <w:r>
        <w:rPr>
          <w:rFonts w:eastAsiaTheme="minorEastAsia" w:cstheme="minorBidi"/>
          <w:smallCaps w:val="0"/>
          <w:noProof/>
          <w:sz w:val="22"/>
          <w:lang w:val="de-CH" w:eastAsia="de-CH"/>
        </w:rPr>
        <w:tab/>
      </w:r>
      <w:r>
        <w:rPr>
          <w:noProof/>
        </w:rPr>
        <w:t>Bewertungsszenarien</w:t>
      </w:r>
      <w:r>
        <w:rPr>
          <w:noProof/>
        </w:rPr>
        <w:tab/>
      </w:r>
      <w:r>
        <w:rPr>
          <w:noProof/>
        </w:rPr>
        <w:fldChar w:fldCharType="begin"/>
      </w:r>
      <w:r>
        <w:rPr>
          <w:noProof/>
        </w:rPr>
        <w:instrText xml:space="preserve"> PAGEREF _Toc419726891 \h </w:instrText>
      </w:r>
      <w:r>
        <w:rPr>
          <w:noProof/>
        </w:rPr>
      </w:r>
      <w:r>
        <w:rPr>
          <w:noProof/>
        </w:rPr>
        <w:fldChar w:fldCharType="separate"/>
      </w:r>
      <w:r>
        <w:rPr>
          <w:noProof/>
        </w:rPr>
        <w:t>26</w:t>
      </w:r>
      <w:r>
        <w:rPr>
          <w:noProof/>
        </w:rPr>
        <w:fldChar w:fldCharType="end"/>
      </w:r>
    </w:p>
    <w:p w:rsidR="00877F71" w:rsidRDefault="00877F71" w14:paraId="2367C874" w14:textId="1B2BCF93">
      <w:pPr>
        <w:pStyle w:val="Verzeichnis1"/>
        <w:tabs>
          <w:tab w:val="left" w:pos="660"/>
          <w:tab w:val="right" w:leader="dot" w:pos="9056"/>
        </w:tabs>
        <w:rPr>
          <w:rFonts w:eastAsiaTheme="minorEastAsia" w:cstheme="minorBidi"/>
          <w:b w:val="0"/>
          <w:caps w:val="0"/>
          <w:noProof/>
          <w:sz w:val="22"/>
          <w:lang w:val="de-CH" w:eastAsia="de-CH"/>
        </w:rPr>
      </w:pPr>
      <w:r>
        <w:rPr>
          <w:noProof/>
        </w:rPr>
        <w:t>11.</w:t>
      </w:r>
      <w:r>
        <w:rPr>
          <w:rFonts w:eastAsiaTheme="minorEastAsia" w:cstheme="minorBidi"/>
          <w:b w:val="0"/>
          <w:caps w:val="0"/>
          <w:noProof/>
          <w:sz w:val="22"/>
          <w:lang w:val="de-CH" w:eastAsia="de-CH"/>
        </w:rPr>
        <w:tab/>
      </w:r>
      <w:r>
        <w:rPr>
          <w:noProof/>
        </w:rPr>
        <w:t>Risiken</w:t>
      </w:r>
      <w:r>
        <w:rPr>
          <w:noProof/>
        </w:rPr>
        <w:tab/>
      </w:r>
      <w:r>
        <w:rPr>
          <w:noProof/>
        </w:rPr>
        <w:fldChar w:fldCharType="begin"/>
      </w:r>
      <w:r>
        <w:rPr>
          <w:noProof/>
        </w:rPr>
        <w:instrText xml:space="preserve"> PAGEREF _Toc419726892 \h </w:instrText>
      </w:r>
      <w:r>
        <w:rPr>
          <w:noProof/>
        </w:rPr>
      </w:r>
      <w:r>
        <w:rPr>
          <w:noProof/>
        </w:rPr>
        <w:fldChar w:fldCharType="separate"/>
      </w:r>
      <w:r>
        <w:rPr>
          <w:noProof/>
        </w:rPr>
        <w:t>26</w:t>
      </w:r>
      <w:r>
        <w:rPr>
          <w:noProof/>
        </w:rPr>
        <w:fldChar w:fldCharType="end"/>
      </w:r>
    </w:p>
    <w:p w:rsidR="00877F71" w:rsidRDefault="00877F71" w14:paraId="5F81D0B9" w14:textId="7AC6EB2D">
      <w:pPr>
        <w:pStyle w:val="Verzeichnis1"/>
        <w:tabs>
          <w:tab w:val="left" w:pos="660"/>
          <w:tab w:val="right" w:leader="dot" w:pos="9056"/>
        </w:tabs>
        <w:rPr>
          <w:rFonts w:eastAsiaTheme="minorEastAsia" w:cstheme="minorBidi"/>
          <w:b w:val="0"/>
          <w:caps w:val="0"/>
          <w:noProof/>
          <w:sz w:val="22"/>
          <w:lang w:val="de-CH" w:eastAsia="de-CH"/>
        </w:rPr>
      </w:pPr>
      <w:r>
        <w:rPr>
          <w:noProof/>
        </w:rPr>
        <w:t>12.</w:t>
      </w:r>
      <w:r>
        <w:rPr>
          <w:rFonts w:eastAsiaTheme="minorEastAsia" w:cstheme="minorBidi"/>
          <w:b w:val="0"/>
          <w:caps w:val="0"/>
          <w:noProof/>
          <w:sz w:val="22"/>
          <w:lang w:val="de-CH" w:eastAsia="de-CH"/>
        </w:rPr>
        <w:tab/>
      </w:r>
      <w:r>
        <w:rPr>
          <w:noProof/>
        </w:rPr>
        <w:t>Glossar</w:t>
      </w:r>
      <w:r>
        <w:rPr>
          <w:noProof/>
        </w:rPr>
        <w:tab/>
      </w:r>
      <w:r>
        <w:rPr>
          <w:noProof/>
        </w:rPr>
        <w:fldChar w:fldCharType="begin"/>
      </w:r>
      <w:r>
        <w:rPr>
          <w:noProof/>
        </w:rPr>
        <w:instrText xml:space="preserve"> PAGEREF _Toc419726893 \h </w:instrText>
      </w:r>
      <w:r>
        <w:rPr>
          <w:noProof/>
        </w:rPr>
      </w:r>
      <w:r>
        <w:rPr>
          <w:noProof/>
        </w:rPr>
        <w:fldChar w:fldCharType="separate"/>
      </w:r>
      <w:r>
        <w:rPr>
          <w:noProof/>
        </w:rPr>
        <w:t>27</w:t>
      </w:r>
      <w:r>
        <w:rPr>
          <w:noProof/>
        </w:rPr>
        <w:fldChar w:fldCharType="end"/>
      </w:r>
    </w:p>
    <w:p w:rsidR="00877F71" w:rsidRDefault="00877F71" w14:paraId="12312718" w14:textId="3C392711">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fr-CH"/>
        </w:rPr>
        <w:t>13.</w:t>
      </w:r>
      <w:r>
        <w:rPr>
          <w:rFonts w:eastAsiaTheme="minorEastAsia" w:cstheme="minorBidi"/>
          <w:b w:val="0"/>
          <w:caps w:val="0"/>
          <w:noProof/>
          <w:sz w:val="22"/>
          <w:lang w:val="de-CH" w:eastAsia="de-CH"/>
        </w:rPr>
        <w:tab/>
      </w:r>
      <w:r w:rsidRPr="002947C0">
        <w:rPr>
          <w:noProof/>
          <w:lang w:val="fr-CH"/>
        </w:rPr>
        <w:t>Weitere Arc42 Dokumentationen</w:t>
      </w:r>
      <w:r>
        <w:rPr>
          <w:noProof/>
        </w:rPr>
        <w:tab/>
      </w:r>
      <w:r>
        <w:rPr>
          <w:noProof/>
        </w:rPr>
        <w:fldChar w:fldCharType="begin"/>
      </w:r>
      <w:r>
        <w:rPr>
          <w:noProof/>
        </w:rPr>
        <w:instrText xml:space="preserve"> PAGEREF _Toc419726894 \h </w:instrText>
      </w:r>
      <w:r>
        <w:rPr>
          <w:noProof/>
        </w:rPr>
      </w:r>
      <w:r>
        <w:rPr>
          <w:noProof/>
        </w:rPr>
        <w:fldChar w:fldCharType="separate"/>
      </w:r>
      <w:r>
        <w:rPr>
          <w:noProof/>
        </w:rPr>
        <w:t>28</w:t>
      </w:r>
      <w:r>
        <w:rPr>
          <w:noProof/>
        </w:rPr>
        <w:fldChar w:fldCharType="end"/>
      </w:r>
    </w:p>
    <w:p w:rsidR="00877F71" w:rsidRDefault="00877F71" w14:paraId="02B58E0D" w14:textId="779C8B9E">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fr-CH"/>
        </w:rPr>
        <w:t>14.</w:t>
      </w:r>
      <w:r>
        <w:rPr>
          <w:rFonts w:eastAsiaTheme="minorEastAsia" w:cstheme="minorBidi"/>
          <w:b w:val="0"/>
          <w:caps w:val="0"/>
          <w:noProof/>
          <w:sz w:val="22"/>
          <w:lang w:val="de-CH" w:eastAsia="de-CH"/>
        </w:rPr>
        <w:tab/>
      </w:r>
      <w:r w:rsidRPr="002947C0">
        <w:rPr>
          <w:noProof/>
          <w:lang w:val="fr-CH"/>
        </w:rPr>
        <w:t>Requirements Dokumentation (2015_FS_INM21_Requirements_MangelManager.xls)</w:t>
      </w:r>
      <w:r>
        <w:rPr>
          <w:noProof/>
        </w:rPr>
        <w:tab/>
      </w:r>
      <w:r>
        <w:rPr>
          <w:noProof/>
        </w:rPr>
        <w:fldChar w:fldCharType="begin"/>
      </w:r>
      <w:r>
        <w:rPr>
          <w:noProof/>
        </w:rPr>
        <w:instrText xml:space="preserve"> PAGEREF _Toc419726895 \h </w:instrText>
      </w:r>
      <w:r>
        <w:rPr>
          <w:noProof/>
        </w:rPr>
      </w:r>
      <w:r>
        <w:rPr>
          <w:noProof/>
        </w:rPr>
        <w:fldChar w:fldCharType="separate"/>
      </w:r>
      <w:r>
        <w:rPr>
          <w:noProof/>
        </w:rPr>
        <w:t>28</w:t>
      </w:r>
      <w:r>
        <w:rPr>
          <w:noProof/>
        </w:rPr>
        <w:fldChar w:fldCharType="end"/>
      </w:r>
    </w:p>
    <w:p w:rsidR="00877F71" w:rsidRDefault="00877F71" w14:paraId="0A174365" w14:textId="4BA52170">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fr-CH"/>
        </w:rPr>
        <w:t>15.</w:t>
      </w:r>
      <w:r>
        <w:rPr>
          <w:rFonts w:eastAsiaTheme="minorEastAsia" w:cstheme="minorBidi"/>
          <w:b w:val="0"/>
          <w:caps w:val="0"/>
          <w:noProof/>
          <w:sz w:val="22"/>
          <w:lang w:val="de-CH" w:eastAsia="de-CH"/>
        </w:rPr>
        <w:tab/>
      </w:r>
      <w:r w:rsidRPr="002947C0">
        <w:rPr>
          <w:noProof/>
          <w:lang w:val="fr-CH"/>
        </w:rPr>
        <w:t>UseCase Dokumentation</w:t>
      </w:r>
      <w:r>
        <w:rPr>
          <w:noProof/>
        </w:rPr>
        <w:tab/>
      </w:r>
      <w:r>
        <w:rPr>
          <w:noProof/>
        </w:rPr>
        <w:fldChar w:fldCharType="begin"/>
      </w:r>
      <w:r>
        <w:rPr>
          <w:noProof/>
        </w:rPr>
        <w:instrText xml:space="preserve"> PAGEREF _Toc419726896 \h </w:instrText>
      </w:r>
      <w:r>
        <w:rPr>
          <w:noProof/>
        </w:rPr>
      </w:r>
      <w:r>
        <w:rPr>
          <w:noProof/>
        </w:rPr>
        <w:fldChar w:fldCharType="separate"/>
      </w:r>
      <w:r>
        <w:rPr>
          <w:noProof/>
        </w:rPr>
        <w:t>30</w:t>
      </w:r>
      <w:r>
        <w:rPr>
          <w:noProof/>
        </w:rPr>
        <w:fldChar w:fldCharType="end"/>
      </w:r>
    </w:p>
    <w:p w:rsidR="00877F71" w:rsidRDefault="00877F71" w14:paraId="398135C9" w14:textId="1900950A">
      <w:pPr>
        <w:pStyle w:val="Verzeichnis2"/>
        <w:tabs>
          <w:tab w:val="left" w:pos="880"/>
          <w:tab w:val="right" w:leader="dot" w:pos="9056"/>
        </w:tabs>
        <w:rPr>
          <w:rFonts w:eastAsiaTheme="minorEastAsia" w:cstheme="minorBidi"/>
          <w:smallCaps w:val="0"/>
          <w:noProof/>
          <w:sz w:val="22"/>
          <w:lang w:val="de-CH" w:eastAsia="de-CH"/>
        </w:rPr>
      </w:pPr>
      <w:r w:rsidRPr="002947C0">
        <w:rPr>
          <w:noProof/>
          <w:lang w:val="fr-CH"/>
        </w:rPr>
        <w:t>15.1</w:t>
      </w:r>
      <w:r>
        <w:rPr>
          <w:rFonts w:eastAsiaTheme="minorEastAsia" w:cstheme="minorBidi"/>
          <w:smallCaps w:val="0"/>
          <w:noProof/>
          <w:sz w:val="22"/>
          <w:lang w:val="de-CH" w:eastAsia="de-CH"/>
        </w:rPr>
        <w:tab/>
      </w:r>
      <w:r w:rsidRPr="002947C0">
        <w:rPr>
          <w:noProof/>
          <w:lang w:val="fr-CH"/>
        </w:rPr>
        <w:t>UseCase001</w:t>
      </w:r>
      <w:r>
        <w:rPr>
          <w:noProof/>
        </w:rPr>
        <w:tab/>
      </w:r>
      <w:r>
        <w:rPr>
          <w:noProof/>
        </w:rPr>
        <w:fldChar w:fldCharType="begin"/>
      </w:r>
      <w:r>
        <w:rPr>
          <w:noProof/>
        </w:rPr>
        <w:instrText xml:space="preserve"> PAGEREF _Toc419726897 \h </w:instrText>
      </w:r>
      <w:r>
        <w:rPr>
          <w:noProof/>
        </w:rPr>
      </w:r>
      <w:r>
        <w:rPr>
          <w:noProof/>
        </w:rPr>
        <w:fldChar w:fldCharType="separate"/>
      </w:r>
      <w:r>
        <w:rPr>
          <w:noProof/>
        </w:rPr>
        <w:t>30</w:t>
      </w:r>
      <w:r>
        <w:rPr>
          <w:noProof/>
        </w:rPr>
        <w:fldChar w:fldCharType="end"/>
      </w:r>
    </w:p>
    <w:p w:rsidR="00877F71" w:rsidRDefault="00877F71" w14:paraId="2CF9446A" w14:textId="466261D2">
      <w:pPr>
        <w:pStyle w:val="Verzeichnis2"/>
        <w:tabs>
          <w:tab w:val="left" w:pos="880"/>
          <w:tab w:val="right" w:leader="dot" w:pos="9056"/>
        </w:tabs>
        <w:rPr>
          <w:rFonts w:eastAsiaTheme="minorEastAsia" w:cstheme="minorBidi"/>
          <w:smallCaps w:val="0"/>
          <w:noProof/>
          <w:sz w:val="22"/>
          <w:lang w:val="de-CH" w:eastAsia="de-CH"/>
        </w:rPr>
      </w:pPr>
      <w:r>
        <w:rPr>
          <w:noProof/>
        </w:rPr>
        <w:t>15.2</w:t>
      </w:r>
      <w:r>
        <w:rPr>
          <w:rFonts w:eastAsiaTheme="minorEastAsia" w:cstheme="minorBidi"/>
          <w:smallCaps w:val="0"/>
          <w:noProof/>
          <w:sz w:val="22"/>
          <w:lang w:val="de-CH" w:eastAsia="de-CH"/>
        </w:rPr>
        <w:tab/>
      </w:r>
      <w:r>
        <w:rPr>
          <w:noProof/>
        </w:rPr>
        <w:t>UseCase002</w:t>
      </w:r>
      <w:r>
        <w:rPr>
          <w:noProof/>
        </w:rPr>
        <w:tab/>
      </w:r>
      <w:r>
        <w:rPr>
          <w:noProof/>
        </w:rPr>
        <w:fldChar w:fldCharType="begin"/>
      </w:r>
      <w:r>
        <w:rPr>
          <w:noProof/>
        </w:rPr>
        <w:instrText xml:space="preserve"> PAGEREF _Toc419726898 \h </w:instrText>
      </w:r>
      <w:r>
        <w:rPr>
          <w:noProof/>
        </w:rPr>
      </w:r>
      <w:r>
        <w:rPr>
          <w:noProof/>
        </w:rPr>
        <w:fldChar w:fldCharType="separate"/>
      </w:r>
      <w:r>
        <w:rPr>
          <w:noProof/>
        </w:rPr>
        <w:t>36</w:t>
      </w:r>
      <w:r>
        <w:rPr>
          <w:noProof/>
        </w:rPr>
        <w:fldChar w:fldCharType="end"/>
      </w:r>
    </w:p>
    <w:p w:rsidR="00877F71" w:rsidRDefault="00877F71" w14:paraId="71C27058" w14:textId="474F902D">
      <w:pPr>
        <w:pStyle w:val="Verzeichnis2"/>
        <w:tabs>
          <w:tab w:val="left" w:pos="880"/>
          <w:tab w:val="right" w:leader="dot" w:pos="9056"/>
        </w:tabs>
        <w:rPr>
          <w:rFonts w:eastAsiaTheme="minorEastAsia" w:cstheme="minorBidi"/>
          <w:smallCaps w:val="0"/>
          <w:noProof/>
          <w:sz w:val="22"/>
          <w:lang w:val="de-CH" w:eastAsia="de-CH"/>
        </w:rPr>
      </w:pPr>
      <w:r>
        <w:rPr>
          <w:noProof/>
        </w:rPr>
        <w:t>15.3</w:t>
      </w:r>
      <w:r>
        <w:rPr>
          <w:rFonts w:eastAsiaTheme="minorEastAsia" w:cstheme="minorBidi"/>
          <w:smallCaps w:val="0"/>
          <w:noProof/>
          <w:sz w:val="22"/>
          <w:lang w:val="de-CH" w:eastAsia="de-CH"/>
        </w:rPr>
        <w:tab/>
      </w:r>
      <w:r>
        <w:rPr>
          <w:noProof/>
        </w:rPr>
        <w:t>UseCase003</w:t>
      </w:r>
      <w:r>
        <w:rPr>
          <w:noProof/>
        </w:rPr>
        <w:tab/>
      </w:r>
      <w:r>
        <w:rPr>
          <w:noProof/>
        </w:rPr>
        <w:fldChar w:fldCharType="begin"/>
      </w:r>
      <w:r>
        <w:rPr>
          <w:noProof/>
        </w:rPr>
        <w:instrText xml:space="preserve"> PAGEREF _Toc419726899 \h </w:instrText>
      </w:r>
      <w:r>
        <w:rPr>
          <w:noProof/>
        </w:rPr>
      </w:r>
      <w:r>
        <w:rPr>
          <w:noProof/>
        </w:rPr>
        <w:fldChar w:fldCharType="separate"/>
      </w:r>
      <w:r>
        <w:rPr>
          <w:noProof/>
        </w:rPr>
        <w:t>40</w:t>
      </w:r>
      <w:r>
        <w:rPr>
          <w:noProof/>
        </w:rPr>
        <w:fldChar w:fldCharType="end"/>
      </w:r>
    </w:p>
    <w:p w:rsidR="00877F71" w:rsidRDefault="00877F71" w14:paraId="4B5CD801" w14:textId="525AF4D9">
      <w:pPr>
        <w:pStyle w:val="Verzeichnis2"/>
        <w:tabs>
          <w:tab w:val="left" w:pos="880"/>
          <w:tab w:val="right" w:leader="dot" w:pos="9056"/>
        </w:tabs>
        <w:rPr>
          <w:rFonts w:eastAsiaTheme="minorEastAsia" w:cstheme="minorBidi"/>
          <w:smallCaps w:val="0"/>
          <w:noProof/>
          <w:sz w:val="22"/>
          <w:lang w:val="de-CH" w:eastAsia="de-CH"/>
        </w:rPr>
      </w:pPr>
      <w:r>
        <w:rPr>
          <w:noProof/>
        </w:rPr>
        <w:t>15.4</w:t>
      </w:r>
      <w:r>
        <w:rPr>
          <w:rFonts w:eastAsiaTheme="minorEastAsia" w:cstheme="minorBidi"/>
          <w:smallCaps w:val="0"/>
          <w:noProof/>
          <w:sz w:val="22"/>
          <w:lang w:val="de-CH" w:eastAsia="de-CH"/>
        </w:rPr>
        <w:tab/>
      </w:r>
      <w:r>
        <w:rPr>
          <w:noProof/>
        </w:rPr>
        <w:t>UseCase004</w:t>
      </w:r>
      <w:r>
        <w:rPr>
          <w:noProof/>
        </w:rPr>
        <w:tab/>
      </w:r>
      <w:r>
        <w:rPr>
          <w:noProof/>
        </w:rPr>
        <w:fldChar w:fldCharType="begin"/>
      </w:r>
      <w:r>
        <w:rPr>
          <w:noProof/>
        </w:rPr>
        <w:instrText xml:space="preserve"> PAGEREF _Toc419726900 \h </w:instrText>
      </w:r>
      <w:r>
        <w:rPr>
          <w:noProof/>
        </w:rPr>
      </w:r>
      <w:r>
        <w:rPr>
          <w:noProof/>
        </w:rPr>
        <w:fldChar w:fldCharType="separate"/>
      </w:r>
      <w:r>
        <w:rPr>
          <w:noProof/>
        </w:rPr>
        <w:t>43</w:t>
      </w:r>
      <w:r>
        <w:rPr>
          <w:noProof/>
        </w:rPr>
        <w:fldChar w:fldCharType="end"/>
      </w:r>
    </w:p>
    <w:p w:rsidR="00877F71" w:rsidRDefault="00877F71" w14:paraId="43D777E7" w14:textId="06701542">
      <w:pPr>
        <w:pStyle w:val="Verzeichnis2"/>
        <w:tabs>
          <w:tab w:val="left" w:pos="880"/>
          <w:tab w:val="right" w:leader="dot" w:pos="9056"/>
        </w:tabs>
        <w:rPr>
          <w:rFonts w:eastAsiaTheme="minorEastAsia" w:cstheme="minorBidi"/>
          <w:smallCaps w:val="0"/>
          <w:noProof/>
          <w:sz w:val="22"/>
          <w:lang w:val="de-CH" w:eastAsia="de-CH"/>
        </w:rPr>
      </w:pPr>
      <w:r>
        <w:rPr>
          <w:noProof/>
        </w:rPr>
        <w:t>15.5</w:t>
      </w:r>
      <w:r>
        <w:rPr>
          <w:rFonts w:eastAsiaTheme="minorEastAsia" w:cstheme="minorBidi"/>
          <w:smallCaps w:val="0"/>
          <w:noProof/>
          <w:sz w:val="22"/>
          <w:lang w:val="de-CH" w:eastAsia="de-CH"/>
        </w:rPr>
        <w:tab/>
      </w:r>
      <w:r>
        <w:rPr>
          <w:noProof/>
        </w:rPr>
        <w:t>UseCase005</w:t>
      </w:r>
      <w:r>
        <w:rPr>
          <w:noProof/>
        </w:rPr>
        <w:tab/>
      </w:r>
      <w:r>
        <w:rPr>
          <w:noProof/>
        </w:rPr>
        <w:fldChar w:fldCharType="begin"/>
      </w:r>
      <w:r>
        <w:rPr>
          <w:noProof/>
        </w:rPr>
        <w:instrText xml:space="preserve"> PAGEREF _Toc419726901 \h </w:instrText>
      </w:r>
      <w:r>
        <w:rPr>
          <w:noProof/>
        </w:rPr>
      </w:r>
      <w:r>
        <w:rPr>
          <w:noProof/>
        </w:rPr>
        <w:fldChar w:fldCharType="separate"/>
      </w:r>
      <w:r>
        <w:rPr>
          <w:noProof/>
        </w:rPr>
        <w:t>48</w:t>
      </w:r>
      <w:r>
        <w:rPr>
          <w:noProof/>
        </w:rPr>
        <w:fldChar w:fldCharType="end"/>
      </w:r>
    </w:p>
    <w:p w:rsidR="00877F71" w:rsidRDefault="00877F71" w14:paraId="3C1FB515" w14:textId="14EC3216">
      <w:pPr>
        <w:pStyle w:val="Verzeichnis2"/>
        <w:tabs>
          <w:tab w:val="left" w:pos="880"/>
          <w:tab w:val="right" w:leader="dot" w:pos="9056"/>
        </w:tabs>
        <w:rPr>
          <w:rFonts w:eastAsiaTheme="minorEastAsia" w:cstheme="minorBidi"/>
          <w:smallCaps w:val="0"/>
          <w:noProof/>
          <w:sz w:val="22"/>
          <w:lang w:val="de-CH" w:eastAsia="de-CH"/>
        </w:rPr>
      </w:pPr>
      <w:r>
        <w:rPr>
          <w:noProof/>
        </w:rPr>
        <w:t>15.6</w:t>
      </w:r>
      <w:r>
        <w:rPr>
          <w:rFonts w:eastAsiaTheme="minorEastAsia" w:cstheme="minorBidi"/>
          <w:smallCaps w:val="0"/>
          <w:noProof/>
          <w:sz w:val="22"/>
          <w:lang w:val="de-CH" w:eastAsia="de-CH"/>
        </w:rPr>
        <w:tab/>
      </w:r>
      <w:r>
        <w:rPr>
          <w:noProof/>
        </w:rPr>
        <w:t>UseCase006</w:t>
      </w:r>
      <w:r>
        <w:rPr>
          <w:noProof/>
        </w:rPr>
        <w:tab/>
      </w:r>
      <w:r>
        <w:rPr>
          <w:noProof/>
        </w:rPr>
        <w:fldChar w:fldCharType="begin"/>
      </w:r>
      <w:r>
        <w:rPr>
          <w:noProof/>
        </w:rPr>
        <w:instrText xml:space="preserve"> PAGEREF _Toc419726902 \h </w:instrText>
      </w:r>
      <w:r>
        <w:rPr>
          <w:noProof/>
        </w:rPr>
      </w:r>
      <w:r>
        <w:rPr>
          <w:noProof/>
        </w:rPr>
        <w:fldChar w:fldCharType="separate"/>
      </w:r>
      <w:r>
        <w:rPr>
          <w:noProof/>
        </w:rPr>
        <w:t>51</w:t>
      </w:r>
      <w:r>
        <w:rPr>
          <w:noProof/>
        </w:rPr>
        <w:fldChar w:fldCharType="end"/>
      </w:r>
    </w:p>
    <w:p w:rsidR="00877F71" w:rsidRDefault="00877F71" w14:paraId="2772AA24" w14:textId="444A36CE">
      <w:pPr>
        <w:pStyle w:val="Verzeichnis2"/>
        <w:tabs>
          <w:tab w:val="right" w:leader="dot" w:pos="9056"/>
        </w:tabs>
        <w:rPr>
          <w:rFonts w:eastAsiaTheme="minorEastAsia" w:cstheme="minorBidi"/>
          <w:smallCaps w:val="0"/>
          <w:noProof/>
          <w:sz w:val="22"/>
          <w:lang w:val="de-CH" w:eastAsia="de-CH"/>
        </w:rPr>
      </w:pPr>
      <w:bookmarkStart w:name="_Toc419726822" w:id="9"/>
      <w:r w:rsidRPr="00101A30">
        <w:rPr>
          <w:rStyle w:val="berschrift2Zchn"/>
          <w:noProof/>
          <w:lang w:val="de-CH" w:eastAsia="de-CH"/>
        </w:rPr>
        <w:drawing>
          <wp:inline distT="0" distB="0" distL="0" distR="0" wp14:anchorId="34D28A88" wp14:editId="7BC1E907">
            <wp:extent cx="4302125" cy="8047990"/>
            <wp:effectExtent l="0" t="0" r="3175" b="0"/>
            <wp:docPr id="30" name="Grafik 30" descr="C:\Users\tickstero\Documents\Github\INM21_Group_B\01_Planung\01_Dokumente\Diagramme\UseCase\Activity_Diagramme\Bilder\U006_Activity_Loginversuch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ckstero\Documents\Github\INM21_Group_B\01_Planung\01_Dokumente\Diagramme\UseCase\Activity_Diagramme\Bilder\U006_Activity_LoginversuchGUI.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2125" cy="8047990"/>
                    </a:xfrm>
                    <a:prstGeom prst="rect">
                      <a:avLst/>
                    </a:prstGeom>
                    <a:noFill/>
                    <a:ln>
                      <a:noFill/>
                    </a:ln>
                  </pic:spPr>
                </pic:pic>
              </a:graphicData>
            </a:graphic>
          </wp:inline>
        </w:drawing>
      </w:r>
      <w:bookmarkEnd w:id="9"/>
      <w:r>
        <w:rPr>
          <w:noProof/>
        </w:rPr>
        <w:tab/>
      </w:r>
      <w:r>
        <w:rPr>
          <w:noProof/>
        </w:rPr>
        <w:fldChar w:fldCharType="begin"/>
      </w:r>
      <w:r>
        <w:rPr>
          <w:noProof/>
        </w:rPr>
        <w:instrText xml:space="preserve"> PAGEREF _Toc419726903 \h </w:instrText>
      </w:r>
      <w:r>
        <w:rPr>
          <w:noProof/>
        </w:rPr>
      </w:r>
      <w:r>
        <w:rPr>
          <w:noProof/>
        </w:rPr>
        <w:fldChar w:fldCharType="separate"/>
      </w:r>
      <w:r>
        <w:rPr>
          <w:noProof/>
        </w:rPr>
        <w:t>53</w:t>
      </w:r>
      <w:r>
        <w:rPr>
          <w:noProof/>
        </w:rPr>
        <w:fldChar w:fldCharType="end"/>
      </w:r>
    </w:p>
    <w:p w:rsidR="00877F71" w:rsidRDefault="00877F71" w14:paraId="74F5F3CD" w14:textId="6E255B3E">
      <w:pPr>
        <w:pStyle w:val="Verzeichnis2"/>
        <w:tabs>
          <w:tab w:val="left" w:pos="880"/>
          <w:tab w:val="right" w:leader="dot" w:pos="9056"/>
        </w:tabs>
        <w:rPr>
          <w:rFonts w:eastAsiaTheme="minorEastAsia" w:cstheme="minorBidi"/>
          <w:smallCaps w:val="0"/>
          <w:noProof/>
          <w:sz w:val="22"/>
          <w:lang w:val="de-CH" w:eastAsia="de-CH"/>
        </w:rPr>
      </w:pPr>
      <w:r>
        <w:rPr>
          <w:noProof/>
        </w:rPr>
        <w:t>15.7</w:t>
      </w:r>
      <w:r>
        <w:rPr>
          <w:rFonts w:eastAsiaTheme="minorEastAsia" w:cstheme="minorBidi"/>
          <w:smallCaps w:val="0"/>
          <w:noProof/>
          <w:sz w:val="22"/>
          <w:lang w:val="de-CH" w:eastAsia="de-CH"/>
        </w:rPr>
        <w:tab/>
      </w:r>
      <w:r>
        <w:rPr>
          <w:noProof/>
        </w:rPr>
        <w:t>UseCase007</w:t>
      </w:r>
      <w:r>
        <w:rPr>
          <w:noProof/>
        </w:rPr>
        <w:tab/>
      </w:r>
      <w:r>
        <w:rPr>
          <w:noProof/>
        </w:rPr>
        <w:fldChar w:fldCharType="begin"/>
      </w:r>
      <w:r>
        <w:rPr>
          <w:noProof/>
        </w:rPr>
        <w:instrText xml:space="preserve"> PAGEREF _Toc419726904 \h </w:instrText>
      </w:r>
      <w:r>
        <w:rPr>
          <w:noProof/>
        </w:rPr>
      </w:r>
      <w:r>
        <w:rPr>
          <w:noProof/>
        </w:rPr>
        <w:fldChar w:fldCharType="separate"/>
      </w:r>
      <w:r>
        <w:rPr>
          <w:noProof/>
        </w:rPr>
        <w:t>54</w:t>
      </w:r>
      <w:r>
        <w:rPr>
          <w:noProof/>
        </w:rPr>
        <w:fldChar w:fldCharType="end"/>
      </w:r>
    </w:p>
    <w:p w:rsidR="00877F71" w:rsidRDefault="00877F71" w14:paraId="1A96FFAD" w14:textId="2A2A54A2">
      <w:pPr>
        <w:pStyle w:val="Verzeichnis2"/>
        <w:tabs>
          <w:tab w:val="left" w:pos="880"/>
          <w:tab w:val="right" w:leader="dot" w:pos="9056"/>
        </w:tabs>
        <w:rPr>
          <w:rFonts w:eastAsiaTheme="minorEastAsia" w:cstheme="minorBidi"/>
          <w:smallCaps w:val="0"/>
          <w:noProof/>
          <w:sz w:val="22"/>
          <w:lang w:val="de-CH" w:eastAsia="de-CH"/>
        </w:rPr>
      </w:pPr>
      <w:r>
        <w:rPr>
          <w:noProof/>
        </w:rPr>
        <w:t>15.8</w:t>
      </w:r>
      <w:r>
        <w:rPr>
          <w:rFonts w:eastAsiaTheme="minorEastAsia" w:cstheme="minorBidi"/>
          <w:smallCaps w:val="0"/>
          <w:noProof/>
          <w:sz w:val="22"/>
          <w:lang w:val="de-CH" w:eastAsia="de-CH"/>
        </w:rPr>
        <w:tab/>
      </w:r>
      <w:r>
        <w:rPr>
          <w:noProof/>
        </w:rPr>
        <w:t>UseCase008</w:t>
      </w:r>
      <w:r>
        <w:rPr>
          <w:noProof/>
        </w:rPr>
        <w:tab/>
      </w:r>
      <w:r>
        <w:rPr>
          <w:noProof/>
        </w:rPr>
        <w:fldChar w:fldCharType="begin"/>
      </w:r>
      <w:r>
        <w:rPr>
          <w:noProof/>
        </w:rPr>
        <w:instrText xml:space="preserve"> PAGEREF _Toc419726905 \h </w:instrText>
      </w:r>
      <w:r>
        <w:rPr>
          <w:noProof/>
        </w:rPr>
      </w:r>
      <w:r>
        <w:rPr>
          <w:noProof/>
        </w:rPr>
        <w:fldChar w:fldCharType="separate"/>
      </w:r>
      <w:r>
        <w:rPr>
          <w:noProof/>
        </w:rPr>
        <w:t>56</w:t>
      </w:r>
      <w:r>
        <w:rPr>
          <w:noProof/>
        </w:rPr>
        <w:fldChar w:fldCharType="end"/>
      </w:r>
    </w:p>
    <w:p w:rsidR="00877F71" w:rsidRDefault="00877F71" w14:paraId="2DDB6199" w14:textId="34FD8F1D">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fr-CH"/>
        </w:rPr>
        <w:t>16.</w:t>
      </w:r>
      <w:r>
        <w:rPr>
          <w:rFonts w:eastAsiaTheme="minorEastAsia" w:cstheme="minorBidi"/>
          <w:b w:val="0"/>
          <w:caps w:val="0"/>
          <w:noProof/>
          <w:sz w:val="22"/>
          <w:lang w:val="de-CH" w:eastAsia="de-CH"/>
        </w:rPr>
        <w:tab/>
      </w:r>
      <w:r w:rsidRPr="002947C0">
        <w:rPr>
          <w:noProof/>
          <w:lang w:val="fr-CH"/>
        </w:rPr>
        <w:t>Klassendiagramme</w:t>
      </w:r>
      <w:r>
        <w:rPr>
          <w:noProof/>
        </w:rPr>
        <w:tab/>
      </w:r>
      <w:r>
        <w:rPr>
          <w:noProof/>
        </w:rPr>
        <w:fldChar w:fldCharType="begin"/>
      </w:r>
      <w:r>
        <w:rPr>
          <w:noProof/>
        </w:rPr>
        <w:instrText xml:space="preserve"> PAGEREF _Toc419726906 \h </w:instrText>
      </w:r>
      <w:r>
        <w:rPr>
          <w:noProof/>
        </w:rPr>
      </w:r>
      <w:r>
        <w:rPr>
          <w:noProof/>
        </w:rPr>
        <w:fldChar w:fldCharType="separate"/>
      </w:r>
      <w:r>
        <w:rPr>
          <w:noProof/>
        </w:rPr>
        <w:t>58</w:t>
      </w:r>
      <w:r>
        <w:rPr>
          <w:noProof/>
        </w:rPr>
        <w:fldChar w:fldCharType="end"/>
      </w:r>
    </w:p>
    <w:p w:rsidR="00877F71" w:rsidRDefault="00877F71" w14:paraId="543BE493" w14:textId="7E681137">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fr-CH"/>
        </w:rPr>
        <w:t>17.</w:t>
      </w:r>
      <w:r>
        <w:rPr>
          <w:rFonts w:eastAsiaTheme="minorEastAsia" w:cstheme="minorBidi"/>
          <w:b w:val="0"/>
          <w:caps w:val="0"/>
          <w:noProof/>
          <w:sz w:val="22"/>
          <w:lang w:val="de-CH" w:eastAsia="de-CH"/>
        </w:rPr>
        <w:tab/>
      </w:r>
      <w:r w:rsidRPr="002947C0">
        <w:rPr>
          <w:noProof/>
          <w:lang w:val="fr-CH"/>
        </w:rPr>
        <w:t>Deyploment-Infos</w:t>
      </w:r>
      <w:r>
        <w:rPr>
          <w:noProof/>
        </w:rPr>
        <w:tab/>
      </w:r>
      <w:r>
        <w:rPr>
          <w:noProof/>
        </w:rPr>
        <w:fldChar w:fldCharType="begin"/>
      </w:r>
      <w:r>
        <w:rPr>
          <w:noProof/>
        </w:rPr>
        <w:instrText xml:space="preserve"> PAGEREF _Toc419726907 \h </w:instrText>
      </w:r>
      <w:r>
        <w:rPr>
          <w:noProof/>
        </w:rPr>
      </w:r>
      <w:r>
        <w:rPr>
          <w:noProof/>
        </w:rPr>
        <w:fldChar w:fldCharType="separate"/>
      </w:r>
      <w:r>
        <w:rPr>
          <w:noProof/>
        </w:rPr>
        <w:t>58</w:t>
      </w:r>
      <w:r>
        <w:rPr>
          <w:noProof/>
        </w:rPr>
        <w:fldChar w:fldCharType="end"/>
      </w:r>
    </w:p>
    <w:p w:rsidR="00877F71" w:rsidRDefault="00877F71" w14:paraId="18BCCBDF" w14:textId="79696855">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fr-CH"/>
        </w:rPr>
        <w:t>18.</w:t>
      </w:r>
      <w:r>
        <w:rPr>
          <w:rFonts w:eastAsiaTheme="minorEastAsia" w:cstheme="minorBidi"/>
          <w:b w:val="0"/>
          <w:caps w:val="0"/>
          <w:noProof/>
          <w:sz w:val="22"/>
          <w:lang w:val="de-CH" w:eastAsia="de-CH"/>
        </w:rPr>
        <w:tab/>
      </w:r>
      <w:r w:rsidRPr="002947C0">
        <w:rPr>
          <w:noProof/>
          <w:lang w:val="fr-CH"/>
        </w:rPr>
        <w:t>TDD und JUnit</w:t>
      </w:r>
      <w:r>
        <w:rPr>
          <w:noProof/>
        </w:rPr>
        <w:tab/>
      </w:r>
      <w:r>
        <w:rPr>
          <w:noProof/>
        </w:rPr>
        <w:fldChar w:fldCharType="begin"/>
      </w:r>
      <w:r>
        <w:rPr>
          <w:noProof/>
        </w:rPr>
        <w:instrText xml:space="preserve"> PAGEREF _Toc419726908 \h </w:instrText>
      </w:r>
      <w:r>
        <w:rPr>
          <w:noProof/>
        </w:rPr>
      </w:r>
      <w:r>
        <w:rPr>
          <w:noProof/>
        </w:rPr>
        <w:fldChar w:fldCharType="separate"/>
      </w:r>
      <w:r>
        <w:rPr>
          <w:noProof/>
        </w:rPr>
        <w:t>59</w:t>
      </w:r>
      <w:r>
        <w:rPr>
          <w:noProof/>
        </w:rPr>
        <w:fldChar w:fldCharType="end"/>
      </w:r>
    </w:p>
    <w:p w:rsidR="00877F71" w:rsidRDefault="00877F71" w14:paraId="1DE5F624" w14:textId="5BD480BC">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fr-CH"/>
        </w:rPr>
        <w:t>19.</w:t>
      </w:r>
      <w:r>
        <w:rPr>
          <w:rFonts w:eastAsiaTheme="minorEastAsia" w:cstheme="minorBidi"/>
          <w:b w:val="0"/>
          <w:caps w:val="0"/>
          <w:noProof/>
          <w:sz w:val="22"/>
          <w:lang w:val="de-CH" w:eastAsia="de-CH"/>
        </w:rPr>
        <w:tab/>
      </w:r>
      <w:r w:rsidRPr="002947C0">
        <w:rPr>
          <w:noProof/>
          <w:lang w:val="fr-CH"/>
        </w:rPr>
        <w:t>Funktionale Test’s</w:t>
      </w:r>
      <w:r>
        <w:rPr>
          <w:noProof/>
        </w:rPr>
        <w:tab/>
      </w:r>
      <w:r>
        <w:rPr>
          <w:noProof/>
        </w:rPr>
        <w:fldChar w:fldCharType="begin"/>
      </w:r>
      <w:r>
        <w:rPr>
          <w:noProof/>
        </w:rPr>
        <w:instrText xml:space="preserve"> PAGEREF _Toc419726909 \h </w:instrText>
      </w:r>
      <w:r>
        <w:rPr>
          <w:noProof/>
        </w:rPr>
      </w:r>
      <w:r>
        <w:rPr>
          <w:noProof/>
        </w:rPr>
        <w:fldChar w:fldCharType="separate"/>
      </w:r>
      <w:r>
        <w:rPr>
          <w:noProof/>
        </w:rPr>
        <w:t>60</w:t>
      </w:r>
      <w:r>
        <w:rPr>
          <w:noProof/>
        </w:rPr>
        <w:fldChar w:fldCharType="end"/>
      </w:r>
    </w:p>
    <w:p w:rsidR="00877F71" w:rsidRDefault="00877F71" w14:paraId="1A208B89" w14:textId="025B8FE1">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de-CH"/>
        </w:rPr>
        <w:t>20.</w:t>
      </w:r>
      <w:r>
        <w:rPr>
          <w:rFonts w:eastAsiaTheme="minorEastAsia" w:cstheme="minorBidi"/>
          <w:b w:val="0"/>
          <w:caps w:val="0"/>
          <w:noProof/>
          <w:sz w:val="22"/>
          <w:lang w:val="de-CH" w:eastAsia="de-CH"/>
        </w:rPr>
        <w:tab/>
      </w:r>
      <w:r w:rsidRPr="002947C0">
        <w:rPr>
          <w:noProof/>
          <w:lang w:val="de-CH"/>
        </w:rPr>
        <w:t>DB – Dokumentation</w:t>
      </w:r>
      <w:r>
        <w:rPr>
          <w:noProof/>
        </w:rPr>
        <w:tab/>
      </w:r>
      <w:r>
        <w:rPr>
          <w:noProof/>
        </w:rPr>
        <w:fldChar w:fldCharType="begin"/>
      </w:r>
      <w:r>
        <w:rPr>
          <w:noProof/>
        </w:rPr>
        <w:instrText xml:space="preserve"> PAGEREF _Toc419726910 \h </w:instrText>
      </w:r>
      <w:r>
        <w:rPr>
          <w:noProof/>
        </w:rPr>
      </w:r>
      <w:r>
        <w:rPr>
          <w:noProof/>
        </w:rPr>
        <w:fldChar w:fldCharType="separate"/>
      </w:r>
      <w:r>
        <w:rPr>
          <w:noProof/>
        </w:rPr>
        <w:t>62</w:t>
      </w:r>
      <w:r>
        <w:rPr>
          <w:noProof/>
        </w:rPr>
        <w:fldChar w:fldCharType="end"/>
      </w:r>
    </w:p>
    <w:p w:rsidR="00877F71" w:rsidRDefault="00877F71" w14:paraId="6D95D30B" w14:textId="0DAB6D94">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de-CH"/>
        </w:rPr>
        <w:t>21.</w:t>
      </w:r>
      <w:r>
        <w:rPr>
          <w:rFonts w:eastAsiaTheme="minorEastAsia" w:cstheme="minorBidi"/>
          <w:b w:val="0"/>
          <w:caps w:val="0"/>
          <w:noProof/>
          <w:sz w:val="22"/>
          <w:lang w:val="de-CH" w:eastAsia="de-CH"/>
        </w:rPr>
        <w:tab/>
      </w:r>
      <w:r w:rsidRPr="002947C0">
        <w:rPr>
          <w:noProof/>
          <w:lang w:val="de-CH"/>
        </w:rPr>
        <w:t>Beiträge pro Projektmitglied (2015_FS_INM21_Individuelles_Portfolio_Name_Vorname.xlsx)</w:t>
      </w:r>
      <w:r>
        <w:rPr>
          <w:noProof/>
        </w:rPr>
        <w:tab/>
      </w:r>
      <w:r>
        <w:rPr>
          <w:noProof/>
        </w:rPr>
        <w:fldChar w:fldCharType="begin"/>
      </w:r>
      <w:r>
        <w:rPr>
          <w:noProof/>
        </w:rPr>
        <w:instrText xml:space="preserve"> PAGEREF _Toc419726911 \h </w:instrText>
      </w:r>
      <w:r>
        <w:rPr>
          <w:noProof/>
        </w:rPr>
      </w:r>
      <w:r>
        <w:rPr>
          <w:noProof/>
        </w:rPr>
        <w:fldChar w:fldCharType="separate"/>
      </w:r>
      <w:r>
        <w:rPr>
          <w:noProof/>
        </w:rPr>
        <w:t>62</w:t>
      </w:r>
      <w:r>
        <w:rPr>
          <w:noProof/>
        </w:rPr>
        <w:fldChar w:fldCharType="end"/>
      </w:r>
    </w:p>
    <w:p w:rsidR="00877F71" w:rsidRDefault="00877F71" w14:paraId="27CE49C1" w14:textId="04977B26">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de-CH"/>
        </w:rPr>
        <w:t>22.</w:t>
      </w:r>
      <w:r>
        <w:rPr>
          <w:rFonts w:eastAsiaTheme="minorEastAsia" w:cstheme="minorBidi"/>
          <w:b w:val="0"/>
          <w:caps w:val="0"/>
          <w:noProof/>
          <w:sz w:val="22"/>
          <w:lang w:val="de-CH" w:eastAsia="de-CH"/>
        </w:rPr>
        <w:tab/>
      </w:r>
      <w:r w:rsidRPr="002947C0">
        <w:rPr>
          <w:noProof/>
          <w:lang w:val="de-CH"/>
        </w:rPr>
        <w:t>Source-Code von selber beschriebenem Code</w:t>
      </w:r>
      <w:r>
        <w:rPr>
          <w:noProof/>
        </w:rPr>
        <w:tab/>
      </w:r>
      <w:r>
        <w:rPr>
          <w:noProof/>
        </w:rPr>
        <w:fldChar w:fldCharType="begin"/>
      </w:r>
      <w:r>
        <w:rPr>
          <w:noProof/>
        </w:rPr>
        <w:instrText xml:space="preserve"> PAGEREF _Toc419726912 \h </w:instrText>
      </w:r>
      <w:r>
        <w:rPr>
          <w:noProof/>
        </w:rPr>
      </w:r>
      <w:r>
        <w:rPr>
          <w:noProof/>
        </w:rPr>
        <w:fldChar w:fldCharType="separate"/>
      </w:r>
      <w:r>
        <w:rPr>
          <w:noProof/>
        </w:rPr>
        <w:t>63</w:t>
      </w:r>
      <w:r>
        <w:rPr>
          <w:noProof/>
        </w:rPr>
        <w:fldChar w:fldCharType="end"/>
      </w:r>
    </w:p>
    <w:p w:rsidR="00877F71" w:rsidRDefault="00877F71" w14:paraId="2FF03539" w14:textId="425C03A6">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de-CH"/>
        </w:rPr>
        <w:t>23.</w:t>
      </w:r>
      <w:r>
        <w:rPr>
          <w:rFonts w:eastAsiaTheme="minorEastAsia" w:cstheme="minorBidi"/>
          <w:b w:val="0"/>
          <w:caps w:val="0"/>
          <w:noProof/>
          <w:sz w:val="22"/>
          <w:lang w:val="de-CH" w:eastAsia="de-CH"/>
        </w:rPr>
        <w:tab/>
      </w:r>
      <w:r w:rsidRPr="002947C0">
        <w:rPr>
          <w:noProof/>
          <w:lang w:val="de-CH"/>
        </w:rPr>
        <w:t>Weitere Dokumentationen</w:t>
      </w:r>
      <w:r>
        <w:rPr>
          <w:noProof/>
        </w:rPr>
        <w:tab/>
      </w:r>
      <w:r>
        <w:rPr>
          <w:noProof/>
        </w:rPr>
        <w:fldChar w:fldCharType="begin"/>
      </w:r>
      <w:r>
        <w:rPr>
          <w:noProof/>
        </w:rPr>
        <w:instrText xml:space="preserve"> PAGEREF _Toc419726913 \h </w:instrText>
      </w:r>
      <w:r>
        <w:rPr>
          <w:noProof/>
        </w:rPr>
      </w:r>
      <w:r>
        <w:rPr>
          <w:noProof/>
        </w:rPr>
        <w:fldChar w:fldCharType="separate"/>
      </w:r>
      <w:r>
        <w:rPr>
          <w:noProof/>
        </w:rPr>
        <w:t>63</w:t>
      </w:r>
      <w:r>
        <w:rPr>
          <w:noProof/>
        </w:rPr>
        <w:fldChar w:fldCharType="end"/>
      </w:r>
    </w:p>
    <w:p w:rsidRPr="00D62916" w:rsidR="00286C99" w:rsidP="00BF38D2" w:rsidRDefault="00BF38D2" w14:paraId="03DAF65F" w14:textId="4922897F">
      <w:r>
        <w:rPr>
          <w:b/>
          <w:sz w:val="28"/>
        </w:rPr>
        <w:fldChar w:fldCharType="end"/>
      </w:r>
      <w:bookmarkEnd w:id="7"/>
      <w:bookmarkEnd w:id="8"/>
    </w:p>
    <w:p w:rsidRPr="002D7FEA" w:rsidR="00286C99" w:rsidP="00286C99" w:rsidRDefault="00286C99" w14:paraId="2E8D2558" w14:textId="77777777"/>
    <w:p w:rsidRPr="002D7FEA" w:rsidR="00286C99" w:rsidP="00286C99" w:rsidRDefault="00286C99" w14:paraId="77DE6F7E" w14:textId="77777777">
      <w:pPr>
        <w:sectPr w:rsidRPr="002D7FEA" w:rsidR="00286C99">
          <w:headerReference w:type="default" r:id="rId11"/>
          <w:footerReference w:type="default" r:id="rId12"/>
          <w:pgSz w:w="11900" w:h="16840" w:orient="portrait"/>
          <w:pgMar w:top="1417" w:right="1417" w:bottom="1134" w:left="1417" w:header="708" w:footer="708" w:gutter="0"/>
          <w:cols w:space="708"/>
        </w:sectPr>
      </w:pPr>
    </w:p>
    <w:p w:rsidRPr="00D62916" w:rsidR="00286C99" w:rsidP="00286C99" w:rsidRDefault="00286C99" w14:paraId="2B681C67" w14:textId="77777777">
      <w:pPr>
        <w:pStyle w:val="berschrift1"/>
      </w:pPr>
      <w:bookmarkStart w:name="_Toc161293423" w:id="10"/>
      <w:bookmarkStart w:name="_Toc419726833" w:id="11"/>
      <w:r w:rsidRPr="00D62916">
        <w:t>Einführung und Ziele</w:t>
      </w:r>
      <w:bookmarkEnd w:id="0"/>
      <w:bookmarkEnd w:id="10"/>
      <w:bookmarkEnd w:id="11"/>
    </w:p>
    <w:p w:rsidRPr="00FB155F" w:rsidR="00FB155F" w:rsidP="00FB155F" w:rsidRDefault="00FB155F" w14:paraId="36A626D5" w14:textId="5F5B0335">
      <w:r>
        <w:t>Die „W&amp;W Architekten GmbH“ besteht seit über zehn Jahren und beschäftigt bereits mehr als 30 Mitarbeiter. Die Generalunternehmung (im weiteren Text GU) „W&amp;W Architekten GmbH“ ist beim Bau von Ein- und Mehrfamilienhäusern tätig. Es werden Bauprojekte realisiert, wobei die GU die Zentralfigur ist. Die GU wird ausschliesslich vom Bauherrn informiert und diese wiederrum verständigt weitere Firmen (Subunternehmen) mit den noch zu erledigenden Arbeiten (z.B. Elektriker, Maler, Küchenbauer, Sanitär, Gartenbauer etc.).</w:t>
      </w:r>
    </w:p>
    <w:p w:rsidR="00FB155F" w:rsidP="00912373" w:rsidRDefault="00FB155F" w14:paraId="1F2C86EF" w14:textId="77777777">
      <w:pPr>
        <w:rPr>
          <w:b/>
          <w:bCs/>
          <w:sz w:val="28"/>
          <w:szCs w:val="28"/>
        </w:rPr>
      </w:pPr>
    </w:p>
    <w:p w:rsidRPr="006A0FAF" w:rsidR="008C7002" w:rsidP="006A0FAF" w:rsidRDefault="008C7002" w14:paraId="20082F77" w14:textId="16A1B747">
      <w:pPr>
        <w:pStyle w:val="berschrift6"/>
      </w:pPr>
      <w:r w:rsidRPr="006A0FAF">
        <w:t xml:space="preserve">IT Unterstützung </w:t>
      </w:r>
    </w:p>
    <w:p w:rsidR="00FB155F" w:rsidP="00912373" w:rsidRDefault="00FB155F" w14:paraId="59492C64" w14:textId="496FBBC6">
      <w:r>
        <w:t>Momentan haben die GU Mitarbeiter, welche direkt mit der Bautätigkeit zu tun haben, ein</w:t>
      </w:r>
      <w:r w:rsidR="00D81E82">
        <w:t>e</w:t>
      </w:r>
      <w:r>
        <w:t xml:space="preserve"> eher spärliche IT Umgebung.</w:t>
      </w:r>
      <w:r w:rsidR="00D81E82">
        <w:t xml:space="preserve"> Die Bauleiter beschweren sich, dass die Übersicht mit der Zunahme von Arbeitsvolumen nachlässt. Das Risiko, dass essentielle Informationen in Vergessenheit geraten steigt kontinuierlich. Aufgrund dieses Risikos muss nach einer Lösung gesucht werden, welche als Unterstützung der Bauleiter dienen soll um die anfallenden Kontrollen effizient und zuverlässig durchzuführen.</w:t>
      </w:r>
    </w:p>
    <w:p w:rsidR="00FE2A3A" w:rsidP="006A101F" w:rsidRDefault="00FE2A3A" w14:paraId="0EAD9B6D" w14:textId="77777777"/>
    <w:p w:rsidR="008C7002" w:rsidP="006A0FAF" w:rsidRDefault="008C7002" w14:paraId="43F60DBB" w14:textId="6B0DE240">
      <w:pPr>
        <w:pStyle w:val="berschrift6"/>
      </w:pPr>
      <w:r>
        <w:t xml:space="preserve">Ablauf </w:t>
      </w:r>
    </w:p>
    <w:p w:rsidR="008C7002" w:rsidP="00912373" w:rsidRDefault="008C7002" w14:paraId="51799447" w14:textId="2EB1A22E">
      <w:r>
        <w:t>Wenn ein Bauleiter auf einer Baustell</w:t>
      </w:r>
      <w:r w:rsidR="00D81E82">
        <w:t xml:space="preserve">e </w:t>
      </w:r>
      <w:r w:rsidR="004A660D">
        <w:t xml:space="preserve">eine </w:t>
      </w:r>
      <w:r w:rsidR="00D81E82">
        <w:t>Kontrolle durchführt</w:t>
      </w:r>
      <w:r>
        <w:t xml:space="preserve">, kontrolliert er, ob die erledigten Arbeiten korrekt ausgeführt wurden oder nicht. Sollte er dabei auf Fehler bei den ausgeführten Arbeiten stossen, werden diese als Mängel erfasst. Bei jedem Mangel wird erfasst, </w:t>
      </w:r>
    </w:p>
    <w:p w:rsidR="008C7002" w:rsidP="00912373" w:rsidRDefault="008C7002" w14:paraId="403A3D5D" w14:textId="77777777">
      <w:r>
        <w:t xml:space="preserve">• um was für einen Mangel es sich handelt (eine kurze Beschreibung), </w:t>
      </w:r>
    </w:p>
    <w:p w:rsidR="008C7002" w:rsidP="00912373" w:rsidRDefault="008C7002" w14:paraId="1550DCE6" w14:textId="77777777">
      <w:r>
        <w:t xml:space="preserve">• welches Subunternehmen für die Arbeit und somit für Behebung des Mangels zuständig ist, </w:t>
      </w:r>
    </w:p>
    <w:p w:rsidR="008C7002" w:rsidP="00912373" w:rsidRDefault="008C7002" w14:paraId="5A371B4D" w14:textId="77777777">
      <w:r>
        <w:t xml:space="preserve">• wann der Mangel festgestellt wurde (Datum) und </w:t>
      </w:r>
    </w:p>
    <w:p w:rsidR="008C7002" w:rsidP="00912373" w:rsidRDefault="008C7002" w14:paraId="3BBC1DEC" w14:textId="33D837DE">
      <w:r>
        <w:t xml:space="preserve">• bis wann der Mangel </w:t>
      </w:r>
      <w:r w:rsidR="004A660D">
        <w:t xml:space="preserve">behoben werden sollte (Datum). </w:t>
      </w:r>
    </w:p>
    <w:p w:rsidR="004A660D" w:rsidP="00912373" w:rsidRDefault="004A660D" w14:paraId="08E40111" w14:textId="77777777"/>
    <w:p w:rsidR="008C7002" w:rsidP="00912373" w:rsidRDefault="008C7002" w14:paraId="3AD4CA51" w14:textId="3F5600AA">
      <w:r>
        <w:t>Die Angabe, bis wann der Mangel behoben werden muss, ist sehr wicht</w:t>
      </w:r>
      <w:r w:rsidR="004A660D">
        <w:t>ig, da andere Arbeiten unter Um</w:t>
      </w:r>
      <w:r>
        <w:t xml:space="preserve">ständen erst nach der Behebung des Mangels ausgeführt werden können. </w:t>
      </w:r>
    </w:p>
    <w:p w:rsidR="008C7002" w:rsidP="00912373" w:rsidRDefault="008C7002" w14:paraId="430E09AE" w14:textId="4B57A9EA">
      <w:r>
        <w:t>Die Erfassung von Mängel wird auf dem Papier gemacht und am Abend, wen</w:t>
      </w:r>
      <w:r w:rsidR="00FE2A3A">
        <w:t>n der Bauleiter ins Büro zurück</w:t>
      </w:r>
      <w:r>
        <w:t>kehrt, in eine Excel-Arbeitsmappe eingetragen (pro Projekt wird ein</w:t>
      </w:r>
      <w:r w:rsidR="00FE2A3A">
        <w:t>e Excel-Arbeitsmappe angelegt)</w:t>
      </w:r>
      <w:r>
        <w:t>. Anschlies</w:t>
      </w:r>
      <w:r w:rsidR="004A660D">
        <w:t>send wird ein PDF generiert und</w:t>
      </w:r>
      <w:r>
        <w:t xml:space="preserve"> um den Aufwand </w:t>
      </w:r>
      <w:r w:rsidR="00FE2A3A">
        <w:t>im Rahmen zu halten, an alle be</w:t>
      </w:r>
      <w:r>
        <w:t>t</w:t>
      </w:r>
      <w:r w:rsidR="004A660D">
        <w:t>roffene Subunternehmen gesendet. D</w:t>
      </w:r>
      <w:r>
        <w:t>ie Rede ist von einem Mängelrapp</w:t>
      </w:r>
      <w:r w:rsidR="004A660D">
        <w:t xml:space="preserve">ort (im weiteren Text MR). Das </w:t>
      </w:r>
      <w:r>
        <w:t>kommt bei einig</w:t>
      </w:r>
      <w:r w:rsidR="004A660D">
        <w:t xml:space="preserve">en Subunternehmen nicht gut an. </w:t>
      </w:r>
      <w:r>
        <w:t>Sie halten es für unangebra</w:t>
      </w:r>
      <w:r w:rsidR="004A660D">
        <w:t>cht, dass andere Subunter</w:t>
      </w:r>
      <w:r>
        <w:t>nehmen den Einblick in Ihre bemängelten Arbeiten bekommen. Die Bau</w:t>
      </w:r>
      <w:r w:rsidR="004A660D">
        <w:t>leiter weigern sich aber weiter</w:t>
      </w:r>
      <w:r w:rsidR="005D369B">
        <w:t>hin, für jedes betroffene</w:t>
      </w:r>
      <w:r>
        <w:t xml:space="preserve"> Subunternehmen ein separates MR zu mac</w:t>
      </w:r>
      <w:r w:rsidR="005D369B">
        <w:t>hen. Sie</w:t>
      </w:r>
      <w:r w:rsidR="00FE2A3A">
        <w:t xml:space="preserve"> begründen es mit dem un</w:t>
      </w:r>
      <w:r w:rsidR="005D369B">
        <w:t>verhältnismässigen Aufwand</w:t>
      </w:r>
      <w:r>
        <w:t xml:space="preserve"> den sie </w:t>
      </w:r>
      <w:r w:rsidR="005D369B">
        <w:t>bet</w:t>
      </w:r>
      <w:r>
        <w:t xml:space="preserve">reiben müssten. </w:t>
      </w:r>
    </w:p>
    <w:p w:rsidR="008C7002" w:rsidP="00912373" w:rsidRDefault="008C7002" w14:paraId="0C962B03" w14:textId="189808F1">
      <w:r>
        <w:t>Wenn ein Subunternehmen (</w:t>
      </w:r>
      <w:r w:rsidR="005D369B">
        <w:t xml:space="preserve">im weiteren Text </w:t>
      </w:r>
      <w:r>
        <w:t>SU) den MR bekommt, muss für die bemängelte Arbeit zuständige Person in jenem S</w:t>
      </w:r>
      <w:r w:rsidR="005D369B">
        <w:t>U darüber informiert werden. Idealerweise per Telefon (in</w:t>
      </w:r>
      <w:r>
        <w:t xml:space="preserve"> dringenden Fällen) oder am nächsten Morgen, wenn alle Mitarbeiter des S</w:t>
      </w:r>
      <w:r w:rsidR="005D369B">
        <w:t>U</w:t>
      </w:r>
      <w:r>
        <w:t xml:space="preserve"> wieder in der Werkstatt sind. Daraufhin kann der zuständige Mitarbeiter</w:t>
      </w:r>
      <w:r w:rsidR="005D369B">
        <w:t xml:space="preserve"> des SU</w:t>
      </w:r>
      <w:r>
        <w:t xml:space="preserve"> reagieren: </w:t>
      </w:r>
    </w:p>
    <w:p w:rsidR="008C7002" w:rsidP="00912373" w:rsidRDefault="008C7002" w14:paraId="77FCBA8C" w14:textId="77777777">
      <w:r>
        <w:t xml:space="preserve">• Es kann sein, dass es schlicht und einfach ein Fehler ist, der behoben wird. </w:t>
      </w:r>
    </w:p>
    <w:p w:rsidR="008C7002" w:rsidP="00912373" w:rsidRDefault="008C7002" w14:paraId="358D905C" w14:textId="77777777">
      <w:r>
        <w:t xml:space="preserve">• Es kann auch sein, dass es für diesen Fehler nachvollziehbare Gründe gibt und auf die Behebung des vermeintlichen Fehlers evtl. verzichtet werden kann. </w:t>
      </w:r>
    </w:p>
    <w:p w:rsidR="005D369B" w:rsidP="00912373" w:rsidRDefault="008C7002" w14:paraId="1EFF31F0" w14:textId="77777777">
      <w:r>
        <w:t>• Es kann auch sein, dass der vermeintliche Fehler gar kein Fehler ist und die bemängelte Arbeit aus bestimmten Gründen</w:t>
      </w:r>
      <w:r w:rsidR="005D369B">
        <w:t xml:space="preserve"> explizit so ausgeführt wurde. </w:t>
      </w:r>
    </w:p>
    <w:p w:rsidR="005D369B" w:rsidP="00912373" w:rsidRDefault="005D369B" w14:paraId="01838778" w14:textId="77777777"/>
    <w:p w:rsidR="008C7002" w:rsidP="00912373" w:rsidRDefault="008C7002" w14:paraId="7BB9AFB9" w14:textId="123054D5">
      <w:r>
        <w:t xml:space="preserve">Wenn dies geklärt ist, wird der Bauleiter vom GU entsprechend informiert und je nach dem, was der Grund für den Mangel ist, kann sein, dass es eine weitere Klärungsrunde geben muss usw. Das </w:t>
      </w:r>
      <w:r w:rsidR="005D369B">
        <w:t>SU</w:t>
      </w:r>
      <w:r>
        <w:t xml:space="preserve"> sendet an den Ba</w:t>
      </w:r>
      <w:r w:rsidR="005D369B">
        <w:t>uleiter ein Email, in dem alles</w:t>
      </w:r>
      <w:r>
        <w:t xml:space="preserve"> was nötig is</w:t>
      </w:r>
      <w:r w:rsidR="00FE2A3A">
        <w:t>t, angegeben wird. Beispielswei</w:t>
      </w:r>
      <w:r>
        <w:t xml:space="preserve">se könnte dies wie folgt aussehen: </w:t>
      </w:r>
    </w:p>
    <w:p w:rsidR="008C7002" w:rsidP="00912373" w:rsidRDefault="008C7002" w14:paraId="1D973D34" w14:textId="77777777">
      <w:r>
        <w:t xml:space="preserve">• Der Mangel Nr. X wird wie von Ihnen gewünscht bis zum angegebenen Datum behoben. </w:t>
      </w:r>
    </w:p>
    <w:p w:rsidR="008C7002" w:rsidP="00912373" w:rsidRDefault="008C7002" w14:paraId="4E13A412" w14:textId="77777777">
      <w:r>
        <w:t xml:space="preserve">• Der Mangel Nr. Y kann nicht so behoben werden, wie Sie es gewünscht haben. Dazu braucht es eine Abklärung vor Ort. Bitte geben Sie uns an, wann Sie wieder vor Ort sein werden. </w:t>
      </w:r>
    </w:p>
    <w:p w:rsidR="008C7002" w:rsidP="00912373" w:rsidRDefault="008C7002" w14:paraId="628A1882" w14:textId="61BDFD33">
      <w:r>
        <w:t xml:space="preserve">• Der Mangel Z ist gar kein Mangel. Die Ausführung wurde so explizit von </w:t>
      </w:r>
      <w:r w:rsidR="005D369B">
        <w:t>Ihrem Chef-Architekt (z.B. Hr. Max Mustermann</w:t>
      </w:r>
      <w:r>
        <w:t xml:space="preserve">) gewünscht. Bitte klären Sie es mit </w:t>
      </w:r>
      <w:r w:rsidR="005D369B">
        <w:t>Herrn Mustermann</w:t>
      </w:r>
      <w:r>
        <w:t xml:space="preserve"> ab. </w:t>
      </w:r>
    </w:p>
    <w:p w:rsidR="008C7002" w:rsidP="00912373" w:rsidRDefault="008C7002" w14:paraId="66DB287D" w14:textId="77777777"/>
    <w:p w:rsidR="008C7002" w:rsidP="00912373" w:rsidRDefault="008C7002" w14:paraId="00AD2785" w14:textId="4548C3E0">
      <w:r>
        <w:t>Wenn ein Mangel definitiv behoben ist, wird der Bauleiter benachrichtigt, damit er es noch abschliessend kontrollieren kann. Nach der abschliessenden Kontrolle wird der Mangel von Bauleiter als e</w:t>
      </w:r>
      <w:r w:rsidR="00FE2A3A">
        <w:t>rledigt mar</w:t>
      </w:r>
      <w:r>
        <w:t>kiert, solange die Behebung zufriedenstellend war. Sollte das nicht der Fa</w:t>
      </w:r>
      <w:r w:rsidR="00FE2A3A">
        <w:t>ll sein, wendet sich der Baulei</w:t>
      </w:r>
      <w:r>
        <w:t>ter erneut an das zuständige S</w:t>
      </w:r>
      <w:r w:rsidR="005D369B">
        <w:t>U</w:t>
      </w:r>
      <w:r>
        <w:t xml:space="preserve"> usw. Dieser Vorgang kann bei Bedarf mehrfach wiederholt werden. Am Schluss müssen alle Mängel behoben und in der entsprechenden Excel-Arbeitsmappe als solche markiert sein. </w:t>
      </w:r>
    </w:p>
    <w:p w:rsidRPr="00D62916" w:rsidR="00286C99" w:rsidP="00912373" w:rsidRDefault="008C7002" w14:paraId="53469660" w14:textId="0DD1C035">
      <w:pPr>
        <w:rPr>
          <w:rFonts w:cs="Arial"/>
          <w:sz w:val="20"/>
        </w:rPr>
      </w:pPr>
      <w:r>
        <w:t>Die Kommunikation in diesem Kontext ist etwas umständlich und bis ein Fall geklärt wird, kann unter Umständen lange dauern, da mehrere "Runden" benötigt werden. Um das Problem zu entschärfen, soll eine Applikation entwickelt werden, welche das Management von Baumängeln in einer einfacheren Art und Weise ermöglichen soll.</w:t>
      </w:r>
    </w:p>
    <w:p w:rsidRPr="00D62916" w:rsidR="00286C99" w:rsidP="00286C99" w:rsidRDefault="00286C99" w14:paraId="5603CECB" w14:textId="77777777">
      <w:pPr>
        <w:pStyle w:val="berschrift2"/>
      </w:pPr>
      <w:bookmarkStart w:name="_Toc22396692" w:id="12"/>
      <w:bookmarkStart w:name="_Toc161293424" w:id="13"/>
      <w:bookmarkStart w:name="_Toc419726834" w:id="14"/>
      <w:r w:rsidRPr="00D62916">
        <w:t>Aufgabenstellung</w:t>
      </w:r>
      <w:bookmarkEnd w:id="12"/>
      <w:bookmarkEnd w:id="13"/>
      <w:bookmarkEnd w:id="14"/>
    </w:p>
    <w:p w:rsidR="00302CC2" w:rsidP="005C06B3" w:rsidRDefault="005C06B3" w14:paraId="0EF03505" w14:textId="43851F1D">
      <w:bookmarkStart w:name="OLE_LINK42" w:id="15"/>
      <w:bookmarkStart w:name="OLE_LINK43" w:id="16"/>
      <w:r>
        <w:t xml:space="preserve">Nachfolgend werden die Anforderungen an die Applikation so gut wie zurzeit möglich beschrieben. Mit weiteren Ergänzungen muss gerechnet werden, Verbesserungsvorschläge sind willkommen. </w:t>
      </w:r>
    </w:p>
    <w:p w:rsidR="00302CC2" w:rsidRDefault="00302CC2" w14:paraId="2DD9EA36" w14:textId="77777777">
      <w:pPr>
        <w:spacing w:before="0"/>
        <w:jc w:val="left"/>
      </w:pPr>
      <w:r>
        <w:br w:type="page"/>
      </w:r>
    </w:p>
    <w:p w:rsidR="005C06B3" w:rsidP="00302CC2" w:rsidRDefault="005C06B3" w14:paraId="39721C7B" w14:textId="3E49BCB9">
      <w:pPr>
        <w:spacing w:before="0"/>
        <w:jc w:val="left"/>
      </w:pPr>
      <w:r>
        <w:rPr>
          <w:b/>
          <w:bCs/>
        </w:rPr>
        <w:t>Verwaltung von Stammdaten</w:t>
      </w:r>
    </w:p>
    <w:p w:rsidR="005C06B3" w:rsidP="005C06B3" w:rsidRDefault="005C06B3" w14:paraId="69BB63F6" w14:textId="5576B752">
      <w:r>
        <w:t xml:space="preserve">Die zu erstellende Applikation muss mindestens folgendes ermöglichen </w:t>
      </w:r>
      <w:r w:rsidR="00E52AD8">
        <w:t>(Erweiterungen sind erlaubt):</w:t>
      </w:r>
    </w:p>
    <w:p w:rsidR="005C06B3" w:rsidP="00E52AD8" w:rsidRDefault="005C06B3" w14:paraId="54F6C6EE" w14:textId="3F9CEFFA">
      <w:pPr>
        <w:pStyle w:val="Listenabsatz"/>
        <w:numPr>
          <w:ilvl w:val="0"/>
          <w:numId w:val="33"/>
        </w:numPr>
      </w:pPr>
      <w:r>
        <w:t xml:space="preserve">die Verwaltung aller nötigen Daten von Subunternehmen, welche für die "W&amp;W Architekten GmbH" im Auftragsverhältnis Arbeiten ausführen. </w:t>
      </w:r>
    </w:p>
    <w:p w:rsidR="00E52AD8" w:rsidP="00E52AD8" w:rsidRDefault="00E52AD8" w14:paraId="2894BCC1" w14:textId="77777777">
      <w:pPr>
        <w:pStyle w:val="Listenabsatz"/>
      </w:pPr>
    </w:p>
    <w:p w:rsidR="005C06B3" w:rsidP="00E52AD8" w:rsidRDefault="005C06B3" w14:paraId="1A3A8E40" w14:textId="3CF700D7">
      <w:pPr>
        <w:pStyle w:val="Listenabsatz"/>
        <w:numPr>
          <w:ilvl w:val="0"/>
          <w:numId w:val="33"/>
        </w:numPr>
      </w:pPr>
      <w:r>
        <w:t xml:space="preserve">die Verwaltung aller nötigen Daten von Bauherren, für welche ein Bau ausgeführt bzw. ein Projekt realisiert wird. Dabei ist zu berücksichtigen, dass in Rolle des Bauherrn sowohl eine Person als auch eine Firma auftreten kann. </w:t>
      </w:r>
    </w:p>
    <w:p w:rsidR="00E52AD8" w:rsidP="00E52AD8" w:rsidRDefault="00E52AD8" w14:paraId="6D19F255" w14:textId="77777777">
      <w:pPr>
        <w:pStyle w:val="Listenabsatz"/>
      </w:pPr>
    </w:p>
    <w:p w:rsidR="005C06B3" w:rsidP="00E52AD8" w:rsidRDefault="005C06B3" w14:paraId="536FF568" w14:textId="1F873B98">
      <w:pPr>
        <w:pStyle w:val="Listenabsatz"/>
        <w:numPr>
          <w:ilvl w:val="0"/>
          <w:numId w:val="33"/>
        </w:numPr>
      </w:pPr>
      <w:r>
        <w:t>die Verwaltung aller Bauprojekte, welche von der GU realisiert werden. Für jedes Bauprojekt muss es schnell</w:t>
      </w:r>
      <w:r w:rsidR="00E52AD8">
        <w:t xml:space="preserve"> ersichtlich sein:</w:t>
      </w:r>
    </w:p>
    <w:p w:rsidR="005C06B3" w:rsidP="00E52AD8" w:rsidRDefault="005C06B3" w14:paraId="09266D8D" w14:textId="6632E01D">
      <w:pPr>
        <w:pStyle w:val="Listenabsatz"/>
        <w:numPr>
          <w:ilvl w:val="0"/>
          <w:numId w:val="35"/>
        </w:numPr>
        <w:ind w:left="1276" w:hanging="502"/>
      </w:pPr>
      <w:r>
        <w:t xml:space="preserve">um was für ein Projekt es sich handelt (Einfamilienhaus, Mehrfamilienhaus, Wohnung, Garage etc.), </w:t>
      </w:r>
    </w:p>
    <w:p w:rsidR="005C06B3" w:rsidP="00E52AD8" w:rsidRDefault="005C06B3" w14:paraId="22457ABD" w14:textId="6D85229C">
      <w:pPr>
        <w:pStyle w:val="Listenabsatz"/>
        <w:numPr>
          <w:ilvl w:val="0"/>
          <w:numId w:val="35"/>
        </w:numPr>
        <w:ind w:left="1276" w:hanging="502"/>
      </w:pPr>
      <w:r>
        <w:t xml:space="preserve">um was für eine Arbeit es sich handelt (Neu- oder Umbau, Renovation, Teil-Renovation), </w:t>
      </w:r>
    </w:p>
    <w:p w:rsidR="005C06B3" w:rsidP="00E52AD8" w:rsidRDefault="005C06B3" w14:paraId="5E826732" w14:textId="41C180E5">
      <w:pPr>
        <w:pStyle w:val="Listenabsatz"/>
        <w:numPr>
          <w:ilvl w:val="0"/>
          <w:numId w:val="35"/>
        </w:numPr>
        <w:ind w:left="1276" w:hanging="502"/>
      </w:pPr>
      <w:r>
        <w:t xml:space="preserve">in welcher Zeitperiode das Projekt realisiert werden soll (Start / Ende), </w:t>
      </w:r>
    </w:p>
    <w:p w:rsidR="005C06B3" w:rsidP="00E52AD8" w:rsidRDefault="005C06B3" w14:paraId="4BBDCE64" w14:textId="377A9993">
      <w:pPr>
        <w:pStyle w:val="Listenabsatz"/>
        <w:numPr>
          <w:ilvl w:val="0"/>
          <w:numId w:val="35"/>
        </w:numPr>
        <w:ind w:left="1276" w:hanging="502"/>
      </w:pPr>
      <w:r>
        <w:t xml:space="preserve">an welcher Adresse sich das neugebaute / umgebaute Objekt befindet, </w:t>
      </w:r>
    </w:p>
    <w:p w:rsidR="005C06B3" w:rsidP="00E52AD8" w:rsidRDefault="005C06B3" w14:paraId="4BA3BB61" w14:textId="756261B5">
      <w:pPr>
        <w:pStyle w:val="Listenabsatz"/>
        <w:numPr>
          <w:ilvl w:val="0"/>
          <w:numId w:val="35"/>
        </w:numPr>
        <w:ind w:left="1276" w:hanging="502"/>
      </w:pPr>
      <w:r>
        <w:t xml:space="preserve">wer der Bauherr ist, </w:t>
      </w:r>
    </w:p>
    <w:p w:rsidR="005C06B3" w:rsidP="00E52AD8" w:rsidRDefault="005C06B3" w14:paraId="6358450A" w14:textId="5A4B5DA1">
      <w:pPr>
        <w:pStyle w:val="Listenabsatz"/>
        <w:numPr>
          <w:ilvl w:val="0"/>
          <w:numId w:val="35"/>
        </w:numPr>
        <w:ind w:left="1276" w:hanging="502"/>
      </w:pPr>
      <w:r>
        <w:t xml:space="preserve">welcher Bauleiter für das Projekt bzw. Bauobjekt seitens GU zu welcher Zeit zuständig ist, </w:t>
      </w:r>
    </w:p>
    <w:p w:rsidR="005C06B3" w:rsidP="00E52AD8" w:rsidRDefault="005C06B3" w14:paraId="4C5D7171" w14:textId="1853D384">
      <w:pPr>
        <w:pStyle w:val="Listenabsatz"/>
        <w:numPr>
          <w:ilvl w:val="0"/>
          <w:numId w:val="35"/>
        </w:numPr>
        <w:ind w:left="1276" w:hanging="502"/>
      </w:pPr>
      <w:r>
        <w:t xml:space="preserve">welche Subunternehmen in dem Projekt involviert sind und </w:t>
      </w:r>
    </w:p>
    <w:p w:rsidR="005C06B3" w:rsidP="005C06B3" w:rsidRDefault="005C06B3" w14:paraId="1FA3F2B6" w14:textId="7B7ADD8D">
      <w:pPr>
        <w:pStyle w:val="Listenabsatz"/>
        <w:numPr>
          <w:ilvl w:val="0"/>
          <w:numId w:val="35"/>
        </w:numPr>
        <w:ind w:left="1276" w:hanging="502"/>
      </w:pPr>
      <w:r>
        <w:t>wer zu welcher Zeit die Ansprechperson für das jewe</w:t>
      </w:r>
      <w:r w:rsidR="00EC4E85">
        <w:t>ilige Subunternehmen in den ein</w:t>
      </w:r>
      <w:r>
        <w:t xml:space="preserve">zelnen Projekten ist. </w:t>
      </w:r>
    </w:p>
    <w:p w:rsidR="005C06B3" w:rsidP="005C06B3" w:rsidRDefault="005C06B3" w14:paraId="6FA2FAD1" w14:textId="77777777">
      <w:r>
        <w:t xml:space="preserve">Die obige Aufzählung ist nicht abschliessend und kann bzw. soll im Bedarfsfall ergänzt werden. </w:t>
      </w:r>
    </w:p>
    <w:p w:rsidR="005C06B3" w:rsidP="005C06B3" w:rsidRDefault="005C06B3" w14:paraId="30E474F0" w14:textId="77777777"/>
    <w:p w:rsidR="005C06B3" w:rsidP="005C06B3" w:rsidRDefault="005C06B3" w14:paraId="5A7D27CC" w14:textId="653297D0">
      <w:pPr>
        <w:pStyle w:val="berschrift6"/>
      </w:pPr>
      <w:r>
        <w:t>Verwaltung von Mängeldaten</w:t>
      </w:r>
    </w:p>
    <w:p w:rsidR="005C06B3" w:rsidP="005C06B3" w:rsidRDefault="005C06B3" w14:paraId="0E6CB154" w14:textId="77777777">
      <w:r>
        <w:t xml:space="preserve">Die zu erstellende Applikation muss dem Bauleiter ermöglichen, die während einer Kontrolle bzw. einer Besichtigung der Baustelle gefundenen Mängel vor Ort zu erfassen und die erfassten Daten direkt auf dem Server der GU zu speichern. Das heisst, dass die Daten zum Server übertragen und da von einer dafür zuständigen Komponente in Empfang genommen und weiter verarbeitet werden. </w:t>
      </w:r>
    </w:p>
    <w:p w:rsidR="005C06B3" w:rsidP="005C06B3" w:rsidRDefault="005C06B3" w14:paraId="5268AF82" w14:textId="77777777"/>
    <w:p w:rsidR="005C06B3" w:rsidP="005C06B3" w:rsidRDefault="005C06B3" w14:paraId="7ADB8C6C" w14:textId="4766EB96">
      <w:pPr>
        <w:pStyle w:val="berschrift6"/>
      </w:pPr>
      <w:r>
        <w:t xml:space="preserve">Benutzerschnittstelle (User Interface) </w:t>
      </w:r>
    </w:p>
    <w:p w:rsidR="005C06B3" w:rsidP="005C06B3" w:rsidRDefault="005C06B3" w14:paraId="53A7122E" w14:textId="77777777">
      <w:r>
        <w:t xml:space="preserve">Die Applikation muss drei Benutzerschnittstellen zur Verfügung stellen: </w:t>
      </w:r>
    </w:p>
    <w:p w:rsidR="00EC4E85" w:rsidP="005C06B3" w:rsidRDefault="00EC4E85" w14:paraId="579C8B37" w14:textId="77777777"/>
    <w:p w:rsidR="005C06B3" w:rsidP="00EC4E85" w:rsidRDefault="005C06B3" w14:paraId="4B714DCB" w14:textId="252F434F">
      <w:pPr>
        <w:pStyle w:val="Listenabsatz"/>
        <w:numPr>
          <w:ilvl w:val="0"/>
          <w:numId w:val="39"/>
        </w:numPr>
      </w:pPr>
      <w:r>
        <w:t>Die Benutzerschnittstelle für BackOffice (</w:t>
      </w:r>
      <w:r w:rsidRPr="00302CC2">
        <w:rPr>
          <w:bCs/>
        </w:rPr>
        <w:t>BO-UI</w:t>
      </w:r>
      <w:r>
        <w:t>) wird im Int</w:t>
      </w:r>
      <w:r w:rsidR="00EC4E85">
        <w:t>ranet von administrativen Mitar</w:t>
      </w:r>
      <w:r>
        <w:t xml:space="preserve">beitern benutzt und stellt einem Benutzer alle Funktionalitäten zur Verfügung, welche für die Verwaltung von Daten (Stammdaten und Mängeldaten) benötigt werden. </w:t>
      </w:r>
    </w:p>
    <w:p w:rsidR="005C06B3" w:rsidP="00EC4E85" w:rsidRDefault="005C06B3" w14:paraId="49C338D4" w14:textId="7CA1EBAC">
      <w:pPr>
        <w:pStyle w:val="Listenabsatz"/>
        <w:numPr>
          <w:ilvl w:val="0"/>
          <w:numId w:val="39"/>
        </w:numPr>
      </w:pPr>
      <w:r>
        <w:t>Die Schnittstelle für Bauleiter (</w:t>
      </w:r>
      <w:r w:rsidRPr="00EC4E85">
        <w:rPr>
          <w:bCs/>
        </w:rPr>
        <w:t>BL-UI</w:t>
      </w:r>
      <w:r>
        <w:t>) wird im Extranet von Bauleiter benutzt. Sie soll einem Bauleiter den Zugriff auf alle für ihn relevanten Daten zu ein</w:t>
      </w:r>
      <w:r w:rsidR="00EC4E85">
        <w:t>em beliebigen Zeitpunkt ermögli</w:t>
      </w:r>
      <w:r>
        <w:t xml:space="preserve">chen. Des Weiteren soll sie auch die Erfassung von während einer Kontrolle gefundenen Mängel vor Ort ermöglichen. Alle Bauleiter werden mit Notebooks ober Tabletts ausgerüstet. Ausserdem wird dafür gesorgt, dass alle Bauleiter immer online sind und auf die IT Infrastruktur der GU (Website der GU, Server etc.) jederzeit zugreifen können. </w:t>
      </w:r>
    </w:p>
    <w:p w:rsidR="00EC4E85" w:rsidP="00EC4E85" w:rsidRDefault="00EC4E85" w14:paraId="6ADB1786" w14:textId="77777777">
      <w:pPr>
        <w:pStyle w:val="Listenabsatz"/>
      </w:pPr>
    </w:p>
    <w:p w:rsidR="005C06B3" w:rsidP="00EC4E85" w:rsidRDefault="005C06B3" w14:paraId="6167EC96" w14:textId="1FFFC1FD">
      <w:pPr>
        <w:pStyle w:val="Listenabsatz"/>
        <w:numPr>
          <w:ilvl w:val="0"/>
          <w:numId w:val="39"/>
        </w:numPr>
      </w:pPr>
      <w:r>
        <w:t>Die Subunternehmen-Schnittstelle (</w:t>
      </w:r>
      <w:r w:rsidRPr="00302CC2">
        <w:rPr>
          <w:bCs/>
        </w:rPr>
        <w:t>SU-UI</w:t>
      </w:r>
      <w:r>
        <w:t>) soll den Zugriff au</w:t>
      </w:r>
      <w:r w:rsidR="00EC4E85">
        <w:t>f die für ein Subunternehmen re</w:t>
      </w:r>
      <w:r>
        <w:t xml:space="preserve">levanten Daten ermöglichen. Dazu gehören die eigenen Stammdaten und die für das Subunter-nehmen </w:t>
      </w:r>
      <w:r w:rsidR="00EC4E85">
        <w:t>bestimmten Mängeldaten.</w:t>
      </w:r>
    </w:p>
    <w:p w:rsidR="005C06B3" w:rsidP="005C06B3" w:rsidRDefault="005C06B3" w14:paraId="6AEC32F2" w14:textId="77777777"/>
    <w:p w:rsidR="005C06B3" w:rsidP="005C06B3" w:rsidRDefault="005C06B3" w14:paraId="026B62CE" w14:textId="7A0BCC62">
      <w:pPr>
        <w:pStyle w:val="berschrift6"/>
      </w:pPr>
      <w:r>
        <w:t>Zugang und Datenablage</w:t>
      </w:r>
    </w:p>
    <w:p w:rsidR="005C06B3" w:rsidP="005C06B3" w:rsidRDefault="005C06B3" w14:paraId="6CBA3A19" w14:textId="19B3B705">
      <w:r>
        <w:t>Der Zugriff auf die Applikation und Daten muss in allen Fällen durch ein entsprechendes Anmelde-Verfahren geschützt werden. Die Applikation wird einerseits von der GU Mitarbeiter (BackOffice und Bauleiter) und andererseits von den Mitarbeiter von Subunternehmen be</w:t>
      </w:r>
      <w:r w:rsidR="00590D8F">
        <w:t>nutzt. Dabei muss auch sicherge</w:t>
      </w:r>
      <w:r>
        <w:t>stellt werden, dass die unterschiedlichen Benutzer nur auf jene Daten z</w:t>
      </w:r>
      <w:r w:rsidR="00590D8F">
        <w:t>ugreifen können, für die sie be</w:t>
      </w:r>
      <w:r>
        <w:t xml:space="preserve">rechtigt sind. Die Benutzerschnittstelle für Subunternehmen (SU-UI) </w:t>
      </w:r>
      <w:r w:rsidR="00590D8F">
        <w:t>wird, sobald verfügbar, im Down</w:t>
      </w:r>
      <w:r>
        <w:t xml:space="preserve">loadbereich der GU allen Subunternehmen zum Downloaden zur Verfügung gestellt. </w:t>
      </w:r>
    </w:p>
    <w:p w:rsidR="005C06B3" w:rsidP="005C06B3" w:rsidRDefault="005C06B3" w14:paraId="3F53B2F1" w14:textId="4DEB6677">
      <w:r>
        <w:t>Die Verwaltung der anfallenden Daten muss mit einem zuverlässigen DBMS (z.B. PostgreSQL, MySQL, Oracle-DB, SQL-Server etc.) realisiert werden. Dabei muss sichergestellt werden, dass der verwendete DBMS problemlos und ohne zusätzliche Aufwände ausgetauscht werd</w:t>
      </w:r>
      <w:r w:rsidR="00590D8F">
        <w:t>en kann (Bindung an ein bestimm</w:t>
      </w:r>
      <w:r>
        <w:t xml:space="preserve">tes DBMS ist nicht erlaubt). </w:t>
      </w:r>
    </w:p>
    <w:p w:rsidR="005C06B3" w:rsidP="005C06B3" w:rsidRDefault="005C06B3" w14:paraId="32E8F1B0" w14:textId="77777777"/>
    <w:p w:rsidR="005C06B3" w:rsidP="005C06B3" w:rsidRDefault="005C06B3" w14:paraId="09049AA6" w14:textId="06959104">
      <w:pPr>
        <w:pStyle w:val="berschrift6"/>
      </w:pPr>
      <w:r>
        <w:t xml:space="preserve">Diverses </w:t>
      </w:r>
    </w:p>
    <w:p w:rsidR="005C06B3" w:rsidP="005C06B3" w:rsidRDefault="005C06B3" w14:paraId="10AD96A4" w14:textId="5C188F24">
      <w:r>
        <w:t>Nachfolgend werden noch weitere Anforderungen aufgeführ</w:t>
      </w:r>
      <w:r w:rsidR="00EC4E85">
        <w:t>t:</w:t>
      </w:r>
    </w:p>
    <w:p w:rsidR="00EC4E85" w:rsidP="005C06B3" w:rsidRDefault="00EC4E85" w14:paraId="28906751" w14:textId="77777777"/>
    <w:p w:rsidR="005C06B3" w:rsidP="00EC4E85" w:rsidRDefault="005C06B3" w14:paraId="6E78DE3A" w14:textId="38E52833">
      <w:pPr>
        <w:pStyle w:val="Listenabsatz"/>
        <w:numPr>
          <w:ilvl w:val="0"/>
          <w:numId w:val="38"/>
        </w:numPr>
      </w:pPr>
      <w:r>
        <w:t>Für ein Projekt (Objekt) ist seitens GU i.d.R. ein Bauleiter zuständig. Es kann aber sein, dass ein Projekt vorübergehend von einem anderen Bauleiter betreut wird (z.B. Ferienabwesenheit). Es muss aber auch möglich sein, dass ein Projekt von einem and</w:t>
      </w:r>
      <w:r w:rsidR="00E52AD8">
        <w:t>eren Bauleiter vollständig über</w:t>
      </w:r>
      <w:r>
        <w:t>nommen wird (z.B. wenn ein Bauleiter die GU verlässt oder andere Projekte übernimmt). Sie müssen beim Bauleiter also eine Art "Buch führen", wann wel</w:t>
      </w:r>
      <w:r w:rsidR="00EC4E85">
        <w:t>cher Bauleiter welche Mängel er</w:t>
      </w:r>
      <w:r>
        <w:t xml:space="preserve">fasst hat und zuständig war. </w:t>
      </w:r>
    </w:p>
    <w:p w:rsidR="00EC4E85" w:rsidP="005C06B3" w:rsidRDefault="00EC4E85" w14:paraId="4994EC2A" w14:textId="77777777"/>
    <w:p w:rsidR="005C06B3" w:rsidP="00EC4E85" w:rsidRDefault="005C06B3" w14:paraId="2DF2504E" w14:textId="327B7CDB">
      <w:pPr>
        <w:pStyle w:val="Listenabsatz"/>
        <w:numPr>
          <w:ilvl w:val="0"/>
          <w:numId w:val="38"/>
        </w:numPr>
      </w:pPr>
      <w:r>
        <w:t>Ein Subunternehmen kann in mehreren Projekten Aufträge übernehmen. Für jedes Projekt, in dem das Subunternehmen mitarbeitet, muss eine Ansprechp</w:t>
      </w:r>
      <w:r w:rsidR="00E52AD8">
        <w:t>erson seitens Subunternehmen be</w:t>
      </w:r>
      <w:r>
        <w:t>stimmt werden. Je nach Grösse des Subunternehmens und Umfang der auszuführenden Arbeiten kann eine Ansprechperson für alle Projekte oder auch unterschi</w:t>
      </w:r>
      <w:r w:rsidR="00E52AD8">
        <w:t>edliche Ansprechpersonen für un</w:t>
      </w:r>
      <w:r>
        <w:t xml:space="preserve">terschiedliche Projekte bestimmt werden. </w:t>
      </w:r>
    </w:p>
    <w:p w:rsidR="00EC4E85" w:rsidP="00EC4E85" w:rsidRDefault="00EC4E85" w14:paraId="7134D82D" w14:textId="77777777">
      <w:pPr>
        <w:pStyle w:val="Listenabsatz"/>
        <w:ind w:left="0"/>
      </w:pPr>
    </w:p>
    <w:p w:rsidR="005C06B3" w:rsidP="00EC4E85" w:rsidRDefault="005C06B3" w14:paraId="43FF9647" w14:textId="4671A7AA">
      <w:pPr>
        <w:pStyle w:val="Listenabsatz"/>
        <w:numPr>
          <w:ilvl w:val="0"/>
          <w:numId w:val="38"/>
        </w:numPr>
      </w:pPr>
      <w:r>
        <w:t>Ein Bauleiter der GU darf nur jene Daten verwalten können, d</w:t>
      </w:r>
      <w:r w:rsidR="00E52AD8">
        <w:t>ie sich auf ihm zugeordnete Projekte beziehen, das heisst, v</w:t>
      </w:r>
      <w:r>
        <w:t xml:space="preserve">on ihm geleitet werden. Die Einsicht in Projekte, die von andern Bauleiter geleitet werden, darf ein Bauleiter nicht haben. </w:t>
      </w:r>
    </w:p>
    <w:p w:rsidR="00EC4E85" w:rsidP="00EC4E85" w:rsidRDefault="00EC4E85" w14:paraId="46D8674A" w14:textId="77777777">
      <w:pPr>
        <w:pStyle w:val="Listenabsatz"/>
        <w:ind w:left="0"/>
      </w:pPr>
    </w:p>
    <w:p w:rsidR="005C06B3" w:rsidP="00EC4E85" w:rsidRDefault="005C06B3" w14:paraId="3F3508BF" w14:textId="1139F0E3">
      <w:pPr>
        <w:pStyle w:val="Listenabsatz"/>
        <w:numPr>
          <w:ilvl w:val="0"/>
          <w:numId w:val="38"/>
        </w:numPr>
      </w:pPr>
      <w:r>
        <w:t xml:space="preserve">Die Zuweisung, welcher Bauleiter welches Projekt leitet, wird durch die Administration des GU vorgenommen (Sachbearbeiter / Administrator). </w:t>
      </w:r>
    </w:p>
    <w:p w:rsidR="00EC4E85" w:rsidP="00EC4E85" w:rsidRDefault="00EC4E85" w14:paraId="13563D26" w14:textId="77777777">
      <w:pPr>
        <w:pStyle w:val="Listenabsatz"/>
        <w:ind w:left="0"/>
      </w:pPr>
    </w:p>
    <w:p w:rsidRPr="00EC4E85" w:rsidR="00286C99" w:rsidP="00EC4E85" w:rsidRDefault="005C06B3" w14:paraId="1C38E431" w14:textId="72856BD1">
      <w:pPr>
        <w:pStyle w:val="Listenabsatz"/>
        <w:numPr>
          <w:ilvl w:val="0"/>
          <w:numId w:val="38"/>
        </w:numPr>
      </w:pPr>
      <w:r>
        <w:t>Seitens Subunternehmen ist es auch so, dass eine Ansprechperson nur jene Projektdaten sehen darf, für die sie zuständig ist. Die Zuweisung einer Ansprechperson einem bestimmten Projekt wird durch den Administrator (Sachbearbeiter) des Subun</w:t>
      </w:r>
      <w:r w:rsidR="00EC4E85">
        <w:t>ternehmens vorgenommen.</w:t>
      </w:r>
    </w:p>
    <w:p w:rsidR="00286C99" w:rsidP="00286C99" w:rsidRDefault="00E864AB" w14:paraId="1544412D" w14:textId="68805433">
      <w:pPr>
        <w:pStyle w:val="berschrift2"/>
      </w:pPr>
      <w:bookmarkStart w:name="_Toc22396691" w:id="17"/>
      <w:bookmarkStart w:name="_Toc161293425" w:id="18"/>
      <w:bookmarkStart w:name="_Toc22396694" w:id="19"/>
      <w:bookmarkStart w:name="_Toc419726835" w:id="20"/>
      <w:bookmarkEnd w:id="15"/>
      <w:bookmarkEnd w:id="16"/>
      <w:r>
        <w:t>Qualitäts</w:t>
      </w:r>
      <w:r w:rsidRPr="00D62916" w:rsidR="00286C99">
        <w:t>ziele</w:t>
      </w:r>
      <w:bookmarkEnd w:id="17"/>
      <w:bookmarkEnd w:id="18"/>
      <w:bookmarkEnd w:id="20"/>
    </w:p>
    <w:p w:rsidR="6D0D3251" w:rsidRDefault="6D0D3251" w14:paraId="3049C07D" w14:textId="6D0D3251"/>
    <w:tbl>
      <w:tblPr>
        <w:tblStyle w:val="Gitternetztabelle4Akzent2"/>
        <w:tblW w:w="0" w:type="auto"/>
        <w:tblLook w:val="04A0" w:firstRow="1" w:lastRow="0" w:firstColumn="1" w:lastColumn="0" w:noHBand="0" w:noVBand="1"/>
      </w:tblPr>
      <w:tblGrid>
        <w:gridCol w:w="2405"/>
        <w:gridCol w:w="6651"/>
      </w:tblGrid>
      <w:tr w:rsidRPr="00711690" w:rsidR="6D0D3251" w:rsidTr="00375E8D" w14:paraId="3279352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711690" w:rsidR="6D0D3251" w:rsidP="6D0D3251" w:rsidRDefault="6D0D3251" w14:paraId="138EB0ED" w14:textId="530F32BD">
            <w:pPr>
              <w:rPr>
                <w:sz w:val="20"/>
              </w:rPr>
            </w:pPr>
            <w:r w:rsidRPr="00711690">
              <w:rPr>
                <w:sz w:val="20"/>
              </w:rPr>
              <w:t>Qualitätsmerkmal</w:t>
            </w:r>
          </w:p>
        </w:tc>
        <w:tc>
          <w:tcPr>
            <w:tcW w:w="6651" w:type="dxa"/>
          </w:tcPr>
          <w:p w:rsidRPr="00711690" w:rsidR="6D0D3251" w:rsidP="6D0D3251" w:rsidRDefault="6D0D3251" w14:paraId="6EC54A26" w14:textId="015372D8">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Ziel</w:t>
            </w:r>
          </w:p>
        </w:tc>
      </w:tr>
      <w:tr w:rsidRPr="00711690" w:rsidR="6D0D3251" w:rsidTr="00375E8D" w14:paraId="5DACAC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711690" w:rsidR="6D0D3251" w:rsidP="00375E8D" w:rsidRDefault="6D0D3251" w14:paraId="3382FF0C" w14:textId="4543F60B">
            <w:pPr>
              <w:rPr>
                <w:sz w:val="20"/>
              </w:rPr>
            </w:pPr>
            <w:r w:rsidRPr="00711690">
              <w:rPr>
                <w:sz w:val="20"/>
              </w:rPr>
              <w:t>Änderbarkeit</w:t>
            </w:r>
          </w:p>
        </w:tc>
        <w:tc>
          <w:tcPr>
            <w:tcW w:w="6651" w:type="dxa"/>
          </w:tcPr>
          <w:p w:rsidRPr="00711690" w:rsidR="6D0D3251" w:rsidP="00375E8D" w:rsidRDefault="6D0D3251" w14:paraId="56D11647" w14:textId="303192F7">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Es muss sichergestellt werden, dass der verwendete DBMS</w:t>
            </w:r>
            <w:r w:rsidRPr="00711690" w:rsidR="002C4164">
              <w:rPr>
                <w:sz w:val="20"/>
              </w:rPr>
              <w:t xml:space="preserve"> (Datenbankmanagementsystem)</w:t>
            </w:r>
            <w:r w:rsidRPr="00711690">
              <w:rPr>
                <w:sz w:val="20"/>
              </w:rPr>
              <w:t xml:space="preserve"> problemlos und ohne zusätzliche Aufwände ausgetauscht werden kann.</w:t>
            </w:r>
          </w:p>
        </w:tc>
      </w:tr>
      <w:tr w:rsidRPr="00711690" w:rsidR="6D0D3251" w:rsidTr="00375E8D" w14:paraId="7901C435" w14:textId="77777777">
        <w:tc>
          <w:tcPr>
            <w:cnfStyle w:val="001000000000" w:firstRow="0" w:lastRow="0" w:firstColumn="1" w:lastColumn="0" w:oddVBand="0" w:evenVBand="0" w:oddHBand="0" w:evenHBand="0" w:firstRowFirstColumn="0" w:firstRowLastColumn="0" w:lastRowFirstColumn="0" w:lastRowLastColumn="0"/>
            <w:tcW w:w="2405" w:type="dxa"/>
          </w:tcPr>
          <w:p w:rsidRPr="00711690" w:rsidR="6D0D3251" w:rsidP="00375E8D" w:rsidRDefault="6D0D3251" w14:paraId="01F9A2FE" w14:textId="0868847A">
            <w:pPr>
              <w:rPr>
                <w:sz w:val="20"/>
              </w:rPr>
            </w:pPr>
            <w:r w:rsidRPr="00711690">
              <w:rPr>
                <w:sz w:val="20"/>
              </w:rPr>
              <w:t>Benutzbarkeit</w:t>
            </w:r>
          </w:p>
        </w:tc>
        <w:tc>
          <w:tcPr>
            <w:tcW w:w="6651" w:type="dxa"/>
          </w:tcPr>
          <w:p w:rsidRPr="00711690" w:rsidR="6D0D3251" w:rsidP="00375E8D" w:rsidRDefault="6D0D3251" w14:paraId="2A17C6C0" w14:textId="07D0CA99">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Es ist einfach gestaltet und einfach zu bedienen.</w:t>
            </w:r>
          </w:p>
        </w:tc>
      </w:tr>
      <w:tr w:rsidRPr="00711690" w:rsidR="6D0D3251" w:rsidTr="00375E8D" w14:paraId="016A62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711690" w:rsidR="6D0D3251" w:rsidP="00375E8D" w:rsidRDefault="6D0D3251" w14:paraId="03A45049" w14:textId="275BB0EA">
            <w:pPr>
              <w:rPr>
                <w:sz w:val="20"/>
              </w:rPr>
            </w:pPr>
            <w:r w:rsidRPr="00711690">
              <w:rPr>
                <w:sz w:val="20"/>
              </w:rPr>
              <w:t>Effizienz</w:t>
            </w:r>
          </w:p>
        </w:tc>
        <w:tc>
          <w:tcPr>
            <w:tcW w:w="6651" w:type="dxa"/>
          </w:tcPr>
          <w:p w:rsidRPr="00711690" w:rsidR="6D0D3251" w:rsidP="00375E8D" w:rsidRDefault="6D0D3251" w14:paraId="740CDDA5" w14:textId="4A415ABA">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Das Programm soll zu jeder Zeit, ungeachtet des Projektumfangs, schnell laufen.</w:t>
            </w:r>
          </w:p>
        </w:tc>
      </w:tr>
      <w:tr w:rsidRPr="00711690" w:rsidR="6D0D3251" w:rsidTr="00375E8D" w14:paraId="38D68CF7" w14:textId="77777777">
        <w:tc>
          <w:tcPr>
            <w:cnfStyle w:val="001000000000" w:firstRow="0" w:lastRow="0" w:firstColumn="1" w:lastColumn="0" w:oddVBand="0" w:evenVBand="0" w:oddHBand="0" w:evenHBand="0" w:firstRowFirstColumn="0" w:firstRowLastColumn="0" w:lastRowFirstColumn="0" w:lastRowLastColumn="0"/>
            <w:tcW w:w="2405" w:type="dxa"/>
          </w:tcPr>
          <w:p w:rsidRPr="00711690" w:rsidR="6D0D3251" w:rsidP="00375E8D" w:rsidRDefault="6D0D3251" w14:paraId="495F65F6" w14:textId="5A576AB0">
            <w:pPr>
              <w:rPr>
                <w:sz w:val="20"/>
              </w:rPr>
            </w:pPr>
            <w:r w:rsidRPr="00711690">
              <w:rPr>
                <w:sz w:val="20"/>
              </w:rPr>
              <w:t>Sicherheit</w:t>
            </w:r>
          </w:p>
        </w:tc>
        <w:tc>
          <w:tcPr>
            <w:tcW w:w="6651" w:type="dxa"/>
          </w:tcPr>
          <w:p w:rsidRPr="00711690" w:rsidR="6D0D3251" w:rsidP="00375E8D" w:rsidRDefault="6D0D3251" w14:paraId="20BF2EEE" w14:textId="734C6AC6">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Die Projektdaten sollen abgeschirmt auf einem Server gespeichert sein, welcher gut geschützt ist.</w:t>
            </w:r>
          </w:p>
        </w:tc>
      </w:tr>
      <w:tr w:rsidRPr="00711690" w:rsidR="6D0D3251" w:rsidTr="00375E8D" w14:paraId="27C189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Pr="00711690" w:rsidR="6D0D3251" w:rsidP="00375E8D" w:rsidRDefault="6D0D3251" w14:paraId="0C91B664" w14:textId="56AAC43F">
            <w:pPr>
              <w:rPr>
                <w:sz w:val="20"/>
              </w:rPr>
            </w:pPr>
            <w:r w:rsidRPr="00711690">
              <w:rPr>
                <w:sz w:val="20"/>
              </w:rPr>
              <w:t>Zuverlässigkeit</w:t>
            </w:r>
          </w:p>
        </w:tc>
        <w:tc>
          <w:tcPr>
            <w:tcW w:w="6651" w:type="dxa"/>
          </w:tcPr>
          <w:p w:rsidRPr="00711690" w:rsidR="6D0D3251" w:rsidP="00375E8D" w:rsidRDefault="6D0D3251" w14:paraId="1FBB48D5" w14:textId="039C4C13">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Der </w:t>
            </w:r>
            <w:r w:rsidRPr="00711690" w:rsidR="002C4164">
              <w:rPr>
                <w:sz w:val="20"/>
              </w:rPr>
              <w:t>Mängel-</w:t>
            </w:r>
            <w:r w:rsidRPr="00711690">
              <w:rPr>
                <w:sz w:val="20"/>
              </w:rPr>
              <w:t>Manager muss auf jede mögliche Fehlerquelle korrekt reagieren.</w:t>
            </w:r>
          </w:p>
        </w:tc>
      </w:tr>
      <w:tr w:rsidRPr="00711690" w:rsidR="6D0D3251" w:rsidTr="00375E8D" w14:paraId="4EBF25D8" w14:textId="77777777">
        <w:tc>
          <w:tcPr>
            <w:cnfStyle w:val="001000000000" w:firstRow="0" w:lastRow="0" w:firstColumn="1" w:lastColumn="0" w:oddVBand="0" w:evenVBand="0" w:oddHBand="0" w:evenHBand="0" w:firstRowFirstColumn="0" w:firstRowLastColumn="0" w:lastRowFirstColumn="0" w:lastRowLastColumn="0"/>
            <w:tcW w:w="2405" w:type="dxa"/>
          </w:tcPr>
          <w:p w:rsidRPr="00711690" w:rsidR="6D0D3251" w:rsidP="00375E8D" w:rsidRDefault="6D0D3251" w14:paraId="2A7886C8" w14:textId="3325DDBE">
            <w:pPr>
              <w:rPr>
                <w:sz w:val="20"/>
              </w:rPr>
            </w:pPr>
            <w:r w:rsidRPr="00711690">
              <w:rPr>
                <w:sz w:val="20"/>
              </w:rPr>
              <w:t>Betreibbarkeit</w:t>
            </w:r>
          </w:p>
        </w:tc>
        <w:tc>
          <w:tcPr>
            <w:tcW w:w="6651" w:type="dxa"/>
          </w:tcPr>
          <w:p w:rsidRPr="00711690" w:rsidR="6D0D3251" w:rsidP="00375E8D" w:rsidRDefault="6D0D3251" w14:paraId="123D609C" w14:textId="7A8B535F">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Der </w:t>
            </w:r>
            <w:r w:rsidRPr="00711690" w:rsidR="002C4164">
              <w:rPr>
                <w:sz w:val="20"/>
              </w:rPr>
              <w:t>Mängel-</w:t>
            </w:r>
            <w:r w:rsidRPr="00711690">
              <w:rPr>
                <w:sz w:val="20"/>
              </w:rPr>
              <w:t>Manager soll kostengünstig und ohne viel Aufwand zu betreiben sein.</w:t>
            </w:r>
          </w:p>
        </w:tc>
      </w:tr>
    </w:tbl>
    <w:p w:rsidR="6D0D3251" w:rsidRDefault="6D0D3251" w14:paraId="41D838CF" w14:textId="16881AD7"/>
    <w:p w:rsidR="00517008" w:rsidRDefault="00517008" w14:paraId="536732C6" w14:textId="77777777"/>
    <w:p w:rsidRPr="00112EDC" w:rsidR="00F64E89" w:rsidP="6D0D3251" w:rsidRDefault="00F64E89" w14:paraId="55DD1F25" w14:textId="650CBCF4"/>
    <w:p w:rsidRPr="00D62916" w:rsidR="00286C99" w:rsidP="00286C99" w:rsidRDefault="00286C99" w14:paraId="7685150A" w14:textId="77777777">
      <w:pPr>
        <w:pStyle w:val="berschrift2"/>
      </w:pPr>
      <w:bookmarkStart w:name="_Toc22396693" w:id="21"/>
      <w:bookmarkStart w:name="_Toc161293426" w:id="22"/>
      <w:bookmarkStart w:name="_Toc419726836" w:id="23"/>
      <w:r w:rsidRPr="00D62916">
        <w:t>Stakeholder</w:t>
      </w:r>
      <w:bookmarkEnd w:id="21"/>
      <w:bookmarkEnd w:id="22"/>
      <w:bookmarkEnd w:id="23"/>
    </w:p>
    <w:p w:rsidR="007E7731" w:rsidP="6D0D3251" w:rsidRDefault="007E7731" w14:paraId="1B056D1A" w14:textId="6E8C6FC5">
      <w:pPr>
        <w:jc w:val="left"/>
      </w:pPr>
    </w:p>
    <w:p w:rsidR="00375E8D" w:rsidP="6D0D3251" w:rsidRDefault="00375E8D" w14:paraId="67E39E16" w14:textId="04532207">
      <w:pPr>
        <w:jc w:val="left"/>
      </w:pPr>
    </w:p>
    <w:p w:rsidRPr="00D62916" w:rsidR="00375E8D" w:rsidP="6D0D3251" w:rsidRDefault="00375E8D" w14:paraId="655EE3B9" w14:textId="77777777">
      <w:pPr>
        <w:jc w:val="left"/>
      </w:pPr>
    </w:p>
    <w:tbl>
      <w:tblPr>
        <w:tblStyle w:val="Gitternetztabelle4Akzent2"/>
        <w:tblW w:w="9280" w:type="dxa"/>
        <w:tblLook w:val="04A0" w:firstRow="1" w:lastRow="0" w:firstColumn="1" w:lastColumn="0" w:noHBand="0" w:noVBand="1"/>
      </w:tblPr>
      <w:tblGrid>
        <w:gridCol w:w="2451"/>
        <w:gridCol w:w="2021"/>
        <w:gridCol w:w="4808"/>
      </w:tblGrid>
      <w:tr w:rsidRPr="00711690" w:rsidR="00912373" w:rsidTr="00375E8D" w14:paraId="4EF65FF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rsidRPr="00711690" w:rsidR="00FE2A3A" w:rsidP="003D4092" w:rsidRDefault="00912373" w14:paraId="43257E70" w14:textId="18BEA70F">
            <w:pPr>
              <w:rPr>
                <w:sz w:val="20"/>
              </w:rPr>
            </w:pPr>
            <w:r w:rsidRPr="00711690">
              <w:rPr>
                <w:sz w:val="20"/>
              </w:rPr>
              <w:t>Beteilligte</w:t>
            </w:r>
          </w:p>
        </w:tc>
        <w:tc>
          <w:tcPr>
            <w:tcW w:w="2021" w:type="dxa"/>
          </w:tcPr>
          <w:p w:rsidRPr="00711690" w:rsidR="00FE2A3A" w:rsidP="003D4092" w:rsidRDefault="00912373" w14:paraId="107070B2" w14:textId="23E4B616">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Rolle</w:t>
            </w:r>
          </w:p>
        </w:tc>
        <w:tc>
          <w:tcPr>
            <w:tcW w:w="4808" w:type="dxa"/>
          </w:tcPr>
          <w:p w:rsidRPr="00711690" w:rsidR="00FE2A3A" w:rsidP="003D4092" w:rsidRDefault="00912373" w14:paraId="44A0269E" w14:textId="35C04A2A">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Beschreibung</w:t>
            </w:r>
          </w:p>
        </w:tc>
      </w:tr>
      <w:tr w:rsidRPr="00711690" w:rsidR="00912373" w:rsidTr="00375E8D" w14:paraId="65B3BE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vMerge w:val="restart"/>
          </w:tcPr>
          <w:p w:rsidRPr="00711690" w:rsidR="00912373" w:rsidP="003D4092" w:rsidRDefault="6D0D3251" w14:paraId="5CCBE456" w14:textId="2F757F00">
            <w:pPr>
              <w:rPr>
                <w:sz w:val="20"/>
              </w:rPr>
            </w:pPr>
            <w:r w:rsidRPr="00711690">
              <w:rPr>
                <w:b w:val="0"/>
                <w:bCs w:val="0"/>
                <w:sz w:val="20"/>
              </w:rPr>
              <w:t>Generalunternehmen</w:t>
            </w:r>
          </w:p>
        </w:tc>
        <w:tc>
          <w:tcPr>
            <w:tcW w:w="2021" w:type="dxa"/>
          </w:tcPr>
          <w:p w:rsidRPr="00711690" w:rsidR="00912373" w:rsidP="003D4092" w:rsidRDefault="00912373" w14:paraId="1503A923" w14:textId="2DB7D09B">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BackOffice</w:t>
            </w:r>
          </w:p>
        </w:tc>
        <w:tc>
          <w:tcPr>
            <w:tcW w:w="4808" w:type="dxa"/>
          </w:tcPr>
          <w:p w:rsidRPr="00711690" w:rsidR="00912373" w:rsidP="6D0D3251" w:rsidRDefault="6D0D3251" w14:paraId="487C5AC9" w14:textId="2CEDE98A">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Das BackOffice des GU ist sozusagen die Zentralstelle wenn es um den Mängel-Manager geht dementsprechend verfügt Sie auch über alle Funktionalitäten des Mängel-Managers. Sie kann Stammdaten und Mangeldaten hinzufügen,  bearbeiten oder auch löschen.  Mit Stammdaten sind aktuelle Projekte, </w:t>
            </w:r>
            <w:r w:rsidRPr="00711690" w:rsidR="00375E8D">
              <w:rPr>
                <w:sz w:val="20"/>
              </w:rPr>
              <w:t>Login Daten</w:t>
            </w:r>
            <w:r w:rsidRPr="00711690">
              <w:rPr>
                <w:sz w:val="20"/>
              </w:rPr>
              <w:t xml:space="preserve"> (Generalunternehmen Bauleiter, Subunternehmen BackOffice) gemeint.</w:t>
            </w:r>
          </w:p>
        </w:tc>
      </w:tr>
      <w:tr w:rsidRPr="00711690" w:rsidR="00912373" w:rsidTr="00375E8D" w14:paraId="0FFB34E1" w14:textId="77777777">
        <w:tc>
          <w:tcPr>
            <w:cnfStyle w:val="001000000000" w:firstRow="0" w:lastRow="0" w:firstColumn="1" w:lastColumn="0" w:oddVBand="0" w:evenVBand="0" w:oddHBand="0" w:evenHBand="0" w:firstRowFirstColumn="0" w:firstRowLastColumn="0" w:lastRowFirstColumn="0" w:lastRowLastColumn="0"/>
            <w:tcW w:w="2451" w:type="dxa"/>
            <w:vMerge/>
          </w:tcPr>
          <w:p w:rsidRPr="00711690" w:rsidR="00912373" w:rsidP="003D4092" w:rsidRDefault="00912373" w14:paraId="3B970A19" w14:textId="69115E5D">
            <w:pPr>
              <w:rPr>
                <w:sz w:val="20"/>
              </w:rPr>
            </w:pPr>
          </w:p>
        </w:tc>
        <w:tc>
          <w:tcPr>
            <w:tcW w:w="2021" w:type="dxa"/>
          </w:tcPr>
          <w:p w:rsidRPr="00711690" w:rsidR="00912373" w:rsidP="6D0D3251" w:rsidRDefault="6D0D3251" w14:paraId="2C6B414B" w14:textId="5DE069D3">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Bauleiter</w:t>
            </w:r>
          </w:p>
        </w:tc>
        <w:tc>
          <w:tcPr>
            <w:tcW w:w="4808" w:type="dxa"/>
          </w:tcPr>
          <w:p w:rsidRPr="00711690" w:rsidR="00912373" w:rsidP="6D0D3251" w:rsidRDefault="6D0D3251" w14:paraId="29B4966A" w14:textId="422EBFC8">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Der Bauleiter ist für Projekte zuständig. Er führt  Kontrollen durch und erfasst allfällige Mängel mit einem Notebook oder Tablet. Die Bauleiter können </w:t>
            </w:r>
            <w:r w:rsidRPr="00711690">
              <w:rPr>
                <w:rFonts w:eastAsia="Calibri" w:cs="Calibri"/>
                <w:sz w:val="20"/>
              </w:rPr>
              <w:t>zu jeder Zeit und an jedem Ort die gefundenen Mängel per Mängel-Manager erfassen.</w:t>
            </w:r>
          </w:p>
        </w:tc>
      </w:tr>
      <w:tr w:rsidRPr="00711690" w:rsidR="00912373" w:rsidTr="00375E8D" w14:paraId="2CAB566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vMerge w:val="restart"/>
          </w:tcPr>
          <w:p w:rsidRPr="00711690" w:rsidR="00912373" w:rsidP="003D4092" w:rsidRDefault="6D0D3251" w14:paraId="33286372" w14:textId="5CB1E4DA">
            <w:pPr>
              <w:rPr>
                <w:sz w:val="20"/>
              </w:rPr>
            </w:pPr>
            <w:r w:rsidRPr="00711690">
              <w:rPr>
                <w:b w:val="0"/>
                <w:bCs w:val="0"/>
                <w:sz w:val="20"/>
              </w:rPr>
              <w:t>Subunternehmen</w:t>
            </w:r>
          </w:p>
        </w:tc>
        <w:tc>
          <w:tcPr>
            <w:tcW w:w="2021" w:type="dxa"/>
          </w:tcPr>
          <w:p w:rsidRPr="00711690" w:rsidR="00912373" w:rsidP="003D4092" w:rsidRDefault="00912373" w14:paraId="2F7BDFBC" w14:textId="25993529">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BackOffice</w:t>
            </w:r>
          </w:p>
        </w:tc>
        <w:tc>
          <w:tcPr>
            <w:tcW w:w="4808" w:type="dxa"/>
          </w:tcPr>
          <w:p w:rsidRPr="00711690" w:rsidR="00912373" w:rsidP="003D4092" w:rsidRDefault="6D0D3251" w14:paraId="3E430889" w14:textId="180B43AE">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Das </w:t>
            </w:r>
            <w:r w:rsidRPr="00711690" w:rsidR="00375E8D">
              <w:rPr>
                <w:sz w:val="20"/>
              </w:rPr>
              <w:t>BackOffice</w:t>
            </w:r>
            <w:r w:rsidRPr="00711690">
              <w:rPr>
                <w:sz w:val="20"/>
              </w:rPr>
              <w:t xml:space="preserve"> des SU kann seine eigenen Stammdaten ändern und die Mängel die der betreffen SU zugewiesen sind einsehen und bearbeiten.</w:t>
            </w:r>
          </w:p>
        </w:tc>
      </w:tr>
      <w:tr w:rsidRPr="00711690" w:rsidR="00912373" w:rsidTr="00375E8D" w14:paraId="11B9073C" w14:textId="77777777">
        <w:tc>
          <w:tcPr>
            <w:cnfStyle w:val="001000000000" w:firstRow="0" w:lastRow="0" w:firstColumn="1" w:lastColumn="0" w:oddVBand="0" w:evenVBand="0" w:oddHBand="0" w:evenHBand="0" w:firstRowFirstColumn="0" w:firstRowLastColumn="0" w:lastRowFirstColumn="0" w:lastRowLastColumn="0"/>
            <w:tcW w:w="2451" w:type="dxa"/>
            <w:vMerge/>
          </w:tcPr>
          <w:p w:rsidRPr="00711690" w:rsidR="00912373" w:rsidP="003D4092" w:rsidRDefault="00912373" w14:paraId="441F413B" w14:textId="77777777">
            <w:pPr>
              <w:rPr>
                <w:sz w:val="20"/>
              </w:rPr>
            </w:pPr>
          </w:p>
        </w:tc>
        <w:tc>
          <w:tcPr>
            <w:tcW w:w="2021" w:type="dxa"/>
          </w:tcPr>
          <w:p w:rsidRPr="00711690" w:rsidR="00912373" w:rsidP="003D4092" w:rsidRDefault="00711690" w14:paraId="7E163FA8" w14:textId="146DA7A5">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Ansprechperson</w:t>
            </w:r>
          </w:p>
        </w:tc>
        <w:tc>
          <w:tcPr>
            <w:tcW w:w="4808" w:type="dxa"/>
          </w:tcPr>
          <w:p w:rsidRPr="00711690" w:rsidR="00912373" w:rsidP="003D4092" w:rsidRDefault="6D0D3251" w14:paraId="36951E52" w14:textId="03399511">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Wenn bei einer Kontrolle ein Mangel von einem Bauleiter erfasst wird, wird es dem betreffendem SU zugeteilt. Das SU bestimmt eine </w:t>
            </w:r>
            <w:r w:rsidRPr="00711690" w:rsidR="00711690">
              <w:rPr>
                <w:sz w:val="20"/>
              </w:rPr>
              <w:t>Ansprechperson</w:t>
            </w:r>
            <w:r w:rsidRPr="00711690">
              <w:rPr>
                <w:sz w:val="20"/>
              </w:rPr>
              <w:t xml:space="preserve"> welche für diesen Mangel zuständig ist. Die </w:t>
            </w:r>
            <w:r w:rsidRPr="00711690" w:rsidR="00711690">
              <w:rPr>
                <w:sz w:val="20"/>
              </w:rPr>
              <w:t>Ansprechperson</w:t>
            </w:r>
            <w:r w:rsidRPr="00711690">
              <w:rPr>
                <w:sz w:val="20"/>
              </w:rPr>
              <w:t xml:space="preserve"> kann also demnach nur diejenigen Mängel sehen und bearbeiten die ihm </w:t>
            </w:r>
            <w:r w:rsidRPr="00711690" w:rsidR="00375E8D">
              <w:rPr>
                <w:sz w:val="20"/>
              </w:rPr>
              <w:t>zugeteilt</w:t>
            </w:r>
            <w:r w:rsidRPr="00711690">
              <w:rPr>
                <w:sz w:val="20"/>
              </w:rPr>
              <w:t xml:space="preserve"> worden sind.</w:t>
            </w:r>
          </w:p>
        </w:tc>
      </w:tr>
    </w:tbl>
    <w:p w:rsidRPr="00D62916" w:rsidR="00286C99" w:rsidP="003D4092" w:rsidRDefault="00286C99" w14:paraId="39DFB9E4" w14:textId="77777777"/>
    <w:p w:rsidRPr="00D62916" w:rsidR="00286C99" w:rsidP="00286C99" w:rsidRDefault="00286C99" w14:paraId="56EB3206" w14:textId="77777777">
      <w:pPr>
        <w:pStyle w:val="berschrift1"/>
      </w:pPr>
      <w:bookmarkStart w:name="_Toc161293427" w:id="24"/>
      <w:bookmarkStart w:name="_Toc419726837" w:id="25"/>
      <w:r w:rsidRPr="00D62916">
        <w:t>Randbedingungen</w:t>
      </w:r>
      <w:bookmarkEnd w:id="19"/>
      <w:bookmarkEnd w:id="24"/>
      <w:bookmarkEnd w:id="25"/>
    </w:p>
    <w:p w:rsidRPr="00D62916" w:rsidR="00286C99" w:rsidP="00286C99" w:rsidRDefault="00286C99" w14:paraId="0E4831DC" w14:textId="77777777">
      <w:pPr>
        <w:spacing w:before="56" w:after="113"/>
        <w:rPr>
          <w:rFonts w:cs="Arial"/>
          <w:sz w:val="20"/>
        </w:rPr>
      </w:pPr>
    </w:p>
    <w:p w:rsidRPr="00D62916" w:rsidR="00286C99" w:rsidP="00286C99" w:rsidRDefault="00286C99" w14:paraId="02AD7BC6" w14:textId="77777777">
      <w:pPr>
        <w:pStyle w:val="berschrift2"/>
      </w:pPr>
      <w:bookmarkStart w:name="_Toc22396695" w:id="26"/>
      <w:bookmarkStart w:name="_Toc161293428" w:id="27"/>
      <w:bookmarkStart w:name="_Toc419726838" w:id="28"/>
      <w:r w:rsidRPr="00D62916">
        <w:t>Technische Randbedingungen</w:t>
      </w:r>
      <w:bookmarkEnd w:id="26"/>
      <w:bookmarkEnd w:id="27"/>
      <w:bookmarkEnd w:id="28"/>
    </w:p>
    <w:p w:rsidRPr="00D62916" w:rsidR="00286C99" w:rsidP="00286C99" w:rsidRDefault="00286C99" w14:paraId="021C75B9" w14:textId="77777777">
      <w:pPr>
        <w:spacing w:before="56" w:after="113"/>
        <w:rPr>
          <w:rFonts w:cs="Arial"/>
          <w:sz w:val="20"/>
        </w:rPr>
      </w:pPr>
    </w:p>
    <w:tbl>
      <w:tblPr>
        <w:tblStyle w:val="Gitternetztabelle3Akzent2"/>
        <w:tblW w:w="9061" w:type="dxa"/>
        <w:tblLayout w:type="fixed"/>
        <w:tblLook w:val="0000" w:firstRow="0" w:lastRow="0" w:firstColumn="0" w:lastColumn="0" w:noHBand="0" w:noVBand="0"/>
      </w:tblPr>
      <w:tblGrid>
        <w:gridCol w:w="3313"/>
        <w:gridCol w:w="5748"/>
      </w:tblGrid>
      <w:tr w:rsidRPr="00711690" w:rsidR="00286C99" w:rsidTr="00711690" w14:paraId="701E12A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rsidRPr="00711690" w:rsidR="00286C99" w:rsidP="00FA68FE" w:rsidRDefault="00286C99" w14:paraId="18DCF7E0" w14:textId="77777777">
            <w:pPr>
              <w:jc w:val="left"/>
              <w:rPr>
                <w:rFonts w:cs="Arial"/>
                <w:b/>
                <w:sz w:val="20"/>
                <w:szCs w:val="20"/>
              </w:rPr>
            </w:pPr>
            <w:bookmarkStart w:name="OLE_LINK58" w:id="29"/>
            <w:bookmarkStart w:name="OLE_LINK59" w:id="30"/>
            <w:r w:rsidRPr="00711690">
              <w:rPr>
                <w:rFonts w:cs="Arial"/>
                <w:b/>
                <w:sz w:val="20"/>
                <w:szCs w:val="20"/>
              </w:rPr>
              <w:t>Hardware-Vorgaben</w:t>
            </w:r>
          </w:p>
        </w:tc>
      </w:tr>
      <w:tr w:rsidRPr="00711690" w:rsidR="00286C99" w:rsidTr="00711690" w14:paraId="09972A31" w14:textId="77777777">
        <w:tc>
          <w:tcPr>
            <w:cnfStyle w:val="000010000000" w:firstRow="0" w:lastRow="0" w:firstColumn="0" w:lastColumn="0" w:oddVBand="1" w:evenVBand="0" w:oddHBand="0" w:evenHBand="0" w:firstRowFirstColumn="0" w:firstRowLastColumn="0" w:lastRowFirstColumn="0" w:lastRowLastColumn="0"/>
            <w:tcW w:w="3313" w:type="dxa"/>
          </w:tcPr>
          <w:p w:rsidRPr="00711690" w:rsidR="00286C99" w:rsidP="00FA68FE" w:rsidRDefault="31A36895" w14:paraId="4CBEB669" w14:textId="31A36895">
            <w:pPr>
              <w:spacing w:before="56" w:after="113"/>
              <w:jc w:val="left"/>
              <w:rPr>
                <w:rFonts w:cs="Arial"/>
                <w:sz w:val="20"/>
                <w:szCs w:val="20"/>
              </w:rPr>
            </w:pPr>
            <w:r w:rsidRPr="00711690">
              <w:rPr>
                <w:sz w:val="20"/>
                <w:szCs w:val="20"/>
              </w:rPr>
              <w:t>Angemessene Hardwareausstattung</w:t>
            </w:r>
          </w:p>
        </w:tc>
        <w:tc>
          <w:tcPr>
            <w:tcW w:w="5748" w:type="dxa"/>
          </w:tcPr>
          <w:p w:rsidR="00286C99" w:rsidP="000970B6" w:rsidRDefault="31A36895" w14:paraId="763FC17A" w14:textId="77777777">
            <w:pPr>
              <w:cnfStyle w:val="000000000000" w:firstRow="0" w:lastRow="0" w:firstColumn="0" w:lastColumn="0" w:oddVBand="0" w:evenVBand="0" w:oddHBand="0" w:evenHBand="0" w:firstRowFirstColumn="0" w:firstRowLastColumn="0" w:lastRowFirstColumn="0" w:lastRowLastColumn="0"/>
              <w:rPr>
                <w:rFonts w:eastAsia="Arial"/>
                <w:sz w:val="20"/>
                <w:szCs w:val="20"/>
              </w:rPr>
            </w:pPr>
            <w:r w:rsidRPr="00711690">
              <w:rPr>
                <w:rFonts w:eastAsia="Arial"/>
                <w:sz w:val="20"/>
                <w:szCs w:val="20"/>
              </w:rPr>
              <w:t xml:space="preserve">Der Mängel-Manager muss auf einem, zum </w:t>
            </w:r>
            <w:r w:rsidRPr="00711690" w:rsidR="00375E8D">
              <w:rPr>
                <w:rFonts w:eastAsia="Arial"/>
                <w:sz w:val="20"/>
                <w:szCs w:val="20"/>
              </w:rPr>
              <w:t>Release Zeitpunkt</w:t>
            </w:r>
            <w:r w:rsidRPr="00711690">
              <w:rPr>
                <w:rFonts w:eastAsia="Arial"/>
                <w:sz w:val="20"/>
                <w:szCs w:val="20"/>
              </w:rPr>
              <w:t>, marktüblichen Notebook und Desktop-PC betrieben werden können.</w:t>
            </w:r>
          </w:p>
          <w:p w:rsidRPr="00711690" w:rsidR="007C292C" w:rsidP="000970B6" w:rsidRDefault="007C292C" w14:paraId="4B68ABE4" w14:textId="193238D1">
            <w:pPr>
              <w:cnfStyle w:val="000000000000" w:firstRow="0" w:lastRow="0" w:firstColumn="0" w:lastColumn="0" w:oddVBand="0" w:evenVBand="0" w:oddHBand="0" w:evenHBand="0" w:firstRowFirstColumn="0" w:firstRowLastColumn="0" w:lastRowFirstColumn="0" w:lastRowLastColumn="0"/>
              <w:rPr>
                <w:sz w:val="20"/>
                <w:szCs w:val="20"/>
              </w:rPr>
            </w:pPr>
          </w:p>
        </w:tc>
      </w:tr>
      <w:tr w:rsidRPr="00711690" w:rsidR="00286C99" w:rsidTr="00711690" w14:paraId="22DEC79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rsidRPr="007C292C" w:rsidR="00286C99" w:rsidP="00FA68FE" w:rsidRDefault="007C292C" w14:paraId="073A3D8C" w14:textId="032BE5EB">
            <w:pPr>
              <w:spacing w:before="56" w:after="113"/>
              <w:jc w:val="left"/>
              <w:rPr>
                <w:rFonts w:cs="Arial"/>
                <w:sz w:val="20"/>
                <w:szCs w:val="20"/>
              </w:rPr>
            </w:pPr>
            <w:r w:rsidRPr="007C292C">
              <w:rPr>
                <w:rFonts w:cs="Arial"/>
                <w:sz w:val="20"/>
                <w:szCs w:val="20"/>
              </w:rPr>
              <w:t>Arbeitss</w:t>
            </w:r>
            <w:r w:rsidRPr="007C292C" w:rsidR="004E7C5F">
              <w:rPr>
                <w:rFonts w:cs="Arial"/>
                <w:sz w:val="20"/>
                <w:szCs w:val="20"/>
              </w:rPr>
              <w:t>peicher</w:t>
            </w:r>
          </w:p>
        </w:tc>
        <w:tc>
          <w:tcPr>
            <w:tcW w:w="5748" w:type="dxa"/>
          </w:tcPr>
          <w:p w:rsidRPr="007C292C" w:rsidR="00286C99" w:rsidP="007C292C" w:rsidRDefault="007C292C" w14:paraId="6057C99F" w14:textId="59649A11">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7C292C">
              <w:rPr>
                <w:rFonts w:cs="Arial"/>
                <w:sz w:val="20"/>
                <w:szCs w:val="20"/>
              </w:rPr>
              <w:t>&gt;</w:t>
            </w:r>
            <w:r>
              <w:rPr>
                <w:rFonts w:cs="Arial"/>
                <w:sz w:val="20"/>
                <w:szCs w:val="20"/>
              </w:rPr>
              <w:t xml:space="preserve"> 1</w:t>
            </w:r>
            <w:r w:rsidRPr="007C292C">
              <w:rPr>
                <w:rFonts w:cs="Arial"/>
                <w:sz w:val="20"/>
                <w:szCs w:val="20"/>
              </w:rPr>
              <w:t xml:space="preserve"> GB</w:t>
            </w:r>
          </w:p>
        </w:tc>
      </w:tr>
      <w:tr w:rsidRPr="00711690" w:rsidR="004E7C5F" w:rsidTr="00711690" w14:paraId="1EB05D7B" w14:textId="77777777">
        <w:tc>
          <w:tcPr>
            <w:cnfStyle w:val="000010000000" w:firstRow="0" w:lastRow="0" w:firstColumn="0" w:lastColumn="0" w:oddVBand="1" w:evenVBand="0" w:oddHBand="0" w:evenHBand="0" w:firstRowFirstColumn="0" w:firstRowLastColumn="0" w:lastRowFirstColumn="0" w:lastRowLastColumn="0"/>
            <w:tcW w:w="3313" w:type="dxa"/>
          </w:tcPr>
          <w:p w:rsidRPr="007C292C" w:rsidR="004E7C5F" w:rsidP="00FA68FE" w:rsidRDefault="004E7C5F" w14:paraId="15E469A2" w14:textId="1CE6DB8B">
            <w:pPr>
              <w:spacing w:before="56" w:after="113"/>
              <w:jc w:val="left"/>
              <w:rPr>
                <w:rFonts w:cs="Arial"/>
                <w:sz w:val="20"/>
                <w:szCs w:val="20"/>
              </w:rPr>
            </w:pPr>
            <w:r w:rsidRPr="007C292C">
              <w:rPr>
                <w:rFonts w:cs="Arial"/>
                <w:sz w:val="20"/>
                <w:szCs w:val="20"/>
              </w:rPr>
              <w:t>Netzwerk</w:t>
            </w:r>
          </w:p>
        </w:tc>
        <w:tc>
          <w:tcPr>
            <w:tcW w:w="5748" w:type="dxa"/>
          </w:tcPr>
          <w:p w:rsidRPr="007C292C" w:rsidR="004E7C5F" w:rsidP="00FA68FE" w:rsidRDefault="007C292C" w14:paraId="76B52744" w14:textId="74BD5C1B">
            <w:pPr>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7C292C">
              <w:rPr>
                <w:rFonts w:cs="Arial"/>
                <w:sz w:val="20"/>
                <w:szCs w:val="20"/>
              </w:rPr>
              <w:t>10/100 Mbit</w:t>
            </w:r>
          </w:p>
        </w:tc>
      </w:tr>
      <w:tr w:rsidRPr="00711690" w:rsidR="00286C99" w:rsidTr="00711690" w14:paraId="00744B2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rsidRPr="00711690" w:rsidR="00286C99" w:rsidP="00FA68FE" w:rsidRDefault="00286C99" w14:paraId="579B6B68" w14:textId="77777777">
            <w:pPr>
              <w:jc w:val="left"/>
              <w:rPr>
                <w:rFonts w:cs="Arial"/>
                <w:sz w:val="20"/>
                <w:szCs w:val="20"/>
              </w:rPr>
            </w:pPr>
            <w:r w:rsidRPr="00711690">
              <w:rPr>
                <w:rFonts w:cs="Arial"/>
                <w:sz w:val="20"/>
                <w:szCs w:val="20"/>
              </w:rPr>
              <w:t>Software-Vorgaben</w:t>
            </w:r>
          </w:p>
        </w:tc>
      </w:tr>
      <w:tr w:rsidRPr="00711690" w:rsidR="000970B6" w:rsidTr="00711690" w14:paraId="5F359EE1" w14:textId="77777777">
        <w:tc>
          <w:tcPr>
            <w:cnfStyle w:val="000010000000" w:firstRow="0" w:lastRow="0" w:firstColumn="0" w:lastColumn="0" w:oddVBand="1" w:evenVBand="0" w:oddHBand="0" w:evenHBand="0" w:firstRowFirstColumn="0" w:firstRowLastColumn="0" w:lastRowFirstColumn="0" w:lastRowLastColumn="0"/>
            <w:tcW w:w="9061" w:type="dxa"/>
            <w:gridSpan w:val="2"/>
          </w:tcPr>
          <w:p w:rsidRPr="00711690" w:rsidR="000970B6" w:rsidP="00FA68FE" w:rsidRDefault="000970B6" w14:paraId="022BA3C0" w14:textId="44CF399E">
            <w:pPr>
              <w:jc w:val="left"/>
              <w:rPr>
                <w:rFonts w:cs="Arial"/>
                <w:i/>
                <w:sz w:val="20"/>
                <w:szCs w:val="20"/>
              </w:rPr>
            </w:pPr>
            <w:r w:rsidRPr="00711690">
              <w:rPr>
                <w:rFonts w:cs="Arial"/>
                <w:i/>
                <w:sz w:val="20"/>
                <w:szCs w:val="20"/>
              </w:rPr>
              <w:t xml:space="preserve">Siehe Punkt 1.1 „Aufgabenstellung“ für Software-Vorgaben  </w:t>
            </w:r>
          </w:p>
        </w:tc>
      </w:tr>
      <w:tr w:rsidRPr="00711690" w:rsidR="00286C99" w:rsidTr="00711690" w14:paraId="1EB011B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rsidRPr="00711690" w:rsidR="00286C99" w:rsidP="00FA68FE" w:rsidRDefault="00286C99" w14:paraId="271D00AF" w14:textId="77777777">
            <w:pPr>
              <w:jc w:val="left"/>
              <w:rPr>
                <w:rFonts w:cs="Arial"/>
                <w:b/>
                <w:sz w:val="20"/>
                <w:szCs w:val="20"/>
              </w:rPr>
            </w:pPr>
            <w:r w:rsidRPr="00711690">
              <w:rPr>
                <w:rFonts w:cs="Arial"/>
                <w:b/>
                <w:sz w:val="20"/>
                <w:szCs w:val="20"/>
              </w:rPr>
              <w:t>Vorgaben des Systembetriebs</w:t>
            </w:r>
          </w:p>
        </w:tc>
      </w:tr>
      <w:tr w:rsidRPr="00711690" w:rsidR="00286C99" w:rsidTr="00711690" w14:paraId="2B4B3802" w14:textId="77777777">
        <w:tc>
          <w:tcPr>
            <w:cnfStyle w:val="000010000000" w:firstRow="0" w:lastRow="0" w:firstColumn="0" w:lastColumn="0" w:oddVBand="1" w:evenVBand="0" w:oddHBand="0" w:evenHBand="0" w:firstRowFirstColumn="0" w:firstRowLastColumn="0" w:lastRowFirstColumn="0" w:lastRowLastColumn="0"/>
            <w:tcW w:w="3313" w:type="dxa"/>
          </w:tcPr>
          <w:p w:rsidRPr="00711690" w:rsidR="00286C99" w:rsidP="00FA68FE" w:rsidRDefault="31A36895" w14:paraId="63A37E27" w14:textId="52F385CE">
            <w:pPr>
              <w:spacing w:before="56" w:after="113"/>
              <w:jc w:val="left"/>
              <w:rPr>
                <w:rFonts w:cs="Arial"/>
                <w:sz w:val="20"/>
                <w:szCs w:val="20"/>
              </w:rPr>
            </w:pPr>
            <w:r w:rsidRPr="00711690">
              <w:rPr>
                <w:sz w:val="20"/>
                <w:szCs w:val="20"/>
              </w:rPr>
              <w:t>Kompatibel mit Windows</w:t>
            </w:r>
            <w:r w:rsidRPr="00711690" w:rsidR="000970B6">
              <w:rPr>
                <w:sz w:val="20"/>
                <w:szCs w:val="20"/>
              </w:rPr>
              <w:t xml:space="preserve"> </w:t>
            </w:r>
            <w:r w:rsidRPr="00711690">
              <w:rPr>
                <w:sz w:val="20"/>
                <w:szCs w:val="20"/>
              </w:rPr>
              <w:t>8 &amp; 8.1</w:t>
            </w:r>
          </w:p>
        </w:tc>
        <w:tc>
          <w:tcPr>
            <w:tcW w:w="5748" w:type="dxa"/>
          </w:tcPr>
          <w:p w:rsidRPr="00711690" w:rsidR="00286C99" w:rsidP="000970B6" w:rsidRDefault="31A36895" w14:paraId="122B899E" w14:textId="0A1F1D19">
            <w:pPr>
              <w:cnfStyle w:val="000000000000" w:firstRow="0" w:lastRow="0" w:firstColumn="0" w:lastColumn="0" w:oddVBand="0" w:evenVBand="0" w:oddHBand="0" w:evenHBand="0" w:firstRowFirstColumn="0" w:firstRowLastColumn="0" w:lastRowFirstColumn="0" w:lastRowLastColumn="0"/>
              <w:rPr>
                <w:sz w:val="20"/>
                <w:szCs w:val="20"/>
              </w:rPr>
            </w:pPr>
            <w:r w:rsidRPr="00711690">
              <w:rPr>
                <w:rFonts w:eastAsia="Arial"/>
                <w:sz w:val="20"/>
                <w:szCs w:val="20"/>
              </w:rPr>
              <w:t xml:space="preserve">Die Software muss voll funktionsfähig mit Windows 8 und 8.1 sein. </w:t>
            </w:r>
          </w:p>
        </w:tc>
      </w:tr>
      <w:tr w:rsidRPr="00711690" w:rsidR="004E7C5F" w:rsidTr="00711690" w14:paraId="710C5E7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rsidRPr="00711690" w:rsidR="004E7C5F" w:rsidP="004E7C5F" w:rsidRDefault="004E7C5F" w14:paraId="1F875E39" w14:textId="6ADDC310">
            <w:pPr>
              <w:spacing w:before="56" w:after="113"/>
              <w:jc w:val="left"/>
              <w:rPr>
                <w:sz w:val="20"/>
                <w:szCs w:val="20"/>
              </w:rPr>
            </w:pPr>
            <w:r w:rsidRPr="00711690">
              <w:rPr>
                <w:sz w:val="20"/>
                <w:szCs w:val="20"/>
              </w:rPr>
              <w:t>Datenbanksysteme</w:t>
            </w:r>
          </w:p>
        </w:tc>
        <w:tc>
          <w:tcPr>
            <w:tcW w:w="5748" w:type="dxa"/>
          </w:tcPr>
          <w:p w:rsidRPr="00711690" w:rsidR="004E7C5F" w:rsidP="000970B6" w:rsidRDefault="004E7C5F" w14:paraId="27368155" w14:textId="00E818CE">
            <w:pPr>
              <w:cnfStyle w:val="000000100000" w:firstRow="0" w:lastRow="0" w:firstColumn="0" w:lastColumn="0" w:oddVBand="0" w:evenVBand="0" w:oddHBand="1" w:evenHBand="0" w:firstRowFirstColumn="0" w:firstRowLastColumn="0" w:lastRowFirstColumn="0" w:lastRowLastColumn="0"/>
              <w:rPr>
                <w:rFonts w:eastAsia="Arial"/>
                <w:sz w:val="20"/>
                <w:szCs w:val="20"/>
                <w:lang w:val="de-CH"/>
              </w:rPr>
            </w:pPr>
            <w:r w:rsidRPr="00711690">
              <w:rPr>
                <w:rFonts w:eastAsia="Arial"/>
                <w:sz w:val="20"/>
                <w:szCs w:val="20"/>
                <w:lang w:val="de-CH"/>
              </w:rPr>
              <w:t>Der Mängel-Manager benutzt das Datenbankman</w:t>
            </w:r>
            <w:r w:rsidRPr="00711690" w:rsidR="00375E8D">
              <w:rPr>
                <w:rFonts w:eastAsia="Arial"/>
                <w:sz w:val="20"/>
                <w:szCs w:val="20"/>
                <w:lang w:val="de-CH"/>
              </w:rPr>
              <w:t>agementsystem (DBMS) Postgre</w:t>
            </w:r>
            <w:r w:rsidRPr="00711690">
              <w:rPr>
                <w:rFonts w:eastAsia="Arial"/>
                <w:sz w:val="20"/>
                <w:szCs w:val="20"/>
                <w:lang w:val="de-CH"/>
              </w:rPr>
              <w:t>SQL, sollte aber ohne grossen Aufwand auf andere DBMS konfiguriert werden.</w:t>
            </w:r>
          </w:p>
        </w:tc>
      </w:tr>
      <w:tr w:rsidRPr="00711690" w:rsidR="000970B6" w:rsidTr="00711690" w14:paraId="20711E33" w14:textId="77777777">
        <w:tc>
          <w:tcPr>
            <w:cnfStyle w:val="000010000000" w:firstRow="0" w:lastRow="0" w:firstColumn="0" w:lastColumn="0" w:oddVBand="1" w:evenVBand="0" w:oddHBand="0" w:evenHBand="0" w:firstRowFirstColumn="0" w:firstRowLastColumn="0" w:lastRowFirstColumn="0" w:lastRowLastColumn="0"/>
            <w:tcW w:w="3313" w:type="dxa"/>
          </w:tcPr>
          <w:p w:rsidRPr="00711690" w:rsidR="000970B6" w:rsidP="000970B6" w:rsidRDefault="000970B6" w14:paraId="09766748" w14:textId="4593E2E8">
            <w:pPr>
              <w:spacing w:before="56" w:after="113"/>
              <w:jc w:val="left"/>
              <w:rPr>
                <w:sz w:val="20"/>
                <w:szCs w:val="20"/>
              </w:rPr>
            </w:pPr>
            <w:r w:rsidRPr="00711690">
              <w:rPr>
                <w:sz w:val="20"/>
                <w:szCs w:val="20"/>
              </w:rPr>
              <w:t>Verfügbarkeit der Server</w:t>
            </w:r>
          </w:p>
        </w:tc>
        <w:tc>
          <w:tcPr>
            <w:tcW w:w="5748" w:type="dxa"/>
          </w:tcPr>
          <w:p w:rsidRPr="00711690" w:rsidR="000970B6" w:rsidP="000970B6" w:rsidRDefault="000970B6" w14:paraId="1E64E9FC" w14:textId="0528E373">
            <w:pPr>
              <w:cnfStyle w:val="000000000000" w:firstRow="0" w:lastRow="0" w:firstColumn="0" w:lastColumn="0" w:oddVBand="0" w:evenVBand="0" w:oddHBand="0" w:evenHBand="0" w:firstRowFirstColumn="0" w:firstRowLastColumn="0" w:lastRowFirstColumn="0" w:lastRowLastColumn="0"/>
              <w:rPr>
                <w:rFonts w:eastAsia="Arial"/>
                <w:sz w:val="20"/>
                <w:szCs w:val="20"/>
              </w:rPr>
            </w:pPr>
            <w:r w:rsidRPr="00711690">
              <w:rPr>
                <w:rFonts w:eastAsia="Arial"/>
                <w:sz w:val="20"/>
                <w:szCs w:val="20"/>
              </w:rPr>
              <w:t>Die Verfügbarkeit sollte mindesten bei der heutigen allgemein normalen Rate von 99% liegen.</w:t>
            </w:r>
          </w:p>
        </w:tc>
      </w:tr>
      <w:tr w:rsidRPr="00711690" w:rsidR="00286C99" w:rsidTr="00711690" w14:paraId="2F7BC34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rsidRPr="00711690" w:rsidR="00286C99" w:rsidP="00FA68FE" w:rsidRDefault="00286C99" w14:paraId="7FB074BF" w14:textId="77777777">
            <w:pPr>
              <w:jc w:val="left"/>
              <w:rPr>
                <w:rFonts w:cs="Arial"/>
                <w:b/>
                <w:sz w:val="20"/>
                <w:szCs w:val="20"/>
              </w:rPr>
            </w:pPr>
            <w:r w:rsidRPr="00711690">
              <w:rPr>
                <w:rFonts w:cs="Arial"/>
                <w:b/>
                <w:sz w:val="20"/>
                <w:szCs w:val="20"/>
              </w:rPr>
              <w:t>Programmiervorgaben</w:t>
            </w:r>
          </w:p>
        </w:tc>
      </w:tr>
      <w:tr w:rsidRPr="00711690" w:rsidR="00286C99" w:rsidTr="00711690" w14:paraId="1EF02EA2" w14:textId="77777777">
        <w:tc>
          <w:tcPr>
            <w:cnfStyle w:val="000010000000" w:firstRow="0" w:lastRow="0" w:firstColumn="0" w:lastColumn="0" w:oddVBand="1" w:evenVBand="0" w:oddHBand="0" w:evenHBand="0" w:firstRowFirstColumn="0" w:firstRowLastColumn="0" w:lastRowFirstColumn="0" w:lastRowLastColumn="0"/>
            <w:tcW w:w="3313" w:type="dxa"/>
          </w:tcPr>
          <w:p w:rsidRPr="00711690" w:rsidR="00286C99" w:rsidP="004E7C5F" w:rsidRDefault="000970B6" w14:paraId="39FFCA1F" w14:textId="08CBCA36">
            <w:pPr>
              <w:rPr>
                <w:sz w:val="20"/>
                <w:szCs w:val="20"/>
              </w:rPr>
            </w:pPr>
            <w:r w:rsidRPr="00711690">
              <w:rPr>
                <w:sz w:val="20"/>
                <w:szCs w:val="20"/>
              </w:rPr>
              <w:t>Programmierung in Java</w:t>
            </w:r>
          </w:p>
        </w:tc>
        <w:tc>
          <w:tcPr>
            <w:tcW w:w="5748" w:type="dxa"/>
          </w:tcPr>
          <w:p w:rsidRPr="00711690" w:rsidR="00286C99" w:rsidP="004E7C5F" w:rsidRDefault="000970B6" w14:paraId="24F9D1BE" w14:textId="79FC270F">
            <w:pPr>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Die Lösung sollte in Java implementiert werden. Es wird mit der aktuellsten Java Version entwickelt. (Java SE 8)</w:t>
            </w:r>
          </w:p>
        </w:tc>
      </w:tr>
      <w:tr w:rsidRPr="00711690" w:rsidR="000970B6" w:rsidTr="00711690" w14:paraId="5F8F4B3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rsidRPr="007C292C" w:rsidR="000970B6" w:rsidP="000970B6" w:rsidRDefault="007C292C" w14:paraId="6B705A89" w14:textId="5CB8D1AE">
            <w:pPr>
              <w:spacing w:before="56" w:after="113"/>
              <w:jc w:val="left"/>
              <w:rPr>
                <w:rFonts w:cs="Arial"/>
                <w:sz w:val="20"/>
                <w:szCs w:val="20"/>
              </w:rPr>
            </w:pPr>
            <w:r w:rsidRPr="007C292C">
              <w:rPr>
                <w:sz w:val="20"/>
                <w:szCs w:val="20"/>
              </w:rPr>
              <w:t>Architektur</w:t>
            </w:r>
          </w:p>
        </w:tc>
        <w:tc>
          <w:tcPr>
            <w:tcW w:w="5748" w:type="dxa"/>
          </w:tcPr>
          <w:p w:rsidRPr="007C292C" w:rsidR="000970B6" w:rsidP="007C292C" w:rsidRDefault="007C292C" w14:paraId="504E1BDA" w14:textId="62A2E33C">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 xml:space="preserve">Es wird </w:t>
            </w:r>
            <w:r w:rsidR="008E3B60">
              <w:rPr>
                <w:rFonts w:cs="Arial"/>
                <w:sz w:val="20"/>
                <w:szCs w:val="20"/>
              </w:rPr>
              <w:t>Vorausgesetzt</w:t>
            </w:r>
            <w:r>
              <w:rPr>
                <w:rFonts w:cs="Arial"/>
                <w:sz w:val="20"/>
                <w:szCs w:val="20"/>
              </w:rPr>
              <w:t xml:space="preserve">, dass der Mängel-Manager verschiedene Schichten wie, Modell, Persister, Business, RMI und WebService </w:t>
            </w:r>
            <w:r w:rsidR="008E3B60">
              <w:rPr>
                <w:rFonts w:cs="Arial"/>
                <w:sz w:val="20"/>
                <w:szCs w:val="20"/>
              </w:rPr>
              <w:t>aufweist.</w:t>
            </w:r>
          </w:p>
        </w:tc>
      </w:tr>
    </w:tbl>
    <w:p w:rsidRPr="00D62916" w:rsidR="00286C99" w:rsidP="00286C99" w:rsidRDefault="00286C99" w14:paraId="14E58720" w14:textId="77777777">
      <w:pPr>
        <w:spacing w:before="56" w:after="113"/>
        <w:rPr>
          <w:rFonts w:cs="Arial"/>
          <w:sz w:val="20"/>
        </w:rPr>
      </w:pPr>
      <w:bookmarkStart w:name="OLE_LINK60" w:id="31"/>
      <w:bookmarkStart w:name="OLE_LINK148" w:id="32"/>
      <w:bookmarkEnd w:id="29"/>
      <w:bookmarkEnd w:id="30"/>
    </w:p>
    <w:p w:rsidRPr="00112EDC" w:rsidR="00286C99" w:rsidP="00286C99" w:rsidRDefault="00286C99" w14:paraId="53CC4E54" w14:textId="0C3C5B4F">
      <w:pPr>
        <w:pStyle w:val="berschrift2"/>
      </w:pPr>
      <w:bookmarkStart w:name="_Toc22396696" w:id="33"/>
      <w:bookmarkStart w:name="_Toc161293429" w:id="34"/>
      <w:bookmarkStart w:name="_Toc419726839" w:id="35"/>
      <w:bookmarkEnd w:id="31"/>
      <w:bookmarkEnd w:id="32"/>
      <w:r w:rsidRPr="00D62916">
        <w:t>Organisatorische Randbedingungen</w:t>
      </w:r>
      <w:bookmarkStart w:name="OLE_LINK151" w:id="36"/>
      <w:bookmarkStart w:name="OLE_LINK152" w:id="37"/>
      <w:bookmarkEnd w:id="33"/>
      <w:bookmarkEnd w:id="34"/>
      <w:bookmarkEnd w:id="35"/>
    </w:p>
    <w:tbl>
      <w:tblPr>
        <w:tblStyle w:val="Gitternetztabelle3Akzent2"/>
        <w:tblW w:w="9067" w:type="dxa"/>
        <w:tblLayout w:type="fixed"/>
        <w:tblLook w:val="0000" w:firstRow="0" w:lastRow="0" w:firstColumn="0" w:lastColumn="0" w:noHBand="0" w:noVBand="0"/>
      </w:tblPr>
      <w:tblGrid>
        <w:gridCol w:w="3549"/>
        <w:gridCol w:w="5518"/>
      </w:tblGrid>
      <w:tr w:rsidRPr="00711690" w:rsidR="00286C99" w:rsidTr="0005420B" w14:paraId="0EA0CF9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rsidRPr="00711690" w:rsidR="00286C99" w:rsidP="00FA68FE" w:rsidRDefault="00286C99" w14:paraId="5FE5D171" w14:textId="77777777">
            <w:pPr>
              <w:jc w:val="left"/>
              <w:rPr>
                <w:b/>
                <w:sz w:val="20"/>
                <w:szCs w:val="20"/>
              </w:rPr>
            </w:pPr>
            <w:bookmarkStart w:name="OLE_LINK153" w:id="38"/>
            <w:bookmarkStart w:name="OLE_LINK154" w:id="39"/>
            <w:bookmarkEnd w:id="36"/>
            <w:bookmarkEnd w:id="37"/>
            <w:r w:rsidRPr="00711690">
              <w:rPr>
                <w:b/>
                <w:sz w:val="20"/>
                <w:szCs w:val="20"/>
              </w:rPr>
              <w:t>Organisation und Struktur</w:t>
            </w:r>
          </w:p>
        </w:tc>
      </w:tr>
      <w:tr w:rsidRPr="00711690" w:rsidR="00286C99" w:rsidTr="0005420B" w14:paraId="33965E9A" w14:textId="77777777">
        <w:tc>
          <w:tcPr>
            <w:cnfStyle w:val="000010000000" w:firstRow="0" w:lastRow="0" w:firstColumn="0" w:lastColumn="0" w:oddVBand="1" w:evenVBand="0" w:oddHBand="0" w:evenHBand="0" w:firstRowFirstColumn="0" w:firstRowLastColumn="0" w:lastRowFirstColumn="0" w:lastRowLastColumn="0"/>
            <w:tcW w:w="3549" w:type="dxa"/>
          </w:tcPr>
          <w:p w:rsidRPr="00711690" w:rsidR="00286C99" w:rsidP="00FA68FE" w:rsidRDefault="00B23E01" w14:paraId="4A48B124" w14:textId="15AFBD6F">
            <w:pPr>
              <w:jc w:val="left"/>
              <w:rPr>
                <w:sz w:val="20"/>
                <w:szCs w:val="20"/>
              </w:rPr>
            </w:pPr>
            <w:r w:rsidRPr="00711690">
              <w:rPr>
                <w:sz w:val="20"/>
                <w:szCs w:val="20"/>
              </w:rPr>
              <w:t>Organisationsstruktur beim Arbeitgeber</w:t>
            </w:r>
          </w:p>
        </w:tc>
        <w:tc>
          <w:tcPr>
            <w:tcW w:w="5518" w:type="dxa"/>
          </w:tcPr>
          <w:p w:rsidRPr="00711690" w:rsidR="00D70F32" w:rsidP="00FA68FE" w:rsidRDefault="00D70F32" w14:paraId="30B9EE24" w14:textId="77777777">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 xml:space="preserve">Die Projektaufgabe wurde anhand eines PDF-Dokuments, </w:t>
            </w:r>
            <w:r w:rsidRPr="00711690" w:rsidR="00286C99">
              <w:rPr>
                <w:sz w:val="20"/>
                <w:szCs w:val="20"/>
              </w:rPr>
              <w:t xml:space="preserve"> </w:t>
            </w:r>
            <w:r w:rsidRPr="00711690">
              <w:rPr>
                <w:sz w:val="20"/>
                <w:szCs w:val="20"/>
              </w:rPr>
              <w:t>welche alle nötigen Informationen zur Implementierung und Dokumentationen beinhaltet, gestellt.</w:t>
            </w:r>
          </w:p>
          <w:p w:rsidRPr="00711690" w:rsidR="00286C99" w:rsidP="00FA68FE" w:rsidRDefault="00D70F32" w14:paraId="61C09163" w14:textId="02A8264A">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Die Ansprechpersonen sind klar definiert und werden sich während der Projektdauer voraussichtlich nicht ändern.</w:t>
            </w:r>
          </w:p>
        </w:tc>
      </w:tr>
      <w:tr w:rsidRPr="00711690" w:rsidR="009D6987" w:rsidTr="0005420B" w14:paraId="362A5D7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rsidRPr="00711690" w:rsidR="009D6987" w:rsidP="00FA68FE" w:rsidRDefault="009D6987" w14:paraId="26D9FB61" w14:textId="4F6DFD81">
            <w:pPr>
              <w:jc w:val="left"/>
              <w:rPr>
                <w:sz w:val="20"/>
                <w:szCs w:val="20"/>
              </w:rPr>
            </w:pPr>
            <w:r w:rsidRPr="00711690">
              <w:rPr>
                <w:sz w:val="20"/>
                <w:szCs w:val="20"/>
              </w:rPr>
              <w:t>Eigenentwicklung</w:t>
            </w:r>
          </w:p>
        </w:tc>
        <w:tc>
          <w:tcPr>
            <w:tcW w:w="5518" w:type="dxa"/>
          </w:tcPr>
          <w:p w:rsidRPr="00711690" w:rsidR="009D6987" w:rsidP="00FA68FE" w:rsidRDefault="009D6987" w14:paraId="138D7E13" w14:textId="50CB368C">
            <w:pPr>
              <w:jc w:val="left"/>
              <w:cnfStyle w:val="000000100000" w:firstRow="0" w:lastRow="0" w:firstColumn="0" w:lastColumn="0" w:oddVBand="0" w:evenVBand="0" w:oddHBand="1" w:evenHBand="0" w:firstRowFirstColumn="0" w:firstRowLastColumn="0" w:lastRowFirstColumn="0" w:lastRowLastColumn="0"/>
              <w:rPr>
                <w:sz w:val="20"/>
                <w:szCs w:val="20"/>
              </w:rPr>
            </w:pPr>
            <w:r w:rsidRPr="007C292C">
              <w:rPr>
                <w:sz w:val="20"/>
                <w:szCs w:val="20"/>
              </w:rPr>
              <w:t>Das Projekt wird zu 100% vom unten genannten</w:t>
            </w:r>
            <w:r w:rsidRPr="007C292C" w:rsidR="00DB172F">
              <w:rPr>
                <w:sz w:val="20"/>
                <w:szCs w:val="20"/>
              </w:rPr>
              <w:t xml:space="preserve"> Team entwickelt unter der Zuhilfenahme von einigen</w:t>
            </w:r>
            <w:r w:rsidRPr="007C292C" w:rsidR="007C292C">
              <w:rPr>
                <w:sz w:val="20"/>
                <w:szCs w:val="20"/>
              </w:rPr>
              <w:t xml:space="preserve"> populären</w:t>
            </w:r>
            <w:r w:rsidRPr="007C292C" w:rsidR="00DB172F">
              <w:rPr>
                <w:sz w:val="20"/>
                <w:szCs w:val="20"/>
              </w:rPr>
              <w:t xml:space="preserve"> Java Libraries.</w:t>
            </w:r>
          </w:p>
        </w:tc>
      </w:tr>
      <w:tr w:rsidRPr="00711690" w:rsidR="00D70F32" w:rsidTr="0005420B" w14:paraId="1CDB4DB8" w14:textId="77777777">
        <w:tc>
          <w:tcPr>
            <w:cnfStyle w:val="000010000000" w:firstRow="0" w:lastRow="0" w:firstColumn="0" w:lastColumn="0" w:oddVBand="1" w:evenVBand="0" w:oddHBand="0" w:evenHBand="0" w:firstRowFirstColumn="0" w:firstRowLastColumn="0" w:lastRowFirstColumn="0" w:lastRowLastColumn="0"/>
            <w:tcW w:w="3549" w:type="dxa"/>
          </w:tcPr>
          <w:p w:rsidRPr="00711690" w:rsidR="00D70F32" w:rsidP="00FA68FE" w:rsidRDefault="00D70F32" w14:paraId="70F5168F" w14:textId="1B539781">
            <w:pPr>
              <w:jc w:val="left"/>
              <w:rPr>
                <w:sz w:val="20"/>
                <w:szCs w:val="20"/>
              </w:rPr>
            </w:pPr>
            <w:r w:rsidRPr="00711690">
              <w:rPr>
                <w:sz w:val="20"/>
                <w:szCs w:val="20"/>
              </w:rPr>
              <w:t>Entwicklung als Produkt</w:t>
            </w:r>
          </w:p>
        </w:tc>
        <w:tc>
          <w:tcPr>
            <w:tcW w:w="5518" w:type="dxa"/>
          </w:tcPr>
          <w:p w:rsidRPr="00711690" w:rsidR="00D70F32" w:rsidP="00485A2E" w:rsidRDefault="00485A2E" w14:paraId="056F60A5" w14:textId="7AAD9AF3">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Der Mängel-Manager wird im Auftrag der Firma W</w:t>
            </w:r>
            <w:r w:rsidRPr="00485A2E">
              <w:rPr>
                <w:sz w:val="20"/>
                <w:szCs w:val="20"/>
              </w:rPr>
              <w:t>&amp;W Architekten GmbH</w:t>
            </w:r>
            <w:r>
              <w:rPr>
                <w:sz w:val="20"/>
                <w:szCs w:val="20"/>
              </w:rPr>
              <w:t xml:space="preserve"> erstellt.</w:t>
            </w:r>
          </w:p>
        </w:tc>
      </w:tr>
      <w:tr w:rsidRPr="00711690" w:rsidR="00286C99" w:rsidTr="0005420B" w14:paraId="73B36DF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rsidRPr="00711690" w:rsidR="00286C99" w:rsidP="00FA68FE" w:rsidRDefault="00286C99" w14:paraId="2AB81968" w14:textId="77777777">
            <w:pPr>
              <w:jc w:val="left"/>
              <w:rPr>
                <w:b/>
                <w:sz w:val="20"/>
                <w:szCs w:val="20"/>
                <w:lang w:val="en-GB"/>
              </w:rPr>
            </w:pPr>
            <w:r w:rsidRPr="00711690">
              <w:rPr>
                <w:b/>
                <w:sz w:val="20"/>
                <w:szCs w:val="20"/>
              </w:rPr>
              <w:t>Ressourcen (Budget, Zeit, Personal)</w:t>
            </w:r>
          </w:p>
        </w:tc>
      </w:tr>
      <w:tr w:rsidRPr="00711690" w:rsidR="00286C99" w:rsidTr="0005420B" w14:paraId="37516D79" w14:textId="77777777">
        <w:tc>
          <w:tcPr>
            <w:cnfStyle w:val="000010000000" w:firstRow="0" w:lastRow="0" w:firstColumn="0" w:lastColumn="0" w:oddVBand="1" w:evenVBand="0" w:oddHBand="0" w:evenHBand="0" w:firstRowFirstColumn="0" w:firstRowLastColumn="0" w:lastRowFirstColumn="0" w:lastRowLastColumn="0"/>
            <w:tcW w:w="3549" w:type="dxa"/>
          </w:tcPr>
          <w:p w:rsidRPr="00711690" w:rsidR="00286C99" w:rsidP="00FA68FE" w:rsidRDefault="00442194" w14:paraId="458F807D" w14:textId="21365AC2">
            <w:pPr>
              <w:jc w:val="left"/>
              <w:rPr>
                <w:sz w:val="20"/>
                <w:szCs w:val="20"/>
              </w:rPr>
            </w:pPr>
            <w:r w:rsidRPr="00711690">
              <w:rPr>
                <w:sz w:val="20"/>
                <w:szCs w:val="20"/>
              </w:rPr>
              <w:t>Zeitplan</w:t>
            </w:r>
          </w:p>
        </w:tc>
        <w:tc>
          <w:tcPr>
            <w:tcW w:w="5518" w:type="dxa"/>
          </w:tcPr>
          <w:p w:rsidRPr="00711690" w:rsidR="00286C99" w:rsidP="00442194" w:rsidRDefault="00442194" w14:paraId="2D4125BC" w14:textId="7A950073">
            <w:pPr>
              <w:jc w:val="left"/>
              <w:cnfStyle w:val="000000000000" w:firstRow="0" w:lastRow="0" w:firstColumn="0" w:lastColumn="0" w:oddVBand="0" w:evenVBand="0" w:oddHBand="0" w:evenHBand="0" w:firstRowFirstColumn="0" w:firstRowLastColumn="0" w:lastRowFirstColumn="0" w:lastRowLastColumn="0"/>
              <w:rPr>
                <w:i/>
                <w:sz w:val="20"/>
                <w:szCs w:val="20"/>
              </w:rPr>
            </w:pPr>
            <w:r w:rsidRPr="00711690">
              <w:rPr>
                <w:i/>
                <w:sz w:val="20"/>
                <w:szCs w:val="20"/>
              </w:rPr>
              <w:t xml:space="preserve">Siehe Punkt 23. „Weitere </w:t>
            </w:r>
            <w:r w:rsidRPr="00711690" w:rsidR="00054321">
              <w:rPr>
                <w:i/>
                <w:sz w:val="20"/>
                <w:szCs w:val="20"/>
              </w:rPr>
              <w:t>Dokumentationen“</w:t>
            </w:r>
          </w:p>
        </w:tc>
      </w:tr>
      <w:tr w:rsidRPr="00711690" w:rsidR="00442194" w:rsidTr="0005420B" w14:paraId="3F98697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rsidRPr="00711690" w:rsidR="00442194" w:rsidP="00FA68FE" w:rsidRDefault="00442194" w14:paraId="5AB1ECEA" w14:textId="192E12DF">
            <w:pPr>
              <w:jc w:val="left"/>
              <w:rPr>
                <w:sz w:val="20"/>
                <w:szCs w:val="20"/>
              </w:rPr>
            </w:pPr>
            <w:r w:rsidRPr="00711690">
              <w:rPr>
                <w:sz w:val="20"/>
                <w:szCs w:val="20"/>
              </w:rPr>
              <w:t>Release</w:t>
            </w:r>
          </w:p>
        </w:tc>
        <w:tc>
          <w:tcPr>
            <w:tcW w:w="5518" w:type="dxa"/>
          </w:tcPr>
          <w:p w:rsidRPr="00711690" w:rsidR="00442194" w:rsidP="00054321" w:rsidRDefault="00054321" w14:paraId="76DAB681" w14:textId="17140A25">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rPr>
              <w:t>Der Abga</w:t>
            </w:r>
            <w:r w:rsidRPr="00711690" w:rsidR="00375E8D">
              <w:rPr>
                <w:sz w:val="20"/>
                <w:szCs w:val="20"/>
              </w:rPr>
              <w:t>be</w:t>
            </w:r>
            <w:r w:rsidRPr="00711690">
              <w:rPr>
                <w:sz w:val="20"/>
                <w:szCs w:val="20"/>
              </w:rPr>
              <w:t xml:space="preserve">termin des </w:t>
            </w:r>
            <w:r w:rsidRPr="00711690" w:rsidR="00BB56BE">
              <w:rPr>
                <w:sz w:val="20"/>
                <w:szCs w:val="20"/>
              </w:rPr>
              <w:t>Mängel-</w:t>
            </w:r>
            <w:r w:rsidRPr="00711690" w:rsidR="00375E8D">
              <w:rPr>
                <w:sz w:val="20"/>
                <w:szCs w:val="20"/>
              </w:rPr>
              <w:t>Managers</w:t>
            </w:r>
            <w:r w:rsidRPr="00711690" w:rsidR="00BB56BE">
              <w:rPr>
                <w:sz w:val="20"/>
                <w:szCs w:val="20"/>
              </w:rPr>
              <w:t xml:space="preserve"> ist auf </w:t>
            </w:r>
            <w:r w:rsidRPr="00711690">
              <w:rPr>
                <w:sz w:val="20"/>
                <w:szCs w:val="20"/>
              </w:rPr>
              <w:t xml:space="preserve">Mittwoch </w:t>
            </w:r>
            <w:r w:rsidRPr="00711690" w:rsidR="00BB56BE">
              <w:rPr>
                <w:sz w:val="20"/>
                <w:szCs w:val="20"/>
              </w:rPr>
              <w:t xml:space="preserve">den </w:t>
            </w:r>
            <w:r w:rsidRPr="00711690">
              <w:rPr>
                <w:sz w:val="20"/>
                <w:szCs w:val="20"/>
              </w:rPr>
              <w:t>20.5.2015, 12.00 Uhr</w:t>
            </w:r>
            <w:r w:rsidRPr="00711690" w:rsidR="00BB56BE">
              <w:rPr>
                <w:sz w:val="20"/>
                <w:szCs w:val="20"/>
              </w:rPr>
              <w:t xml:space="preserve"> datiert.</w:t>
            </w:r>
          </w:p>
        </w:tc>
      </w:tr>
      <w:tr w:rsidRPr="00711690" w:rsidR="00442194" w:rsidTr="0005420B" w14:paraId="3A8740EB" w14:textId="77777777">
        <w:tc>
          <w:tcPr>
            <w:cnfStyle w:val="000010000000" w:firstRow="0" w:lastRow="0" w:firstColumn="0" w:lastColumn="0" w:oddVBand="1" w:evenVBand="0" w:oddHBand="0" w:evenHBand="0" w:firstRowFirstColumn="0" w:firstRowLastColumn="0" w:lastRowFirstColumn="0" w:lastRowLastColumn="0"/>
            <w:tcW w:w="3549" w:type="dxa"/>
          </w:tcPr>
          <w:p w:rsidRPr="00711690" w:rsidR="00442194" w:rsidP="00FA68FE" w:rsidRDefault="00442194" w14:paraId="510F440A" w14:textId="7A19585A">
            <w:pPr>
              <w:jc w:val="left"/>
              <w:rPr>
                <w:sz w:val="20"/>
                <w:szCs w:val="20"/>
              </w:rPr>
            </w:pPr>
            <w:r w:rsidRPr="00711690">
              <w:rPr>
                <w:sz w:val="20"/>
                <w:szCs w:val="20"/>
              </w:rPr>
              <w:t>Team</w:t>
            </w:r>
          </w:p>
        </w:tc>
        <w:tc>
          <w:tcPr>
            <w:tcW w:w="5518" w:type="dxa"/>
          </w:tcPr>
          <w:p w:rsidR="00711690" w:rsidP="00711690" w:rsidRDefault="00054321" w14:paraId="3FD9671B" w14:textId="77777777">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Zum Team gehören 6 Studenten der Hochschule Luzern – Departement Wirtschaft, Studiengang Wirtschaftsinformatik, 2. Semester Vollzeit:</w:t>
            </w:r>
          </w:p>
          <w:p w:rsidRPr="00711690" w:rsidR="00442194" w:rsidP="00711690" w:rsidRDefault="00711690" w14:paraId="51B226CC" w14:textId="5730B728">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br/>
            </w:r>
            <w:r>
              <w:rPr>
                <w:sz w:val="20"/>
                <w:szCs w:val="20"/>
              </w:rPr>
              <w:t>Luca Kündig</w:t>
            </w:r>
            <w:r>
              <w:rPr>
                <w:sz w:val="20"/>
                <w:szCs w:val="20"/>
              </w:rPr>
              <w:tab/>
            </w:r>
            <w:r>
              <w:rPr>
                <w:sz w:val="20"/>
                <w:szCs w:val="20"/>
              </w:rPr>
              <w:t>(Projektleiter</w:t>
            </w:r>
            <w:r w:rsidRPr="00711690" w:rsidR="00054321">
              <w:rPr>
                <w:sz w:val="20"/>
                <w:szCs w:val="20"/>
              </w:rPr>
              <w:t>)</w:t>
            </w:r>
            <w:r>
              <w:rPr>
                <w:sz w:val="20"/>
                <w:szCs w:val="20"/>
              </w:rPr>
              <w:br/>
            </w:r>
            <w:r w:rsidRPr="00711690">
              <w:rPr>
                <w:sz w:val="20"/>
                <w:szCs w:val="20"/>
              </w:rPr>
              <w:t>Sandro Ritz</w:t>
            </w:r>
            <w:r>
              <w:rPr>
                <w:sz w:val="20"/>
                <w:szCs w:val="20"/>
              </w:rPr>
              <w:tab/>
            </w:r>
            <w:r w:rsidRPr="00711690">
              <w:rPr>
                <w:sz w:val="20"/>
                <w:szCs w:val="20"/>
              </w:rPr>
              <w:t>(Projektleiter Stv.)</w:t>
            </w:r>
            <w:r w:rsidRPr="00711690" w:rsidR="00054321">
              <w:rPr>
                <w:sz w:val="20"/>
                <w:szCs w:val="20"/>
              </w:rPr>
              <w:br/>
            </w:r>
            <w:r w:rsidRPr="00711690" w:rsidR="00054321">
              <w:rPr>
                <w:sz w:val="20"/>
                <w:szCs w:val="20"/>
              </w:rPr>
              <w:t>Cihan Dem</w:t>
            </w:r>
            <w:r>
              <w:rPr>
                <w:sz w:val="20"/>
                <w:szCs w:val="20"/>
              </w:rPr>
              <w:t>ir</w:t>
            </w:r>
            <w:r>
              <w:rPr>
                <w:sz w:val="20"/>
                <w:szCs w:val="20"/>
              </w:rPr>
              <w:br/>
            </w:r>
            <w:r>
              <w:rPr>
                <w:sz w:val="20"/>
                <w:szCs w:val="20"/>
              </w:rPr>
              <w:t>Mike Iten</w:t>
            </w:r>
            <w:r>
              <w:rPr>
                <w:sz w:val="20"/>
                <w:szCs w:val="20"/>
              </w:rPr>
              <w:br/>
            </w:r>
            <w:r>
              <w:rPr>
                <w:sz w:val="20"/>
                <w:szCs w:val="20"/>
              </w:rPr>
              <w:t>Mike Monticoli</w:t>
            </w:r>
          </w:p>
        </w:tc>
      </w:tr>
      <w:tr w:rsidRPr="00711690" w:rsidR="009D6987" w:rsidTr="0005420B" w14:paraId="49A68C2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rsidRPr="00711690" w:rsidR="009D6987" w:rsidP="00FA68FE" w:rsidRDefault="009D6987" w14:paraId="239B6F2A" w14:textId="07961ADD">
            <w:pPr>
              <w:jc w:val="left"/>
              <w:rPr>
                <w:sz w:val="20"/>
                <w:szCs w:val="20"/>
                <w:highlight w:val="yellow"/>
              </w:rPr>
            </w:pPr>
            <w:r w:rsidRPr="00485A2E">
              <w:rPr>
                <w:sz w:val="20"/>
                <w:szCs w:val="20"/>
              </w:rPr>
              <w:t>Präsentation</w:t>
            </w:r>
          </w:p>
        </w:tc>
        <w:tc>
          <w:tcPr>
            <w:tcW w:w="5518" w:type="dxa"/>
          </w:tcPr>
          <w:p w:rsidRPr="00711690" w:rsidR="009D6987" w:rsidP="00FA68FE" w:rsidRDefault="00485A2E" w14:paraId="1D045110" w14:textId="04A5C64C">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Pr>
                <w:sz w:val="20"/>
                <w:szCs w:val="20"/>
              </w:rPr>
              <w:t>Der Entwicklergruppe stehen am 21.05.2015, 20 Minuten für die Präsentation des Mängel-Managers zur Verfügung wobei die Punkte: Art und Weise der Lösung, Umgang mit Problemen, Funktionsweise des Deployments, Tests, Lessons Learned erläutert werden.</w:t>
            </w:r>
          </w:p>
        </w:tc>
      </w:tr>
      <w:tr w:rsidRPr="00711690" w:rsidR="00286C99" w:rsidTr="0005420B" w14:paraId="6A619275" w14:textId="77777777">
        <w:tc>
          <w:tcPr>
            <w:cnfStyle w:val="000010000000" w:firstRow="0" w:lastRow="0" w:firstColumn="0" w:lastColumn="0" w:oddVBand="1" w:evenVBand="0" w:oddHBand="0" w:evenHBand="0" w:firstRowFirstColumn="0" w:firstRowLastColumn="0" w:lastRowFirstColumn="0" w:lastRowLastColumn="0"/>
            <w:tcW w:w="9067" w:type="dxa"/>
            <w:gridSpan w:val="2"/>
          </w:tcPr>
          <w:p w:rsidRPr="00711690" w:rsidR="00286C99" w:rsidP="00FA68FE" w:rsidRDefault="00286C99" w14:paraId="49E17C12" w14:textId="2AC90708">
            <w:pPr>
              <w:jc w:val="left"/>
              <w:rPr>
                <w:b/>
                <w:sz w:val="20"/>
                <w:szCs w:val="20"/>
              </w:rPr>
            </w:pPr>
            <w:r w:rsidRPr="00711690">
              <w:rPr>
                <w:b/>
                <w:sz w:val="20"/>
                <w:szCs w:val="20"/>
              </w:rPr>
              <w:t>Organisatorische Standards</w:t>
            </w:r>
          </w:p>
        </w:tc>
      </w:tr>
      <w:tr w:rsidRPr="00711690" w:rsidR="00286C99" w:rsidTr="0005420B" w14:paraId="48873D7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rsidRPr="00711690" w:rsidR="00286C99" w:rsidP="00FA68FE" w:rsidRDefault="00AE0511" w14:paraId="3C3C7D21" w14:textId="0F55AC49">
            <w:pPr>
              <w:jc w:val="left"/>
              <w:rPr>
                <w:sz w:val="20"/>
                <w:szCs w:val="20"/>
              </w:rPr>
            </w:pPr>
            <w:r w:rsidRPr="00711690">
              <w:rPr>
                <w:sz w:val="20"/>
                <w:szCs w:val="20"/>
              </w:rPr>
              <w:t>Vorgehensmodell</w:t>
            </w:r>
          </w:p>
        </w:tc>
        <w:tc>
          <w:tcPr>
            <w:tcW w:w="5518" w:type="dxa"/>
          </w:tcPr>
          <w:p w:rsidRPr="00711690" w:rsidR="00286C99" w:rsidP="007301FB" w:rsidRDefault="00AE0511" w14:paraId="779920AB" w14:textId="5EAD67F1">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rPr>
              <w:t xml:space="preserve">Die Modellierung der Software </w:t>
            </w:r>
            <w:r w:rsidR="007301FB">
              <w:rPr>
                <w:sz w:val="20"/>
                <w:szCs w:val="20"/>
              </w:rPr>
              <w:t>sollte</w:t>
            </w:r>
            <w:r w:rsidRPr="00711690">
              <w:rPr>
                <w:sz w:val="20"/>
                <w:szCs w:val="20"/>
              </w:rPr>
              <w:t xml:space="preserve"> mit Hilfe von „use case diagram“ in der Modelierungssprache „Unified Modeling Language“</w:t>
            </w:r>
            <w:r w:rsidRPr="00711690" w:rsidR="002E3E63">
              <w:rPr>
                <w:sz w:val="20"/>
                <w:szCs w:val="20"/>
              </w:rPr>
              <w:t xml:space="preserve"> (UML)</w:t>
            </w:r>
            <w:r w:rsidRPr="00711690">
              <w:rPr>
                <w:sz w:val="20"/>
                <w:szCs w:val="20"/>
              </w:rPr>
              <w:t xml:space="preserve"> durchg</w:t>
            </w:r>
            <w:r w:rsidRPr="00711690" w:rsidR="002E3E63">
              <w:rPr>
                <w:sz w:val="20"/>
                <w:szCs w:val="20"/>
              </w:rPr>
              <w:t xml:space="preserve">eführt. Zusätzlich wird ein </w:t>
            </w:r>
            <w:r w:rsidRPr="00711690">
              <w:rPr>
                <w:sz w:val="20"/>
                <w:szCs w:val="20"/>
              </w:rPr>
              <w:t>„Entity-Relationship-Modell“</w:t>
            </w:r>
            <w:r w:rsidRPr="00711690" w:rsidR="00442194">
              <w:rPr>
                <w:sz w:val="20"/>
                <w:szCs w:val="20"/>
              </w:rPr>
              <w:t xml:space="preserve"> (ERM) der </w:t>
            </w:r>
            <w:r w:rsidRPr="00711690" w:rsidR="002E3E63">
              <w:rPr>
                <w:sz w:val="20"/>
                <w:szCs w:val="20"/>
              </w:rPr>
              <w:t>zukünftigen</w:t>
            </w:r>
            <w:r w:rsidRPr="00711690" w:rsidR="00442194">
              <w:rPr>
                <w:sz w:val="20"/>
                <w:szCs w:val="20"/>
              </w:rPr>
              <w:t xml:space="preserve"> Datenbank erstellt.</w:t>
            </w:r>
            <w:r w:rsidRPr="00711690" w:rsidR="00D70F32">
              <w:rPr>
                <w:sz w:val="20"/>
                <w:szCs w:val="20"/>
              </w:rPr>
              <w:t xml:space="preserve"> </w:t>
            </w:r>
          </w:p>
        </w:tc>
      </w:tr>
      <w:tr w:rsidRPr="00485A2E" w:rsidR="00442194" w:rsidTr="0005420B" w14:paraId="4B49074A" w14:textId="77777777">
        <w:tc>
          <w:tcPr>
            <w:cnfStyle w:val="000010000000" w:firstRow="0" w:lastRow="0" w:firstColumn="0" w:lastColumn="0" w:oddVBand="1" w:evenVBand="0" w:oddHBand="0" w:evenHBand="0" w:firstRowFirstColumn="0" w:firstRowLastColumn="0" w:lastRowFirstColumn="0" w:lastRowLastColumn="0"/>
            <w:tcW w:w="3549" w:type="dxa"/>
          </w:tcPr>
          <w:p w:rsidRPr="007C292C" w:rsidR="00442194" w:rsidP="00FA68FE" w:rsidRDefault="00442194" w14:paraId="0E5FA584" w14:textId="05A32914">
            <w:pPr>
              <w:jc w:val="left"/>
              <w:rPr>
                <w:sz w:val="20"/>
                <w:szCs w:val="20"/>
              </w:rPr>
            </w:pPr>
            <w:r w:rsidRPr="007C292C">
              <w:rPr>
                <w:sz w:val="20"/>
                <w:szCs w:val="20"/>
              </w:rPr>
              <w:t xml:space="preserve">Entwicklungswerkzeuge </w:t>
            </w:r>
          </w:p>
        </w:tc>
        <w:tc>
          <w:tcPr>
            <w:tcW w:w="5518" w:type="dxa"/>
          </w:tcPr>
          <w:p w:rsidR="007C292C" w:rsidP="00485A2E" w:rsidRDefault="00485A2E" w14:paraId="14CEFABA" w14:textId="77777777">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7C292C">
              <w:rPr>
                <w:sz w:val="20"/>
                <w:szCs w:val="20"/>
                <w:lang w:val="de-CH"/>
              </w:rPr>
              <w:t>Eine Versionierungsverwaltungsoftware wird aufgrund der Parallelen Arbeiten von verschiedenen Projektmitarbeitern vorausgesetzt. Für die Erstellung der use case diagramme wurde uns der Enterpise Architect, von den Auftraggebern, empfohlen.</w:t>
            </w:r>
          </w:p>
          <w:p w:rsidRPr="007C292C" w:rsidR="00DB172F" w:rsidP="007C292C" w:rsidRDefault="007C292C" w14:paraId="065D7B1F" w14:textId="2A48F207">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t>Weiterhin wird auch empfohlen, dass man als Datenbankmangementsystem die PostgreSQL Anwedung verwenden sollte.</w:t>
            </w:r>
          </w:p>
        </w:tc>
      </w:tr>
      <w:tr w:rsidRPr="00711690" w:rsidR="009D6987" w:rsidTr="0005420B" w14:paraId="45B6382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rsidRPr="00711690" w:rsidR="009D6987" w:rsidP="00FA68FE" w:rsidRDefault="007301FB" w14:paraId="56168DC8" w14:textId="1357FE12">
            <w:pPr>
              <w:jc w:val="left"/>
              <w:rPr>
                <w:sz w:val="20"/>
                <w:szCs w:val="20"/>
                <w:highlight w:val="yellow"/>
              </w:rPr>
            </w:pPr>
            <w:r w:rsidRPr="007301FB">
              <w:rPr>
                <w:sz w:val="20"/>
                <w:szCs w:val="20"/>
              </w:rPr>
              <w:t xml:space="preserve">GUI </w:t>
            </w:r>
            <w:r w:rsidRPr="007301FB" w:rsidR="009D6987">
              <w:rPr>
                <w:sz w:val="20"/>
                <w:szCs w:val="20"/>
              </w:rPr>
              <w:t>Mockup</w:t>
            </w:r>
          </w:p>
        </w:tc>
        <w:tc>
          <w:tcPr>
            <w:tcW w:w="5518" w:type="dxa"/>
          </w:tcPr>
          <w:p w:rsidRPr="007301FB" w:rsidR="009D6987" w:rsidP="00442194" w:rsidRDefault="007301FB" w14:paraId="3A4A0BDF" w14:textId="157933F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Bevor das GUI implementiert wird muss ein Mockup den Auftraggebern vorgestellt werden.</w:t>
            </w:r>
          </w:p>
        </w:tc>
      </w:tr>
      <w:tr w:rsidRPr="00711690" w:rsidR="00442194" w:rsidTr="0005420B" w14:paraId="2EA74A3A" w14:textId="77777777">
        <w:tc>
          <w:tcPr>
            <w:cnfStyle w:val="000010000000" w:firstRow="0" w:lastRow="0" w:firstColumn="0" w:lastColumn="0" w:oddVBand="1" w:evenVBand="0" w:oddHBand="0" w:evenHBand="0" w:firstRowFirstColumn="0" w:firstRowLastColumn="0" w:lastRowFirstColumn="0" w:lastRowLastColumn="0"/>
            <w:tcW w:w="3549" w:type="dxa"/>
          </w:tcPr>
          <w:p w:rsidRPr="00711690" w:rsidR="00442194" w:rsidP="00442194" w:rsidRDefault="00442194" w14:paraId="757FB253" w14:textId="77777777">
            <w:pPr>
              <w:jc w:val="left"/>
              <w:rPr>
                <w:sz w:val="20"/>
                <w:szCs w:val="20"/>
              </w:rPr>
            </w:pPr>
            <w:r w:rsidRPr="00711690">
              <w:rPr>
                <w:sz w:val="20"/>
                <w:szCs w:val="20"/>
              </w:rPr>
              <w:t>Konfigurations- und</w:t>
            </w:r>
          </w:p>
          <w:p w:rsidRPr="00711690" w:rsidR="00442194" w:rsidP="00442194" w:rsidRDefault="00442194" w14:paraId="4E793B4C" w14:textId="3EE908AC">
            <w:pPr>
              <w:jc w:val="left"/>
              <w:rPr>
                <w:sz w:val="20"/>
                <w:szCs w:val="20"/>
                <w:highlight w:val="yellow"/>
              </w:rPr>
            </w:pPr>
            <w:r w:rsidRPr="00711690">
              <w:rPr>
                <w:sz w:val="20"/>
                <w:szCs w:val="20"/>
              </w:rPr>
              <w:t>Versionsverwaltung</w:t>
            </w:r>
          </w:p>
        </w:tc>
        <w:tc>
          <w:tcPr>
            <w:tcW w:w="5518" w:type="dxa"/>
          </w:tcPr>
          <w:p w:rsidRPr="00711690" w:rsidR="00442194" w:rsidP="009D6987" w:rsidRDefault="009D6987" w14:paraId="1BE4AC00" w14:textId="3EE47130">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rPr>
              <w:t xml:space="preserve">Das ganze Projekt wird als „public repositorie“ von „GitHub“ gehostet womit direkt auch „Git“ für die Versionsverwaltung zum Einsatz kommt. </w:t>
            </w:r>
          </w:p>
        </w:tc>
      </w:tr>
      <w:tr w:rsidRPr="00711690" w:rsidR="00442194" w:rsidTr="0005420B" w14:paraId="30EFF44B"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rsidRPr="00711690" w:rsidR="00442194" w:rsidP="00442194" w:rsidRDefault="00442194" w14:paraId="350EC7A6" w14:textId="77777777">
            <w:pPr>
              <w:jc w:val="left"/>
              <w:rPr>
                <w:sz w:val="20"/>
                <w:szCs w:val="20"/>
              </w:rPr>
            </w:pPr>
            <w:r w:rsidRPr="00711690">
              <w:rPr>
                <w:sz w:val="20"/>
                <w:szCs w:val="20"/>
              </w:rPr>
              <w:t>Testwerkzeuge und</w:t>
            </w:r>
          </w:p>
          <w:p w:rsidRPr="00711690" w:rsidR="00442194" w:rsidP="00442194" w:rsidRDefault="00711690" w14:paraId="3C8CA996" w14:textId="389E98ED">
            <w:pPr>
              <w:jc w:val="left"/>
              <w:rPr>
                <w:sz w:val="20"/>
                <w:szCs w:val="20"/>
              </w:rPr>
            </w:pPr>
            <w:r w:rsidRPr="00711690">
              <w:rPr>
                <w:sz w:val="20"/>
                <w:szCs w:val="20"/>
              </w:rPr>
              <w:t>Prozesse</w:t>
            </w:r>
          </w:p>
        </w:tc>
        <w:tc>
          <w:tcPr>
            <w:tcW w:w="5518" w:type="dxa"/>
          </w:tcPr>
          <w:p w:rsidRPr="00711690" w:rsidR="00442194" w:rsidP="007301FB" w:rsidRDefault="007301FB" w14:paraId="7B52C22B" w14:textId="1184475D">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Pr>
                <w:sz w:val="20"/>
                <w:szCs w:val="20"/>
              </w:rPr>
              <w:t xml:space="preserve">Für jede Schicht müssen für mindestens zwei Klassen nach dem TDD-Verfahren (test driven development) mit JUnit  schon im Voraus die entsprechenden Testklassen erstellt werden. </w:t>
            </w:r>
          </w:p>
        </w:tc>
      </w:tr>
      <w:tr w:rsidRPr="00711690" w:rsidR="00286C99" w:rsidTr="0005420B" w14:paraId="60FF7D11" w14:textId="77777777">
        <w:tc>
          <w:tcPr>
            <w:cnfStyle w:val="000010000000" w:firstRow="0" w:lastRow="0" w:firstColumn="0" w:lastColumn="0" w:oddVBand="1" w:evenVBand="0" w:oddHBand="0" w:evenHBand="0" w:firstRowFirstColumn="0" w:firstRowLastColumn="0" w:lastRowFirstColumn="0" w:lastRowLastColumn="0"/>
            <w:tcW w:w="9067" w:type="dxa"/>
            <w:gridSpan w:val="2"/>
          </w:tcPr>
          <w:p w:rsidRPr="00711690" w:rsidR="00286C99" w:rsidP="00FA68FE" w:rsidRDefault="00286C99" w14:paraId="074E46D1" w14:textId="77777777">
            <w:pPr>
              <w:jc w:val="left"/>
              <w:rPr>
                <w:b/>
                <w:sz w:val="20"/>
                <w:szCs w:val="20"/>
              </w:rPr>
            </w:pPr>
            <w:r w:rsidRPr="00711690">
              <w:rPr>
                <w:b/>
                <w:sz w:val="20"/>
                <w:szCs w:val="20"/>
              </w:rPr>
              <w:t>Juristische Faktoren</w:t>
            </w:r>
          </w:p>
        </w:tc>
      </w:tr>
      <w:tr w:rsidRPr="00711690" w:rsidR="00286C99" w:rsidTr="0005420B" w14:paraId="68AC5EC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rsidRPr="00711690" w:rsidR="00286C99" w:rsidP="00FA68FE" w:rsidRDefault="00AE0511" w14:paraId="446DD768" w14:textId="155400ED">
            <w:pPr>
              <w:jc w:val="left"/>
              <w:rPr>
                <w:sz w:val="20"/>
                <w:szCs w:val="20"/>
              </w:rPr>
            </w:pPr>
            <w:r w:rsidRPr="00711690">
              <w:rPr>
                <w:sz w:val="20"/>
                <w:szCs w:val="20"/>
              </w:rPr>
              <w:t>Datenschutz</w:t>
            </w:r>
          </w:p>
        </w:tc>
        <w:tc>
          <w:tcPr>
            <w:tcW w:w="5518" w:type="dxa"/>
          </w:tcPr>
          <w:p w:rsidRPr="00711690" w:rsidR="00286C99" w:rsidP="007301FB" w:rsidRDefault="007301FB" w14:paraId="44ED8FA4" w14:textId="3DFCCC8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Das System muss </w:t>
            </w:r>
            <w:r w:rsidRPr="00711690" w:rsidR="00AE0511">
              <w:rPr>
                <w:sz w:val="20"/>
                <w:szCs w:val="20"/>
              </w:rPr>
              <w:t>nach Belieben konfiguriert werden, im Normalfall haben die Unternehmen nur auf Daten Zugriff die für Ihren Geschäftsfall auch relevant ist.</w:t>
            </w:r>
          </w:p>
        </w:tc>
      </w:tr>
    </w:tbl>
    <w:p w:rsidRPr="00D62916" w:rsidR="00286C99" w:rsidP="00286C99" w:rsidRDefault="00286C99" w14:paraId="43DC8A51" w14:textId="77777777">
      <w:pPr>
        <w:spacing w:before="56" w:after="113"/>
        <w:rPr>
          <w:rFonts w:cs="Arial"/>
          <w:sz w:val="20"/>
        </w:rPr>
      </w:pPr>
      <w:bookmarkStart w:name="OLE_LINK155" w:id="40"/>
      <w:bookmarkStart w:name="OLE_LINK156" w:id="41"/>
      <w:bookmarkEnd w:id="38"/>
      <w:bookmarkEnd w:id="39"/>
      <w:r w:rsidRPr="00D62916">
        <w:rPr>
          <w:rFonts w:cs="Arial"/>
          <w:sz w:val="20"/>
        </w:rPr>
        <w:t> </w:t>
      </w:r>
    </w:p>
    <w:p w:rsidR="00286C99" w:rsidP="00112EDC" w:rsidRDefault="00286C99" w14:paraId="39F19006" w14:textId="2127A66D">
      <w:pPr>
        <w:pStyle w:val="berschrift2"/>
      </w:pPr>
      <w:bookmarkStart w:name="_Toc22396697" w:id="42"/>
      <w:bookmarkStart w:name="_Toc161293430" w:id="43"/>
      <w:bookmarkStart w:name="_Toc419726840" w:id="44"/>
      <w:bookmarkEnd w:id="40"/>
      <w:bookmarkEnd w:id="41"/>
      <w:r w:rsidRPr="00D62916">
        <w:t>Konventionen</w:t>
      </w:r>
      <w:bookmarkEnd w:id="42"/>
      <w:bookmarkEnd w:id="43"/>
      <w:bookmarkEnd w:id="44"/>
    </w:p>
    <w:tbl>
      <w:tblPr>
        <w:tblStyle w:val="Gitternetztabelle3Akzent2"/>
        <w:tblW w:w="9067" w:type="dxa"/>
        <w:tblLayout w:type="fixed"/>
        <w:tblLook w:val="0000" w:firstRow="0" w:lastRow="0" w:firstColumn="0" w:lastColumn="0" w:noHBand="0" w:noVBand="0"/>
      </w:tblPr>
      <w:tblGrid>
        <w:gridCol w:w="2625"/>
        <w:gridCol w:w="6442"/>
      </w:tblGrid>
      <w:tr w:rsidRPr="00711690" w:rsidR="004E7C5F" w:rsidTr="0005420B" w14:paraId="4E2A943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rsidRPr="00711690" w:rsidR="004E7C5F" w:rsidP="004E7C5F" w:rsidRDefault="004E7C5F" w14:paraId="36B4B904" w14:textId="4FEA2B73">
            <w:pPr>
              <w:jc w:val="left"/>
              <w:rPr>
                <w:b/>
                <w:sz w:val="20"/>
              </w:rPr>
            </w:pPr>
            <w:bookmarkStart w:name="_Toc22396698" w:id="45"/>
            <w:bookmarkStart w:name="_Toc161293431" w:id="46"/>
            <w:r w:rsidRPr="00711690">
              <w:rPr>
                <w:b/>
                <w:sz w:val="20"/>
              </w:rPr>
              <w:t>Konventionen</w:t>
            </w:r>
          </w:p>
        </w:tc>
      </w:tr>
      <w:tr w:rsidRPr="00711690" w:rsidR="004E7C5F" w:rsidTr="0005420B" w14:paraId="766A26B8" w14:textId="77777777">
        <w:tc>
          <w:tcPr>
            <w:cnfStyle w:val="000010000000" w:firstRow="0" w:lastRow="0" w:firstColumn="0" w:lastColumn="0" w:oddVBand="1" w:evenVBand="0" w:oddHBand="0" w:evenHBand="0" w:firstRowFirstColumn="0" w:firstRowLastColumn="0" w:lastRowFirstColumn="0" w:lastRowLastColumn="0"/>
            <w:tcW w:w="2625" w:type="dxa"/>
          </w:tcPr>
          <w:p w:rsidRPr="00711690" w:rsidR="004E7C5F" w:rsidP="00054321" w:rsidRDefault="004E7C5F" w14:paraId="5284B994" w14:textId="2CB9287F">
            <w:pPr>
              <w:jc w:val="left"/>
              <w:rPr>
                <w:sz w:val="20"/>
              </w:rPr>
            </w:pPr>
            <w:r w:rsidRPr="00711690">
              <w:rPr>
                <w:sz w:val="20"/>
              </w:rPr>
              <w:t xml:space="preserve"> Architekturdokumentation</w:t>
            </w:r>
          </w:p>
        </w:tc>
        <w:tc>
          <w:tcPr>
            <w:tcW w:w="6442" w:type="dxa"/>
          </w:tcPr>
          <w:p w:rsidRPr="00711690" w:rsidR="004E7C5F" w:rsidP="00054321" w:rsidRDefault="004E7C5F" w14:paraId="48D03410" w14:textId="0492E98C">
            <w:pPr>
              <w:jc w:val="left"/>
              <w:cnfStyle w:val="000000000000" w:firstRow="0" w:lastRow="0" w:firstColumn="0" w:lastColumn="0" w:oddVBand="0" w:evenVBand="0" w:oddHBand="0" w:evenHBand="0" w:firstRowFirstColumn="0" w:firstRowLastColumn="0" w:lastRowFirstColumn="0" w:lastRowLastColumn="0"/>
              <w:rPr>
                <w:sz w:val="20"/>
              </w:rPr>
            </w:pPr>
            <w:r w:rsidRPr="00711690">
              <w:rPr>
                <w:sz w:val="20"/>
              </w:rPr>
              <w:t>Dokumentierung des ganzen Softwareprozesses unter Benützung des arc42-Template</w:t>
            </w:r>
            <w:r w:rsidRPr="00711690" w:rsidR="00B23E01">
              <w:rPr>
                <w:sz w:val="20"/>
              </w:rPr>
              <w:t>-v60.</w:t>
            </w:r>
          </w:p>
        </w:tc>
      </w:tr>
      <w:tr w:rsidRPr="00711690" w:rsidR="004E7C5F" w:rsidTr="0005420B" w14:paraId="2DFCA1F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25" w:type="dxa"/>
          </w:tcPr>
          <w:p w:rsidRPr="00711690" w:rsidR="004E7C5F" w:rsidP="00054321" w:rsidRDefault="00B23E01" w14:paraId="4FFB1E0C" w14:textId="000A2D8E">
            <w:pPr>
              <w:jc w:val="left"/>
              <w:rPr>
                <w:sz w:val="20"/>
              </w:rPr>
            </w:pPr>
            <w:r w:rsidRPr="00711690">
              <w:rPr>
                <w:sz w:val="20"/>
              </w:rPr>
              <w:t>Implementierungsrichtlinien</w:t>
            </w:r>
          </w:p>
        </w:tc>
        <w:tc>
          <w:tcPr>
            <w:tcW w:w="6442" w:type="dxa"/>
          </w:tcPr>
          <w:p w:rsidRPr="00711690" w:rsidR="004E7C5F" w:rsidP="00054321" w:rsidRDefault="00B23E01" w14:paraId="6FBC830E" w14:textId="7DAA7ED4">
            <w:pPr>
              <w:jc w:val="left"/>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Sich an die Grundlegenden Java Coding Conventions von Oracle halten. </w:t>
            </w:r>
          </w:p>
        </w:tc>
      </w:tr>
    </w:tbl>
    <w:p w:rsidRPr="00D62916" w:rsidR="00286C99" w:rsidP="00286C99" w:rsidRDefault="00286C99" w14:paraId="032EFB31" w14:textId="77777777">
      <w:pPr>
        <w:pStyle w:val="berschrift1"/>
      </w:pPr>
      <w:bookmarkStart w:name="_Toc419726841" w:id="47"/>
      <w:r w:rsidRPr="00D62916">
        <w:t>Kontext</w:t>
      </w:r>
      <w:bookmarkEnd w:id="45"/>
      <w:r w:rsidRPr="00D62916">
        <w:t>abgrenzung</w:t>
      </w:r>
      <w:bookmarkEnd w:id="46"/>
      <w:bookmarkEnd w:id="47"/>
    </w:p>
    <w:p w:rsidR="00112EDC" w:rsidP="00286C99" w:rsidRDefault="00112EDC" w14:paraId="1FC4995D" w14:textId="77777777">
      <w:pPr>
        <w:spacing w:before="56" w:after="113"/>
        <w:ind w:left="-5"/>
        <w:rPr>
          <w:rFonts w:cs="Arial"/>
          <w:sz w:val="20"/>
        </w:rPr>
      </w:pPr>
      <w:bookmarkStart w:name="OLE_LINK61" w:id="48"/>
      <w:bookmarkStart w:name="OLE_LINK62" w:id="49"/>
      <w:bookmarkStart w:name="OLE_LINK15" w:id="50"/>
      <w:bookmarkStart w:name="OLE_LINK16" w:id="51"/>
    </w:p>
    <w:tbl>
      <w:tblPr>
        <w:tblStyle w:val="Gitternetztabelle4Akzent2"/>
        <w:tblW w:w="9067" w:type="dxa"/>
        <w:tblLook w:val="04A0" w:firstRow="1" w:lastRow="0" w:firstColumn="1" w:lastColumn="0" w:noHBand="0" w:noVBand="1"/>
      </w:tblPr>
      <w:tblGrid>
        <w:gridCol w:w="3023"/>
        <w:gridCol w:w="3022"/>
        <w:gridCol w:w="3022"/>
      </w:tblGrid>
      <w:tr w:rsidRPr="00165318" w:rsidR="004C072E" w:rsidTr="0005420B" w14:paraId="3A510AA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bookmarkEnd w:id="48"/>
          <w:bookmarkEnd w:id="49"/>
          <w:bookmarkEnd w:id="50"/>
          <w:bookmarkEnd w:id="51"/>
          <w:p w:rsidRPr="00165318" w:rsidR="004C072E" w:rsidP="00A871CD" w:rsidRDefault="004C072E" w14:paraId="17FD6E37" w14:textId="77777777">
            <w:pPr>
              <w:spacing w:before="56" w:after="113"/>
              <w:rPr>
                <w:rFonts w:cs="Arial"/>
                <w:sz w:val="20"/>
              </w:rPr>
            </w:pPr>
            <w:r w:rsidRPr="00165318">
              <w:rPr>
                <w:rFonts w:cs="Arial"/>
                <w:sz w:val="20"/>
              </w:rPr>
              <w:t>Schnittstelle</w:t>
            </w:r>
          </w:p>
        </w:tc>
        <w:tc>
          <w:tcPr>
            <w:tcW w:w="2642" w:type="dxa"/>
          </w:tcPr>
          <w:p w:rsidRPr="00165318" w:rsidR="004C072E" w:rsidP="00A871CD" w:rsidRDefault="004C072E" w14:paraId="7079E641" w14:textId="77777777">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sidRPr="00165318">
              <w:rPr>
                <w:rFonts w:cs="Arial"/>
                <w:sz w:val="20"/>
              </w:rPr>
              <w:t>Daten</w:t>
            </w:r>
          </w:p>
        </w:tc>
        <w:tc>
          <w:tcPr>
            <w:tcW w:w="2642" w:type="dxa"/>
          </w:tcPr>
          <w:p w:rsidRPr="00165318" w:rsidR="004C072E" w:rsidP="00A871CD" w:rsidRDefault="004C072E" w14:paraId="0F834740" w14:textId="77777777">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sidRPr="00165318">
              <w:rPr>
                <w:rFonts w:cs="Arial"/>
                <w:sz w:val="20"/>
              </w:rPr>
              <w:t>Technologie</w:t>
            </w:r>
          </w:p>
        </w:tc>
      </w:tr>
      <w:tr w:rsidRPr="00165318" w:rsidR="004C072E" w:rsidTr="0005420B" w14:paraId="0B885EF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Pr="00165318" w:rsidR="004C072E" w:rsidP="00A871CD" w:rsidRDefault="004C072E" w14:paraId="5211E562" w14:textId="77777777">
            <w:pPr>
              <w:spacing w:before="56" w:after="113"/>
              <w:rPr>
                <w:rFonts w:cs="Arial"/>
                <w:b w:val="0"/>
                <w:sz w:val="20"/>
              </w:rPr>
            </w:pPr>
            <w:r w:rsidRPr="00165318">
              <w:rPr>
                <w:rFonts w:cs="Arial"/>
                <w:b w:val="0"/>
                <w:sz w:val="20"/>
              </w:rPr>
              <w:t>Java Application</w:t>
            </w:r>
          </w:p>
        </w:tc>
        <w:tc>
          <w:tcPr>
            <w:tcW w:w="2642" w:type="dxa"/>
          </w:tcPr>
          <w:p w:rsidRPr="00165318" w:rsidR="004C072E" w:rsidP="00A871CD" w:rsidRDefault="004C072E" w14:paraId="1399B619" w14:textId="77777777">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165318">
              <w:rPr>
                <w:rFonts w:cs="Arial"/>
                <w:sz w:val="20"/>
              </w:rPr>
              <w:t>Quellcode</w:t>
            </w:r>
          </w:p>
        </w:tc>
        <w:tc>
          <w:tcPr>
            <w:tcW w:w="2642" w:type="dxa"/>
          </w:tcPr>
          <w:p w:rsidRPr="00165318" w:rsidR="004C072E" w:rsidP="00A871CD" w:rsidRDefault="004C072E" w14:paraId="0AEB9A3A" w14:textId="77777777">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165318">
              <w:rPr>
                <w:rFonts w:cs="Arial"/>
                <w:sz w:val="20"/>
              </w:rPr>
              <w:t>Via Webservice</w:t>
            </w:r>
          </w:p>
        </w:tc>
      </w:tr>
      <w:tr w:rsidRPr="00165318" w:rsidR="004C072E" w:rsidTr="0005420B" w14:paraId="03538454" w14:textId="77777777">
        <w:tc>
          <w:tcPr>
            <w:cnfStyle w:val="001000000000" w:firstRow="0" w:lastRow="0" w:firstColumn="1" w:lastColumn="0" w:oddVBand="0" w:evenVBand="0" w:oddHBand="0" w:evenHBand="0" w:firstRowFirstColumn="0" w:firstRowLastColumn="0" w:lastRowFirstColumn="0" w:lastRowLastColumn="0"/>
            <w:tcW w:w="2642" w:type="dxa"/>
          </w:tcPr>
          <w:p w:rsidRPr="00165318" w:rsidR="004C072E" w:rsidP="00A871CD" w:rsidRDefault="004C072E" w14:paraId="09AEFC0D" w14:textId="77777777">
            <w:pPr>
              <w:spacing w:before="56" w:after="113"/>
              <w:rPr>
                <w:rFonts w:cs="Arial"/>
                <w:b w:val="0"/>
                <w:sz w:val="20"/>
              </w:rPr>
            </w:pPr>
            <w:r w:rsidRPr="00165318">
              <w:rPr>
                <w:rFonts w:cs="Arial"/>
                <w:b w:val="0"/>
                <w:sz w:val="20"/>
              </w:rPr>
              <w:t>PostgreSQL</w:t>
            </w:r>
          </w:p>
        </w:tc>
        <w:tc>
          <w:tcPr>
            <w:tcW w:w="2642" w:type="dxa"/>
          </w:tcPr>
          <w:p w:rsidRPr="00165318" w:rsidR="004C072E" w:rsidP="00A871CD" w:rsidRDefault="004C072E" w14:paraId="1908308D" w14:textId="77777777">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sidRPr="00165318">
              <w:rPr>
                <w:rFonts w:cs="Arial"/>
                <w:sz w:val="20"/>
              </w:rPr>
              <w:t>Objekte</w:t>
            </w:r>
          </w:p>
        </w:tc>
        <w:tc>
          <w:tcPr>
            <w:tcW w:w="2642" w:type="dxa"/>
          </w:tcPr>
          <w:p w:rsidRPr="00165318" w:rsidR="004C072E" w:rsidP="00A871CD" w:rsidRDefault="004C072E" w14:paraId="6A3B630B" w14:textId="77777777">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sidRPr="00165318">
              <w:rPr>
                <w:rFonts w:cs="Arial"/>
                <w:sz w:val="20"/>
              </w:rPr>
              <w:t>RMI</w:t>
            </w:r>
          </w:p>
        </w:tc>
      </w:tr>
    </w:tbl>
    <w:p w:rsidRPr="00D62916" w:rsidR="00286C99" w:rsidP="00286C99" w:rsidRDefault="00286C99" w14:paraId="65C82AF1" w14:textId="77777777">
      <w:pPr>
        <w:spacing w:before="56" w:after="113"/>
        <w:ind w:left="-5"/>
        <w:rPr>
          <w:rFonts w:cs="Arial"/>
          <w:sz w:val="20"/>
        </w:rPr>
      </w:pPr>
    </w:p>
    <w:p w:rsidR="00517008" w:rsidP="00517008" w:rsidRDefault="00286C99" w14:paraId="4B243BB6" w14:textId="77777777">
      <w:pPr>
        <w:pStyle w:val="berschrift2"/>
      </w:pPr>
      <w:bookmarkStart w:name="_Toc22396699" w:id="52"/>
      <w:bookmarkStart w:name="_Toc161293432" w:id="53"/>
      <w:bookmarkStart w:name="_Toc419726842" w:id="54"/>
      <w:r w:rsidRPr="00D62916">
        <w:t>Fachlicher Kontext</w:t>
      </w:r>
      <w:bookmarkEnd w:id="52"/>
      <w:bookmarkEnd w:id="53"/>
      <w:bookmarkEnd w:id="54"/>
    </w:p>
    <w:p w:rsidRPr="00517008" w:rsidR="00517008" w:rsidP="00517008" w:rsidRDefault="004C072E" w14:paraId="705D0DDA" w14:textId="1C07F9E3">
      <w:r>
        <w:object w:dxaOrig="11730" w:dyaOrig="1966" w14:anchorId="5D9E469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53pt;height:75.6pt" o:ole="" type="#_x0000_t75">
            <v:imagedata o:title="" r:id="rId13"/>
          </v:shape>
          <o:OLEObject Type="Embed" ProgID="Visio.Drawing.15" ShapeID="_x0000_i1025" DrawAspect="Content" ObjectID="_1493468613" r:id="rId14"/>
        </w:object>
      </w:r>
    </w:p>
    <w:p w:rsidRPr="00D62916" w:rsidR="00E864AB" w:rsidP="00E864AB" w:rsidRDefault="00E864AB" w14:paraId="3A14F7A4" w14:textId="61FD0F7E">
      <w:pPr>
        <w:pStyle w:val="berschrift1"/>
      </w:pPr>
      <w:bookmarkStart w:name="_Toc419726843" w:id="55"/>
      <w:r>
        <w:t>Lösungsstrategie</w:t>
      </w:r>
      <w:bookmarkEnd w:id="55"/>
    </w:p>
    <w:p w:rsidR="009454DF" w:rsidP="00E864AB" w:rsidRDefault="00A62462" w14:paraId="2C440D40" w14:textId="418BB24B">
      <w:pPr>
        <w:rPr>
          <w:lang w:val="de-CH"/>
        </w:rPr>
      </w:pPr>
      <w:bookmarkStart w:name="OLE_LINK67" w:id="56"/>
      <w:bookmarkStart w:name="OLE_LINK68" w:id="57"/>
      <w:r>
        <w:t xml:space="preserve">Der Mängel-Manager wurde aufgrund </w:t>
      </w:r>
      <w:r w:rsidR="002F1B31">
        <w:t>der Punkte Pla</w:t>
      </w:r>
      <w:r w:rsidR="00844A0D">
        <w:t>t</w:t>
      </w:r>
      <w:r w:rsidR="002F1B31">
        <w:t xml:space="preserve">tformunabhängigkeit, Sicherheit und Flexibilität in der </w:t>
      </w:r>
      <w:r w:rsidR="009454DF">
        <w:t>Programmiersprache</w:t>
      </w:r>
      <w:r w:rsidR="002F1B31">
        <w:t xml:space="preserve"> Java geschrieben und w</w:t>
      </w:r>
      <w:r w:rsidR="002C4164">
        <w:t>eist verschiedene Schichten</w:t>
      </w:r>
      <w:r w:rsidR="009454DF">
        <w:t xml:space="preserve"> wie </w:t>
      </w:r>
      <w:r w:rsidRPr="009454DF" w:rsidR="009454DF">
        <w:rPr>
          <w:lang w:val="de-CH"/>
        </w:rPr>
        <w:t>B</w:t>
      </w:r>
      <w:r w:rsidR="009454DF">
        <w:rPr>
          <w:lang w:val="de-CH"/>
        </w:rPr>
        <w:t>usiness, Model</w:t>
      </w:r>
      <w:r w:rsidR="009454DF">
        <w:t xml:space="preserve">, </w:t>
      </w:r>
      <w:r w:rsidR="009454DF">
        <w:rPr>
          <w:lang w:val="de-CH"/>
        </w:rPr>
        <w:t>Persister</w:t>
      </w:r>
      <w:r w:rsidR="009454DF">
        <w:t xml:space="preserve">, </w:t>
      </w:r>
      <w:r w:rsidR="009454DF">
        <w:rPr>
          <w:lang w:val="de-CH"/>
        </w:rPr>
        <w:t xml:space="preserve">Webservice, </w:t>
      </w:r>
      <w:r w:rsidRPr="009454DF" w:rsidR="009454DF">
        <w:rPr>
          <w:lang w:val="de-CH"/>
        </w:rPr>
        <w:t>RMI</w:t>
      </w:r>
      <w:r w:rsidR="009454DF">
        <w:rPr>
          <w:lang w:val="de-CH"/>
        </w:rPr>
        <w:t xml:space="preserve"> auf. Für weitere Informationen siehe Punkt 7. „Verteilungssicht“.</w:t>
      </w:r>
    </w:p>
    <w:p w:rsidR="009454DF" w:rsidP="00E864AB" w:rsidRDefault="009454DF" w14:paraId="3345DB72" w14:textId="77777777">
      <w:pPr>
        <w:rPr>
          <w:lang w:val="de-CH"/>
        </w:rPr>
      </w:pPr>
    </w:p>
    <w:p w:rsidR="009454DF" w:rsidP="00E864AB" w:rsidRDefault="495D4B3C" w14:paraId="449CC4F9" w14:textId="495D4B3C">
      <w:pPr>
        <w:rPr>
          <w:lang w:val="de-CH"/>
        </w:rPr>
      </w:pPr>
      <w:r w:rsidRPr="495D4B3C">
        <w:rPr>
          <w:lang w:val="de-CH"/>
        </w:rPr>
        <w:t xml:space="preserve">Für die Grafische Benutzeroberfläche (GUI) wurde das aktuelle JavaFX 8 UI-Toolkit ausgewählt. Das Design wurde mithilfe der Layout-Visualisierungs-Software „Scene Builder  welche von Oracle als Open Source Software daherkommt, verwirklicht. Auf Swing wurde bewusst verzichtet, da das neue JavaFX 8 moderner daherkommt, simpel zu bedienen ist und sich rasant weiterentwickelt. </w:t>
      </w:r>
    </w:p>
    <w:p w:rsidR="002C4164" w:rsidP="00E864AB" w:rsidRDefault="002C4164" w14:paraId="4F3F29BE" w14:textId="77777777">
      <w:pPr>
        <w:rPr>
          <w:lang w:val="de-CH"/>
        </w:rPr>
      </w:pPr>
    </w:p>
    <w:p w:rsidR="00633480" w:rsidP="00E864AB" w:rsidRDefault="002C4164" w14:paraId="6D406186" w14:textId="6C0BA068">
      <w:pPr>
        <w:rPr>
          <w:lang w:val="de-CH"/>
        </w:rPr>
      </w:pPr>
      <w:r>
        <w:rPr>
          <w:lang w:val="de-CH"/>
        </w:rPr>
        <w:t>Die Softwarelösung wird eine relationale Datenbank voraussetzen, in unserem Fall wird es das PostgreSQL sein</w:t>
      </w:r>
      <w:r w:rsidR="00633480">
        <w:rPr>
          <w:lang w:val="de-CH"/>
        </w:rPr>
        <w:t>. Das DBMS sollte leicht austauschbar sein weswegen wir auf JDBC (</w:t>
      </w:r>
      <w:r w:rsidRPr="00633480" w:rsidR="00633480">
        <w:rPr>
          <w:lang w:val="de-CH"/>
        </w:rPr>
        <w:t>Java Database Connectivity</w:t>
      </w:r>
      <w:r w:rsidR="00633480">
        <w:rPr>
          <w:lang w:val="de-CH"/>
        </w:rPr>
        <w:t>) setzen um einen Austausch des Datenbankmanagementsystems schnell und einfach vornehmen</w:t>
      </w:r>
      <w:r w:rsidR="00650027">
        <w:rPr>
          <w:lang w:val="de-CH"/>
        </w:rPr>
        <w:t xml:space="preserve"> zu</w:t>
      </w:r>
      <w:r w:rsidR="00633480">
        <w:rPr>
          <w:lang w:val="de-CH"/>
        </w:rPr>
        <w:t xml:space="preserve"> können.</w:t>
      </w:r>
    </w:p>
    <w:p w:rsidR="00844A0D" w:rsidP="00E864AB" w:rsidRDefault="00844A0D" w14:paraId="2743B88C" w14:textId="77777777">
      <w:pPr>
        <w:rPr>
          <w:lang w:val="de-CH"/>
        </w:rPr>
      </w:pPr>
    </w:p>
    <w:p w:rsidRPr="009454DF" w:rsidR="008F343F" w:rsidP="00E864AB" w:rsidRDefault="00844A0D" w14:paraId="1DF18A6A" w14:textId="7249067E">
      <w:pPr>
        <w:rPr>
          <w:lang w:val="de-CH"/>
        </w:rPr>
      </w:pPr>
      <w:r>
        <w:rPr>
          <w:lang w:val="de-CH"/>
        </w:rPr>
        <w:t xml:space="preserve">Es wird versucht vier verschiedene Sichten, also je eine Sicht für einen Stakeholder, zu realisieren. </w:t>
      </w:r>
      <w:r w:rsidRPr="008F343F" w:rsidR="008F343F">
        <w:rPr>
          <w:i/>
          <w:lang w:val="de-CH"/>
        </w:rPr>
        <w:t>Siehe Punkt 5. „Bausteinsicht“ für weitere detaillierte Informationen zu den verschiedenen Views.</w:t>
      </w:r>
      <w:r w:rsidR="008F343F">
        <w:rPr>
          <w:lang w:val="de-CH"/>
        </w:rPr>
        <w:t xml:space="preserve"> </w:t>
      </w:r>
    </w:p>
    <w:p w:rsidRPr="006B0F7C" w:rsidR="00E864AB" w:rsidP="00E864AB" w:rsidRDefault="00E864AB" w14:paraId="2B4B4F7A" w14:textId="1AB7EDA7">
      <w:pPr>
        <w:pStyle w:val="berschrift1"/>
      </w:pPr>
      <w:bookmarkStart w:name="_Toc161293445" w:id="58"/>
      <w:bookmarkStart w:name="_Toc419726844" w:id="59"/>
      <w:bookmarkEnd w:id="56"/>
      <w:bookmarkEnd w:id="57"/>
      <w:r w:rsidRPr="00D62916">
        <w:t>Bausteinsicht</w:t>
      </w:r>
      <w:bookmarkEnd w:id="58"/>
      <w:bookmarkEnd w:id="59"/>
    </w:p>
    <w:p w:rsidRPr="00D62916" w:rsidR="00E864AB" w:rsidP="00E864AB" w:rsidRDefault="00E864AB" w14:paraId="29605C4B" w14:textId="77777777">
      <w:pPr>
        <w:spacing w:before="56" w:after="113"/>
        <w:rPr>
          <w:rFonts w:cs="Arial"/>
          <w:b/>
          <w:bCs/>
          <w:sz w:val="20"/>
        </w:rPr>
      </w:pPr>
    </w:p>
    <w:p w:rsidRPr="00D62916" w:rsidR="00E864AB" w:rsidP="00E864AB" w:rsidRDefault="00E864AB" w14:paraId="70C1639D" w14:textId="77777777">
      <w:pPr>
        <w:pStyle w:val="berschrift2"/>
      </w:pPr>
      <w:bookmarkStart w:name="_Toc161293446" w:id="60"/>
      <w:bookmarkStart w:name="OLE_LINK53" w:id="61"/>
      <w:bookmarkStart w:name="OLE_LINK54" w:id="62"/>
      <w:bookmarkStart w:name="_Toc419726845" w:id="63"/>
      <w:r w:rsidRPr="00D62916">
        <w:t>Ebene 1</w:t>
      </w:r>
      <w:bookmarkEnd w:id="60"/>
      <w:bookmarkEnd w:id="63"/>
    </w:p>
    <w:bookmarkEnd w:id="61"/>
    <w:bookmarkEnd w:id="62"/>
    <w:p w:rsidRPr="00D62916" w:rsidR="00E864AB" w:rsidP="00E864AB" w:rsidRDefault="00E864AB" w14:paraId="4A8D5412" w14:textId="77777777">
      <w:pPr>
        <w:spacing w:before="56" w:after="113"/>
        <w:ind w:left="-5"/>
        <w:rPr>
          <w:rFonts w:cs="Arial"/>
          <w:sz w:val="20"/>
        </w:rPr>
      </w:pPr>
      <w:r w:rsidRPr="00D62916">
        <w:rPr>
          <w:rFonts w:cs="Arial"/>
          <w:sz w:val="20"/>
        </w:rPr>
        <w:t>Die folgende Abbildung zeigt die Hauptbausteine unseres Systems und deren Abhängigkeiten.</w:t>
      </w:r>
    </w:p>
    <w:p w:rsidRPr="00D62916" w:rsidR="00E864AB" w:rsidP="00E864AB" w:rsidRDefault="00E864AB" w14:paraId="2ADF2343" w14:textId="77777777">
      <w:pPr>
        <w:spacing w:before="56" w:after="113"/>
        <w:ind w:left="-5"/>
        <w:rPr>
          <w:rFonts w:cs="Arial"/>
          <w:sz w:val="20"/>
        </w:rPr>
      </w:pPr>
      <w:r w:rsidRPr="00D62916">
        <w:rPr>
          <w:rFonts w:cs="Arial"/>
          <w:sz w:val="20"/>
        </w:rPr>
        <w:t>&lt;hier Überblicksdiagramm einfügen&gt;</w:t>
      </w:r>
    </w:p>
    <w:p w:rsidRPr="00D62916" w:rsidR="00E864AB" w:rsidP="00E864AB" w:rsidRDefault="00E864AB" w14:paraId="4D588A52" w14:textId="77777777">
      <w:pPr>
        <w:spacing w:before="56" w:after="113"/>
        <w:ind w:left="-5"/>
        <w:rPr>
          <w:rFonts w:cs="Arial"/>
          <w:sz w:val="20"/>
        </w:rPr>
      </w:pPr>
    </w:p>
    <w:p w:rsidRPr="00D62916" w:rsidR="00E864AB" w:rsidP="00E864AB" w:rsidRDefault="00E864AB" w14:paraId="58BF427B" w14:textId="77777777">
      <w:pPr>
        <w:spacing w:before="56" w:after="113"/>
        <w:ind w:left="-5"/>
        <w:rPr>
          <w:rFonts w:cs="Arial"/>
          <w:sz w:val="20"/>
        </w:rPr>
      </w:pPr>
      <w:r w:rsidRPr="00D62916">
        <w:rPr>
          <w:rFonts w:cs="Arial"/>
          <w:sz w:val="20"/>
        </w:rPr>
        <w:t>Erläuterung zu Struktur und Abhängigkeiten der Ebene 1:</w:t>
      </w:r>
    </w:p>
    <w:p w:rsidRPr="00D62916" w:rsidR="00E864AB" w:rsidP="00E864AB" w:rsidRDefault="00E864AB" w14:paraId="3C664898" w14:textId="77777777">
      <w:pPr>
        <w:spacing w:before="56" w:after="113"/>
        <w:ind w:left="-5"/>
        <w:rPr>
          <w:rFonts w:cs="Arial"/>
          <w:sz w:val="20"/>
        </w:rPr>
      </w:pPr>
    </w:p>
    <w:p w:rsidRPr="00112EDC" w:rsidR="00E864AB" w:rsidP="00112EDC" w:rsidRDefault="00E864AB" w14:paraId="779D4D9E" w14:textId="14090985">
      <w:pPr>
        <w:pStyle w:val="berschrift3"/>
      </w:pPr>
      <w:r w:rsidRPr="00D62916">
        <w:t xml:space="preserve">Bausteinname 1 (BlackBox-Beschreibung) </w:t>
      </w:r>
    </w:p>
    <w:p w:rsidRPr="00D62916" w:rsidR="00E864AB" w:rsidP="00E864AB" w:rsidRDefault="00E864AB" w14:paraId="68B795AA" w14:textId="77777777">
      <w:pPr>
        <w:spacing w:before="56" w:after="113"/>
        <w:rPr>
          <w:rFonts w:cs="Arial"/>
          <w:sz w:val="20"/>
        </w:rPr>
      </w:pPr>
      <w:r w:rsidRPr="00D62916">
        <w:rPr>
          <w:rFonts w:cs="Arial"/>
          <w:sz w:val="20"/>
        </w:rPr>
        <w:t>&lt;Black Box Template des Bausteins hier einfügen&gt;</w:t>
      </w:r>
    </w:p>
    <w:p w:rsidRPr="00D62916" w:rsidR="00E864AB" w:rsidP="00E864AB" w:rsidRDefault="00E864AB" w14:paraId="65F590EB" w14:textId="77777777">
      <w:pPr>
        <w:pStyle w:val="berschrift3"/>
      </w:pPr>
      <w:r w:rsidRPr="00D62916">
        <w:t>Bausteinname 2 (Black Box-Beschreibung)</w:t>
      </w:r>
    </w:p>
    <w:p w:rsidRPr="00D62916" w:rsidR="00E864AB" w:rsidP="00E864AB" w:rsidRDefault="00E864AB" w14:paraId="18C5725F" w14:textId="77777777">
      <w:pPr>
        <w:rPr>
          <w:rFonts w:cs="Arial"/>
        </w:rPr>
      </w:pPr>
    </w:p>
    <w:p w:rsidRPr="00D62916" w:rsidR="00E864AB" w:rsidP="00E864AB" w:rsidRDefault="00E864AB" w14:paraId="69C168AC" w14:textId="77777777">
      <w:pPr>
        <w:spacing w:before="56" w:after="113"/>
        <w:rPr>
          <w:rFonts w:cs="Arial"/>
          <w:sz w:val="20"/>
        </w:rPr>
      </w:pPr>
      <w:r w:rsidRPr="00D62916">
        <w:rPr>
          <w:rFonts w:cs="Arial"/>
          <w:sz w:val="20"/>
        </w:rPr>
        <w:t>&lt;Black Box Template des Bausteins hier einfügen&gt;</w:t>
      </w:r>
    </w:p>
    <w:p w:rsidRPr="00D62916" w:rsidR="00E864AB" w:rsidP="00E864AB" w:rsidRDefault="00E864AB" w14:paraId="3BD9773C" w14:textId="77777777">
      <w:pPr>
        <w:pStyle w:val="berschrift3"/>
      </w:pPr>
      <w:r w:rsidRPr="00D62916">
        <w:t>...</w:t>
      </w:r>
    </w:p>
    <w:p w:rsidRPr="00D62916" w:rsidR="00E864AB" w:rsidP="00E864AB" w:rsidRDefault="00E864AB" w14:paraId="20C01017" w14:textId="77777777">
      <w:pPr>
        <w:spacing w:before="56" w:after="113"/>
        <w:rPr>
          <w:rFonts w:cs="Arial"/>
          <w:sz w:val="20"/>
        </w:rPr>
      </w:pPr>
    </w:p>
    <w:p w:rsidRPr="00D62916" w:rsidR="00E864AB" w:rsidP="00E864AB" w:rsidRDefault="00E864AB" w14:paraId="03360D4A" w14:textId="77777777">
      <w:pPr>
        <w:spacing w:before="56" w:after="113"/>
        <w:rPr>
          <w:rFonts w:cs="Arial"/>
          <w:sz w:val="20"/>
        </w:rPr>
      </w:pPr>
      <w:r w:rsidRPr="00D62916">
        <w:rPr>
          <w:rFonts w:cs="Arial"/>
          <w:sz w:val="20"/>
        </w:rPr>
        <w:t>&lt;Black Box Template des Bausteins hier einfügen&gt;</w:t>
      </w:r>
    </w:p>
    <w:p w:rsidRPr="00D62916" w:rsidR="00E864AB" w:rsidP="00E864AB" w:rsidRDefault="00E864AB" w14:paraId="4BA87592" w14:textId="77777777">
      <w:pPr>
        <w:pStyle w:val="berschrift3"/>
      </w:pPr>
      <w:r w:rsidRPr="00D62916">
        <w:t>Bausteinname n (Black Box-Beschreibung)</w:t>
      </w:r>
    </w:p>
    <w:p w:rsidRPr="00D62916" w:rsidR="00E864AB" w:rsidP="00E864AB" w:rsidRDefault="00E864AB" w14:paraId="18B349E5" w14:textId="77777777">
      <w:pPr>
        <w:spacing w:before="56" w:after="113"/>
        <w:rPr>
          <w:rFonts w:cs="Arial"/>
          <w:sz w:val="20"/>
        </w:rPr>
      </w:pPr>
    </w:p>
    <w:p w:rsidRPr="00D62916" w:rsidR="00E864AB" w:rsidP="00E864AB" w:rsidRDefault="00E864AB" w14:paraId="3126973B" w14:textId="77777777">
      <w:pPr>
        <w:spacing w:before="56" w:after="113"/>
        <w:rPr>
          <w:rFonts w:cs="Arial"/>
          <w:sz w:val="20"/>
        </w:rPr>
      </w:pPr>
      <w:r w:rsidRPr="00D62916">
        <w:rPr>
          <w:rFonts w:cs="Arial"/>
          <w:sz w:val="20"/>
        </w:rPr>
        <w:t>&lt;Black Box Template des Bausteins hier einfügen&gt;</w:t>
      </w:r>
    </w:p>
    <w:p w:rsidRPr="00D62916" w:rsidR="00E864AB" w:rsidP="00E864AB" w:rsidRDefault="00E864AB" w14:paraId="30847F63" w14:textId="77777777">
      <w:pPr>
        <w:pStyle w:val="berschrift3"/>
      </w:pPr>
      <w:r w:rsidRPr="00D62916">
        <w:t>Offene Punkte</w:t>
      </w:r>
    </w:p>
    <w:p w:rsidRPr="00D62916" w:rsidR="00E864AB" w:rsidP="00E864AB" w:rsidRDefault="00E864AB" w14:paraId="6617C158" w14:textId="77777777">
      <w:pPr>
        <w:pStyle w:val="berschrift2"/>
      </w:pPr>
      <w:bookmarkStart w:name="_Toc161293447" w:id="64"/>
      <w:bookmarkStart w:name="_Toc419726846" w:id="65"/>
      <w:r w:rsidRPr="00D62916">
        <w:t>Ebene 2</w:t>
      </w:r>
      <w:bookmarkEnd w:id="64"/>
      <w:bookmarkEnd w:id="65"/>
    </w:p>
    <w:p w:rsidRPr="00112EDC" w:rsidR="00E864AB" w:rsidP="00112EDC" w:rsidRDefault="00E864AB" w14:paraId="26911A60" w14:textId="1A3A3C70">
      <w:pPr>
        <w:pStyle w:val="berschrift3"/>
      </w:pPr>
      <w:r w:rsidRPr="00D62916">
        <w:t>Bausteinname 1 (Whitebox-Beschreibung)</w:t>
      </w:r>
    </w:p>
    <w:p w:rsidRPr="00D62916" w:rsidR="00E864AB" w:rsidP="00E864AB" w:rsidRDefault="00E864AB" w14:paraId="27ADA739" w14:textId="77777777">
      <w:pPr>
        <w:spacing w:before="56" w:after="113"/>
        <w:rPr>
          <w:rFonts w:cs="Arial"/>
          <w:sz w:val="20"/>
        </w:rPr>
      </w:pPr>
      <w:r w:rsidRPr="00D62916">
        <w:rPr>
          <w:rFonts w:cs="Arial"/>
          <w:sz w:val="20"/>
        </w:rPr>
        <w:t>&lt; Hier Überblicksdiagramm für Innenleben von Baustein 1 einfügen&gt;</w:t>
      </w:r>
    </w:p>
    <w:p w:rsidRPr="00D62916" w:rsidR="00E864AB" w:rsidP="00E864AB" w:rsidRDefault="00E864AB" w14:paraId="4BF50116" w14:textId="77777777">
      <w:pPr>
        <w:pStyle w:val="berschrift4"/>
      </w:pPr>
      <w:r w:rsidRPr="00D62916">
        <w:t xml:space="preserve">Bausteinname 1.1 (BlackBox Beschreibung) </w:t>
      </w:r>
    </w:p>
    <w:p w:rsidRPr="00D62916" w:rsidR="00E864AB" w:rsidP="00E864AB" w:rsidRDefault="00E864AB" w14:paraId="1137787F"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181648E7"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29F77234"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14E4F5C8"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2EB5B8AC"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0C7A6F1C"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500549BB"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75EA6C7D"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3D50E448" w14:textId="77777777">
      <w:pPr>
        <w:numPr>
          <w:ilvl w:val="0"/>
          <w:numId w:val="2"/>
        </w:numPr>
        <w:spacing w:before="56" w:after="113"/>
        <w:ind w:left="428" w:hanging="375"/>
        <w:rPr>
          <w:rFonts w:cs="Arial"/>
          <w:sz w:val="20"/>
        </w:rPr>
      </w:pPr>
      <w:r w:rsidRPr="00D62916">
        <w:rPr>
          <w:rFonts w:cs="Arial"/>
          <w:sz w:val="20"/>
        </w:rPr>
        <w:t>Offene Punkte:</w:t>
      </w:r>
    </w:p>
    <w:p w:rsidRPr="00D62916" w:rsidR="00E864AB" w:rsidP="00E864AB" w:rsidRDefault="00E864AB" w14:paraId="63527525" w14:textId="77777777">
      <w:pPr>
        <w:pStyle w:val="berschrift4"/>
      </w:pPr>
      <w:r w:rsidRPr="00D62916">
        <w:t>Bausteinname 1.2 (Black Box Beschreibung)</w:t>
      </w:r>
    </w:p>
    <w:p w:rsidRPr="00D62916" w:rsidR="00E864AB" w:rsidP="00E864AB" w:rsidRDefault="00E864AB" w14:paraId="6D650838"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57F94F3E"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1261E3F4"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5072C6BB"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5E3ECB86"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2A12BA7C"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2B88E29E"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3D6A8A63"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3B4BBA47" w14:textId="77777777">
      <w:pPr>
        <w:numPr>
          <w:ilvl w:val="0"/>
          <w:numId w:val="2"/>
        </w:numPr>
        <w:spacing w:before="56" w:after="113"/>
        <w:ind w:left="428" w:hanging="375"/>
        <w:rPr>
          <w:rFonts w:cs="Arial"/>
          <w:sz w:val="20"/>
        </w:rPr>
      </w:pPr>
      <w:r w:rsidRPr="00D62916">
        <w:rPr>
          <w:rFonts w:cs="Arial"/>
          <w:sz w:val="20"/>
        </w:rPr>
        <w:t>Offene Punkte:</w:t>
      </w:r>
    </w:p>
    <w:p w:rsidRPr="00D62916" w:rsidR="00E864AB" w:rsidP="00E864AB" w:rsidRDefault="00E864AB" w14:paraId="6336061D" w14:textId="77777777">
      <w:pPr>
        <w:pStyle w:val="berschrift4"/>
      </w:pPr>
      <w:r w:rsidRPr="00D62916">
        <w:t>...</w:t>
      </w:r>
    </w:p>
    <w:p w:rsidRPr="00D62916" w:rsidR="00E864AB" w:rsidP="00E864AB" w:rsidRDefault="00E864AB" w14:paraId="2A957BF3" w14:textId="77777777">
      <w:pPr>
        <w:pStyle w:val="berschrift4"/>
      </w:pPr>
      <w:r w:rsidRPr="00D62916">
        <w:t>Bausteinname 1.n (Black Box Beschreibung)</w:t>
      </w:r>
    </w:p>
    <w:p w:rsidRPr="00D62916" w:rsidR="00E864AB" w:rsidP="00E864AB" w:rsidRDefault="00E864AB" w14:paraId="43C0E4F4"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5A1C5003"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0B366819"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414434DD"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70ACDB72"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326BAA76"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6777490E"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663A9645"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70A3BC64" w14:textId="77777777">
      <w:pPr>
        <w:numPr>
          <w:ilvl w:val="0"/>
          <w:numId w:val="2"/>
        </w:numPr>
        <w:spacing w:before="56" w:after="113"/>
        <w:ind w:left="370" w:hanging="375"/>
        <w:rPr>
          <w:rFonts w:cs="Arial"/>
          <w:sz w:val="20"/>
        </w:rPr>
      </w:pPr>
      <w:r w:rsidRPr="00D62916">
        <w:rPr>
          <w:rFonts w:cs="Arial"/>
          <w:sz w:val="20"/>
        </w:rPr>
        <w:t>Offene Punkte:</w:t>
      </w:r>
    </w:p>
    <w:p w:rsidRPr="00D62916" w:rsidR="00E864AB" w:rsidP="00E864AB" w:rsidRDefault="00E864AB" w14:paraId="547F34AC" w14:textId="77777777">
      <w:pPr>
        <w:pStyle w:val="berschrift4"/>
      </w:pPr>
      <w:r w:rsidRPr="00D62916">
        <w:t>Beschreibung der Beziehungen</w:t>
      </w:r>
    </w:p>
    <w:p w:rsidRPr="00D62916" w:rsidR="00E864AB" w:rsidP="00E864AB" w:rsidRDefault="00E864AB" w14:paraId="2F149D80" w14:textId="77777777">
      <w:pPr>
        <w:pStyle w:val="berschrift4"/>
      </w:pPr>
      <w:r w:rsidRPr="00D62916">
        <w:t>Offene Punke</w:t>
      </w:r>
    </w:p>
    <w:p w:rsidRPr="00D62916" w:rsidR="00E864AB" w:rsidP="00E864AB" w:rsidRDefault="00E864AB" w14:paraId="44EB0A5F" w14:textId="77777777">
      <w:pPr>
        <w:pStyle w:val="berschrift3"/>
      </w:pPr>
      <w:r w:rsidRPr="00D62916">
        <w:t>Bausteinname 2 (Whitebox-Beschreibung)</w:t>
      </w:r>
    </w:p>
    <w:p w:rsidRPr="00D62916" w:rsidR="00E864AB" w:rsidP="00E864AB" w:rsidRDefault="00E864AB" w14:paraId="07F9B44F" w14:textId="77777777">
      <w:pPr>
        <w:pStyle w:val="berschrift4"/>
      </w:pPr>
      <w:r w:rsidRPr="00D62916">
        <w:t>Überblicksdiagramm 2 Ebene 2</w:t>
      </w:r>
    </w:p>
    <w:p w:rsidRPr="00D62916" w:rsidR="00E864AB" w:rsidP="00E864AB" w:rsidRDefault="00E864AB" w14:paraId="1186ED5B" w14:textId="77777777">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rsidRPr="00D62916" w:rsidR="00E864AB" w:rsidP="00E864AB" w:rsidRDefault="00E864AB" w14:paraId="004C6772" w14:textId="77777777">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rsidRPr="00D62916" w:rsidR="00E864AB" w:rsidP="00E864AB" w:rsidRDefault="00E864AB" w14:paraId="0E293A69" w14:textId="77777777">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rsidRPr="00D62916" w:rsidR="00E864AB" w:rsidP="00E864AB" w:rsidRDefault="00E864AB" w14:paraId="5EB29840" w14:textId="77777777">
      <w:pPr>
        <w:pStyle w:val="berschrift4"/>
      </w:pPr>
      <w:r w:rsidRPr="00D62916">
        <w:t xml:space="preserve">Bausteinname 2.1 (BlackBox Beschreibung) </w:t>
      </w:r>
    </w:p>
    <w:p w:rsidRPr="00D62916" w:rsidR="00E864AB" w:rsidP="00E864AB" w:rsidRDefault="00E864AB" w14:paraId="0487A9C0"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6387CFEA"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6C402171"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734FD94B"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59500C27"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6EEF2263"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67071138"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152C88DB"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688B0888" w14:textId="77777777">
      <w:pPr>
        <w:numPr>
          <w:ilvl w:val="0"/>
          <w:numId w:val="2"/>
        </w:numPr>
        <w:spacing w:before="56" w:after="113"/>
        <w:ind w:left="370" w:hanging="375"/>
        <w:rPr>
          <w:rFonts w:cs="Arial"/>
          <w:sz w:val="20"/>
        </w:rPr>
      </w:pPr>
      <w:r w:rsidRPr="00D62916">
        <w:rPr>
          <w:rFonts w:cs="Arial"/>
          <w:sz w:val="20"/>
        </w:rPr>
        <w:t>Offene Punkte:</w:t>
      </w:r>
    </w:p>
    <w:p w:rsidRPr="00D62916" w:rsidR="00E864AB" w:rsidP="00E864AB" w:rsidRDefault="00E864AB" w14:paraId="38D3347B" w14:textId="77777777">
      <w:pPr>
        <w:pStyle w:val="berschrift4"/>
      </w:pPr>
      <w:r w:rsidRPr="00D62916">
        <w:t>Bausteinname 2.2 (Black Box Beschreibung)</w:t>
      </w:r>
    </w:p>
    <w:p w:rsidRPr="00D62916" w:rsidR="00E864AB" w:rsidP="00E864AB" w:rsidRDefault="00E864AB" w14:paraId="19911BD1"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6EE4DF30"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5D533277"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5BC3ED26"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066DB68E"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3A0120B4"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58507F4B"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23303B49"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0C5F2D99" w14:textId="77777777">
      <w:pPr>
        <w:numPr>
          <w:ilvl w:val="0"/>
          <w:numId w:val="2"/>
        </w:numPr>
        <w:spacing w:before="56" w:after="113"/>
        <w:ind w:left="370" w:hanging="375"/>
        <w:rPr>
          <w:rFonts w:cs="Arial"/>
          <w:sz w:val="20"/>
        </w:rPr>
      </w:pPr>
      <w:r w:rsidRPr="00D62916">
        <w:rPr>
          <w:rFonts w:cs="Arial"/>
          <w:sz w:val="20"/>
        </w:rPr>
        <w:t>Offene Punkte:</w:t>
      </w:r>
    </w:p>
    <w:p w:rsidRPr="00D62916" w:rsidR="00E864AB" w:rsidP="00E864AB" w:rsidRDefault="00E864AB" w14:paraId="3A650466" w14:textId="77777777">
      <w:pPr>
        <w:pStyle w:val="berschrift4"/>
      </w:pPr>
      <w:r w:rsidRPr="00D62916">
        <w:t>...</w:t>
      </w:r>
    </w:p>
    <w:p w:rsidRPr="00D62916" w:rsidR="00E864AB" w:rsidP="00E864AB" w:rsidRDefault="00E864AB" w14:paraId="50669146" w14:textId="77777777">
      <w:pPr>
        <w:pStyle w:val="berschrift4"/>
      </w:pPr>
      <w:r w:rsidRPr="00D62916">
        <w:t>Bausteinname 2.n (Black Box Beschreibung)</w:t>
      </w:r>
    </w:p>
    <w:p w:rsidRPr="00D62916" w:rsidR="00E864AB" w:rsidP="00E864AB" w:rsidRDefault="00E864AB" w14:paraId="09E00A91"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730211DF"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317496DE"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60CC8A0E"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21D918E6"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209CF2EB"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401FE029"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21E766FA"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456655BE" w14:textId="77777777">
      <w:pPr>
        <w:numPr>
          <w:ilvl w:val="0"/>
          <w:numId w:val="2"/>
        </w:numPr>
        <w:spacing w:before="56" w:after="113"/>
        <w:ind w:left="370" w:hanging="375"/>
        <w:rPr>
          <w:rFonts w:cs="Arial"/>
          <w:sz w:val="20"/>
        </w:rPr>
      </w:pPr>
      <w:r w:rsidRPr="00D62916">
        <w:rPr>
          <w:rFonts w:cs="Arial"/>
          <w:sz w:val="20"/>
        </w:rPr>
        <w:t>Offene Punkte:</w:t>
      </w:r>
    </w:p>
    <w:p w:rsidRPr="00D62916" w:rsidR="00E864AB" w:rsidP="00E864AB" w:rsidRDefault="00E864AB" w14:paraId="01F43A76" w14:textId="77777777">
      <w:pPr>
        <w:pStyle w:val="berschrift4"/>
      </w:pPr>
      <w:r w:rsidRPr="00D62916">
        <w:t>Beschreibung der Beziehungen</w:t>
      </w:r>
    </w:p>
    <w:p w:rsidRPr="00D62916" w:rsidR="00E864AB" w:rsidP="00E864AB" w:rsidRDefault="00E864AB" w14:paraId="11736B94" w14:textId="77777777">
      <w:pPr>
        <w:pStyle w:val="berschrift4"/>
      </w:pPr>
      <w:r w:rsidRPr="00D62916">
        <w:t>Offene Punkte</w:t>
      </w:r>
    </w:p>
    <w:p w:rsidRPr="00D62916" w:rsidR="00E864AB" w:rsidP="00E864AB" w:rsidRDefault="00E864AB" w14:paraId="13F2D4C7" w14:textId="77777777">
      <w:pPr>
        <w:pStyle w:val="berschrift3"/>
      </w:pPr>
      <w:r w:rsidRPr="00D62916">
        <w:t>Bausteinename 3 (Whitebox-Beschreibung)</w:t>
      </w:r>
    </w:p>
    <w:p w:rsidRPr="00D62916" w:rsidR="00E864AB" w:rsidP="00E864AB" w:rsidRDefault="00E864AB" w14:paraId="65D98FC3" w14:textId="77777777">
      <w:pPr>
        <w:pStyle w:val="berschrift4"/>
      </w:pPr>
      <w:r w:rsidRPr="00D62916">
        <w:t>Überblicksdiagramm 3 Ebene 2</w:t>
      </w:r>
    </w:p>
    <w:p w:rsidRPr="00D62916" w:rsidR="00E864AB" w:rsidP="00E864AB" w:rsidRDefault="00E864AB" w14:paraId="666D11E4" w14:textId="77777777">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rsidRPr="00D62916" w:rsidR="00E864AB" w:rsidP="00E864AB" w:rsidRDefault="00E864AB" w14:paraId="015440CF" w14:textId="77777777">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rsidRPr="00D62916" w:rsidR="00E864AB" w:rsidP="00E864AB" w:rsidRDefault="00E864AB" w14:paraId="1846E4AC" w14:textId="77777777">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rsidRPr="00D62916" w:rsidR="00E864AB" w:rsidP="00E864AB" w:rsidRDefault="00E864AB" w14:paraId="72BF590C" w14:textId="77777777">
      <w:pPr>
        <w:pStyle w:val="berschrift4"/>
      </w:pPr>
      <w:r w:rsidRPr="00D62916">
        <w:t xml:space="preserve">Bausteinname 3.1 (BlackBox Beschreibung) </w:t>
      </w:r>
    </w:p>
    <w:p w:rsidRPr="00D62916" w:rsidR="00E864AB" w:rsidP="00E864AB" w:rsidRDefault="00E864AB" w14:paraId="31C82067"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658FD506"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59EC3D91"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5702BD37"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1F21C325"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6D4825F3"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03E4CE5F"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7BCDC5FC"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20314C96" w14:textId="77777777">
      <w:pPr>
        <w:numPr>
          <w:ilvl w:val="0"/>
          <w:numId w:val="2"/>
        </w:numPr>
        <w:spacing w:before="56" w:after="113"/>
        <w:ind w:left="370" w:hanging="375"/>
        <w:rPr>
          <w:rFonts w:cs="Arial"/>
          <w:sz w:val="20"/>
        </w:rPr>
      </w:pPr>
      <w:r w:rsidRPr="00D62916">
        <w:rPr>
          <w:rFonts w:cs="Arial"/>
          <w:sz w:val="20"/>
        </w:rPr>
        <w:t>Offene Punkte:</w:t>
      </w:r>
    </w:p>
    <w:p w:rsidRPr="00D62916" w:rsidR="00E864AB" w:rsidP="00E864AB" w:rsidRDefault="00E864AB" w14:paraId="1E53C9AC" w14:textId="77777777">
      <w:pPr>
        <w:pStyle w:val="berschrift4"/>
      </w:pPr>
      <w:r w:rsidRPr="00D62916">
        <w:t>Bausteinname 3.2 (Black Box Beschreibung)</w:t>
      </w:r>
    </w:p>
    <w:p w:rsidRPr="00D62916" w:rsidR="00E864AB" w:rsidP="00E864AB" w:rsidRDefault="00E864AB" w14:paraId="0F6C8149"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50A89107"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6DD0ACA1"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797B9CB0"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1637040D"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57A320CA"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282DDCD2"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027D2C4D"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17192871" w14:textId="77777777">
      <w:pPr>
        <w:numPr>
          <w:ilvl w:val="0"/>
          <w:numId w:val="2"/>
        </w:numPr>
        <w:spacing w:before="56" w:after="113"/>
        <w:ind w:left="370" w:hanging="375"/>
        <w:rPr>
          <w:rFonts w:cs="Arial"/>
          <w:sz w:val="20"/>
        </w:rPr>
      </w:pPr>
      <w:r w:rsidRPr="00D62916">
        <w:rPr>
          <w:rFonts w:cs="Arial"/>
          <w:sz w:val="20"/>
        </w:rPr>
        <w:t>Offene Punkte:</w:t>
      </w:r>
    </w:p>
    <w:p w:rsidRPr="00D62916" w:rsidR="00E864AB" w:rsidP="00E864AB" w:rsidRDefault="00E864AB" w14:paraId="3B313FCF" w14:textId="77777777">
      <w:pPr>
        <w:pStyle w:val="berschrift4"/>
      </w:pPr>
      <w:r w:rsidRPr="00D62916">
        <w:t>...</w:t>
      </w:r>
    </w:p>
    <w:p w:rsidRPr="00D62916" w:rsidR="00E864AB" w:rsidP="00E864AB" w:rsidRDefault="00E864AB" w14:paraId="6B69C0FD" w14:textId="77777777">
      <w:pPr>
        <w:pStyle w:val="berschrift4"/>
      </w:pPr>
      <w:r w:rsidRPr="00D62916">
        <w:t>Bausteinname 3.n (Black Box Beschreibung)</w:t>
      </w:r>
    </w:p>
    <w:p w:rsidRPr="00D62916" w:rsidR="00E864AB" w:rsidP="00E864AB" w:rsidRDefault="00E864AB" w14:paraId="531D8D1D" w14:textId="77777777">
      <w:pPr>
        <w:spacing w:before="56" w:after="113"/>
        <w:ind w:left="57"/>
        <w:rPr>
          <w:rFonts w:cs="Arial"/>
          <w:sz w:val="20"/>
        </w:rPr>
      </w:pPr>
      <w:r w:rsidRPr="00D62916">
        <w:rPr>
          <w:rFonts w:cs="Arial"/>
          <w:sz w:val="20"/>
        </w:rPr>
        <w:t>Struktur gemäß Black-Box- Template:</w:t>
      </w:r>
    </w:p>
    <w:p w:rsidRPr="00D62916" w:rsidR="00E864AB" w:rsidP="00E864AB" w:rsidRDefault="00E864AB" w14:paraId="2FBB7E42" w14:textId="77777777">
      <w:pPr>
        <w:numPr>
          <w:ilvl w:val="0"/>
          <w:numId w:val="2"/>
        </w:numPr>
        <w:spacing w:before="56" w:after="113"/>
        <w:ind w:left="428" w:hanging="375"/>
        <w:rPr>
          <w:rFonts w:cs="Arial"/>
          <w:sz w:val="20"/>
        </w:rPr>
      </w:pPr>
      <w:r w:rsidRPr="00D62916">
        <w:rPr>
          <w:rFonts w:cs="Arial"/>
          <w:sz w:val="20"/>
        </w:rPr>
        <w:t>Zweck / Verantwortlichkeit:</w:t>
      </w:r>
    </w:p>
    <w:p w:rsidRPr="00D62916" w:rsidR="00E864AB" w:rsidP="00E864AB" w:rsidRDefault="00E864AB" w14:paraId="46E772F5" w14:textId="77777777">
      <w:pPr>
        <w:numPr>
          <w:ilvl w:val="0"/>
          <w:numId w:val="2"/>
        </w:numPr>
        <w:spacing w:before="56" w:after="113"/>
        <w:ind w:left="428" w:hanging="375"/>
        <w:rPr>
          <w:rFonts w:cs="Arial"/>
          <w:sz w:val="20"/>
        </w:rPr>
      </w:pPr>
      <w:r w:rsidRPr="00D62916">
        <w:rPr>
          <w:rFonts w:cs="Arial"/>
          <w:sz w:val="20"/>
        </w:rPr>
        <w:t>Schnittstelle(n):</w:t>
      </w:r>
    </w:p>
    <w:p w:rsidRPr="00D62916" w:rsidR="00E864AB" w:rsidP="00E864AB" w:rsidRDefault="00E864AB" w14:paraId="3831F7B2" w14:textId="77777777">
      <w:pPr>
        <w:numPr>
          <w:ilvl w:val="0"/>
          <w:numId w:val="2"/>
        </w:numPr>
        <w:spacing w:before="56" w:after="113"/>
        <w:ind w:left="428" w:hanging="375"/>
        <w:rPr>
          <w:rFonts w:cs="Arial"/>
          <w:sz w:val="20"/>
        </w:rPr>
      </w:pPr>
      <w:r w:rsidRPr="00D62916">
        <w:rPr>
          <w:rFonts w:cs="Arial"/>
          <w:sz w:val="20"/>
        </w:rPr>
        <w:t>Erfüllte Anforderungen:</w:t>
      </w:r>
    </w:p>
    <w:p w:rsidRPr="00D62916" w:rsidR="00E864AB" w:rsidP="00E864AB" w:rsidRDefault="00E864AB" w14:paraId="6FF84792" w14:textId="77777777">
      <w:pPr>
        <w:numPr>
          <w:ilvl w:val="0"/>
          <w:numId w:val="2"/>
        </w:numPr>
        <w:spacing w:before="56" w:after="113"/>
        <w:ind w:left="428" w:hanging="375"/>
        <w:rPr>
          <w:rFonts w:cs="Arial"/>
          <w:sz w:val="20"/>
        </w:rPr>
      </w:pPr>
      <w:r w:rsidRPr="00D62916">
        <w:rPr>
          <w:rFonts w:cs="Arial"/>
          <w:sz w:val="20"/>
        </w:rPr>
        <w:t>Variabilität:</w:t>
      </w:r>
    </w:p>
    <w:p w:rsidRPr="00D62916" w:rsidR="00E864AB" w:rsidP="00E864AB" w:rsidRDefault="00E864AB" w14:paraId="22DE9910" w14:textId="77777777">
      <w:pPr>
        <w:numPr>
          <w:ilvl w:val="0"/>
          <w:numId w:val="2"/>
        </w:numPr>
        <w:spacing w:before="56" w:after="113"/>
        <w:ind w:left="428" w:hanging="375"/>
        <w:rPr>
          <w:rFonts w:cs="Arial"/>
          <w:sz w:val="20"/>
        </w:rPr>
      </w:pPr>
      <w:r w:rsidRPr="00D62916">
        <w:rPr>
          <w:rFonts w:cs="Arial"/>
          <w:sz w:val="20"/>
        </w:rPr>
        <w:t>Leistungsmerkmale:</w:t>
      </w:r>
    </w:p>
    <w:p w:rsidRPr="00D62916" w:rsidR="00E864AB" w:rsidP="00E864AB" w:rsidRDefault="00E864AB" w14:paraId="50A2B960" w14:textId="77777777">
      <w:pPr>
        <w:numPr>
          <w:ilvl w:val="0"/>
          <w:numId w:val="2"/>
        </w:numPr>
        <w:spacing w:before="56" w:after="113"/>
        <w:ind w:left="428" w:hanging="375"/>
        <w:rPr>
          <w:rFonts w:cs="Arial"/>
          <w:sz w:val="20"/>
        </w:rPr>
      </w:pPr>
      <w:r w:rsidRPr="00D62916">
        <w:rPr>
          <w:rFonts w:cs="Arial"/>
          <w:sz w:val="20"/>
        </w:rPr>
        <w:t>Ablageort / Datei:</w:t>
      </w:r>
    </w:p>
    <w:p w:rsidRPr="00D62916" w:rsidR="00E864AB" w:rsidP="00E864AB" w:rsidRDefault="00E864AB" w14:paraId="0DAE8B6B" w14:textId="77777777">
      <w:pPr>
        <w:numPr>
          <w:ilvl w:val="0"/>
          <w:numId w:val="2"/>
        </w:numPr>
        <w:spacing w:before="56" w:after="113"/>
        <w:ind w:left="428" w:hanging="375"/>
        <w:rPr>
          <w:rFonts w:cs="Arial"/>
          <w:sz w:val="20"/>
        </w:rPr>
      </w:pPr>
      <w:r w:rsidRPr="00D62916">
        <w:rPr>
          <w:rFonts w:cs="Arial"/>
          <w:sz w:val="20"/>
        </w:rPr>
        <w:t>Sonstige Verwaltungsinformation:</w:t>
      </w:r>
    </w:p>
    <w:p w:rsidRPr="00D62916" w:rsidR="00E864AB" w:rsidP="00E864AB" w:rsidRDefault="00E864AB" w14:paraId="7C273ECA" w14:textId="77777777">
      <w:pPr>
        <w:numPr>
          <w:ilvl w:val="0"/>
          <w:numId w:val="2"/>
        </w:numPr>
        <w:spacing w:before="56" w:after="113"/>
        <w:ind w:left="370" w:hanging="375"/>
        <w:rPr>
          <w:rFonts w:cs="Arial"/>
          <w:sz w:val="20"/>
        </w:rPr>
      </w:pPr>
      <w:r w:rsidRPr="00D62916">
        <w:rPr>
          <w:rFonts w:cs="Arial"/>
          <w:sz w:val="20"/>
        </w:rPr>
        <w:t>Offene Punkte:</w:t>
      </w:r>
    </w:p>
    <w:p w:rsidRPr="00D62916" w:rsidR="00E864AB" w:rsidP="00E864AB" w:rsidRDefault="00E864AB" w14:paraId="08A0D10F" w14:textId="77777777">
      <w:pPr>
        <w:pStyle w:val="berschrift4"/>
      </w:pPr>
      <w:r w:rsidRPr="00D62916">
        <w:t>Beschreibung der Beziehungen</w:t>
      </w:r>
    </w:p>
    <w:p w:rsidRPr="00D62916" w:rsidR="00E864AB" w:rsidP="00E864AB" w:rsidRDefault="00E864AB" w14:paraId="1C80E1BA" w14:textId="77777777">
      <w:pPr>
        <w:pStyle w:val="berschrift4"/>
      </w:pPr>
      <w:r w:rsidRPr="00D62916">
        <w:t>Offene Punkte</w:t>
      </w:r>
    </w:p>
    <w:p w:rsidRPr="00D62916" w:rsidR="00E864AB" w:rsidP="00E864AB" w:rsidRDefault="00E864AB" w14:paraId="176055AB" w14:textId="77777777">
      <w:pPr>
        <w:pStyle w:val="berschrift2"/>
      </w:pPr>
      <w:bookmarkStart w:name="_Toc161293448" w:id="66"/>
      <w:bookmarkStart w:name="_Toc419726847" w:id="67"/>
      <w:r w:rsidRPr="00D62916">
        <w:t>Ebene 3</w:t>
      </w:r>
      <w:bookmarkEnd w:id="66"/>
      <w:bookmarkEnd w:id="67"/>
    </w:p>
    <w:p w:rsidRPr="00D62916" w:rsidR="00E864AB" w:rsidP="00E864AB" w:rsidRDefault="00E864AB" w14:paraId="0EC9952C" w14:textId="77777777">
      <w:pPr>
        <w:spacing w:before="56" w:after="113"/>
        <w:rPr>
          <w:rFonts w:cs="Arial"/>
          <w:sz w:val="20"/>
        </w:rPr>
      </w:pPr>
    </w:p>
    <w:p w:rsidR="00E864AB" w:rsidP="00E864AB" w:rsidRDefault="00E864AB" w14:paraId="666C7A18" w14:textId="77777777">
      <w:pPr>
        <w:pStyle w:val="berschrift1"/>
      </w:pPr>
      <w:bookmarkStart w:name="_Toc161293449" w:id="68"/>
      <w:bookmarkStart w:name="_Toc419726848" w:id="69"/>
      <w:r w:rsidRPr="00D62916">
        <w:t>Laufzeitsicht</w:t>
      </w:r>
      <w:bookmarkEnd w:id="68"/>
      <w:bookmarkEnd w:id="69"/>
    </w:p>
    <w:p w:rsidRPr="00112EDC" w:rsidR="00112EDC" w:rsidP="00112EDC" w:rsidRDefault="00112EDC" w14:paraId="2B602AAB" w14:textId="77777777"/>
    <w:p w:rsidRPr="00D62916" w:rsidR="00E864AB" w:rsidP="00E864AB" w:rsidRDefault="00E864AB" w14:paraId="3FEA137F" w14:textId="77777777">
      <w:pPr>
        <w:pStyle w:val="berschrift2"/>
      </w:pPr>
      <w:bookmarkStart w:name="_Toc161293450" w:id="70"/>
      <w:bookmarkStart w:name="_Toc419726849" w:id="71"/>
      <w:r w:rsidRPr="00D62916">
        <w:t>Laufzeitszenario 1</w:t>
      </w:r>
      <w:bookmarkEnd w:id="70"/>
      <w:bookmarkEnd w:id="71"/>
    </w:p>
    <w:p w:rsidRPr="00D62916" w:rsidR="00E864AB" w:rsidP="00E864AB" w:rsidRDefault="00E864AB" w14:paraId="21AA8F37" w14:textId="77777777">
      <w:pPr>
        <w:rPr>
          <w:rFonts w:cs="Arial"/>
        </w:rPr>
      </w:pPr>
    </w:p>
    <w:p w:rsidR="00E864AB" w:rsidP="00E864AB" w:rsidRDefault="00E864AB" w14:paraId="12DE16B8" w14:textId="6493455F">
      <w:pPr>
        <w:pStyle w:val="berschrift2"/>
      </w:pPr>
      <w:bookmarkStart w:name="_Toc161293451" w:id="72"/>
      <w:bookmarkStart w:name="_Toc419726850" w:id="73"/>
      <w:r w:rsidRPr="00D62916">
        <w:t>Laufzeitszenario 2</w:t>
      </w:r>
      <w:bookmarkEnd w:id="72"/>
      <w:bookmarkEnd w:id="73"/>
    </w:p>
    <w:p w:rsidRPr="00112EDC" w:rsidR="00112EDC" w:rsidP="00112EDC" w:rsidRDefault="00112EDC" w14:paraId="008FDC21" w14:textId="77777777"/>
    <w:p w:rsidRPr="00D62916" w:rsidR="00E864AB" w:rsidP="00E864AB" w:rsidRDefault="00E864AB" w14:paraId="6D1A47EA" w14:textId="77777777">
      <w:pPr>
        <w:pStyle w:val="berschrift2"/>
      </w:pPr>
      <w:bookmarkStart w:name="_Toc161293452" w:id="74"/>
      <w:bookmarkStart w:name="_Toc419726851" w:id="75"/>
      <w:r w:rsidRPr="00D62916">
        <w:t>...</w:t>
      </w:r>
      <w:bookmarkStart w:name="_GoBack" w:id="76"/>
      <w:bookmarkEnd w:id="74"/>
      <w:bookmarkEnd w:id="75"/>
      <w:bookmarkEnd w:id="76"/>
    </w:p>
    <w:p w:rsidRPr="00D62916" w:rsidR="00E864AB" w:rsidP="00E864AB" w:rsidRDefault="00E864AB" w14:paraId="2445C941" w14:textId="77777777"/>
    <w:p w:rsidRPr="00D62916" w:rsidR="00E864AB" w:rsidP="00E864AB" w:rsidRDefault="00E864AB" w14:paraId="24469629" w14:textId="77777777">
      <w:pPr>
        <w:pStyle w:val="berschrift2"/>
      </w:pPr>
      <w:bookmarkStart w:name="_Toc161293453" w:id="77"/>
      <w:bookmarkStart w:name="_Toc419726852" w:id="78"/>
      <w:r w:rsidRPr="00D62916">
        <w:t>Laufzeitszenario n</w:t>
      </w:r>
      <w:bookmarkEnd w:id="77"/>
      <w:bookmarkEnd w:id="78"/>
    </w:p>
    <w:p w:rsidRPr="00D62916" w:rsidR="00E864AB" w:rsidP="00E864AB" w:rsidRDefault="00E864AB" w14:paraId="045A98D6" w14:textId="77777777">
      <w:pPr>
        <w:rPr>
          <w:rFonts w:cs="Arial"/>
        </w:rPr>
      </w:pPr>
    </w:p>
    <w:p w:rsidR="00E864AB" w:rsidP="00E864AB" w:rsidRDefault="00E864AB" w14:paraId="22A60A68" w14:textId="77777777">
      <w:pPr>
        <w:pStyle w:val="berschrift1"/>
      </w:pPr>
      <w:bookmarkStart w:name="_Toc161293454" w:id="79"/>
      <w:bookmarkStart w:name="_Toc419726853" w:id="80"/>
      <w:r w:rsidRPr="00D62916">
        <w:t>Verteilungssicht</w:t>
      </w:r>
      <w:bookmarkEnd w:id="79"/>
      <w:bookmarkEnd w:id="80"/>
    </w:p>
    <w:p w:rsidRPr="00112EDC" w:rsidR="00112EDC" w:rsidP="00112EDC" w:rsidRDefault="00112EDC" w14:paraId="3B310DA6" w14:textId="77777777"/>
    <w:p w:rsidRPr="00D62916" w:rsidR="00E864AB" w:rsidP="00E864AB" w:rsidRDefault="00E864AB" w14:paraId="004F3696" w14:textId="77777777">
      <w:pPr>
        <w:pStyle w:val="berschrift2"/>
      </w:pPr>
      <w:bookmarkStart w:name="_Toc161293455" w:id="81"/>
      <w:bookmarkStart w:name="_Toc419726854" w:id="82"/>
      <w:r w:rsidRPr="00D62916">
        <w:t>Infrastruktur Ebene 1</w:t>
      </w:r>
      <w:bookmarkEnd w:id="81"/>
      <w:bookmarkEnd w:id="82"/>
    </w:p>
    <w:p w:rsidRPr="00112EDC" w:rsidR="00E864AB" w:rsidP="00E864AB" w:rsidRDefault="00E864AB" w14:paraId="232CB65D" w14:textId="250E932E">
      <w:pPr>
        <w:pStyle w:val="berschrift3"/>
      </w:pPr>
      <w:r w:rsidRPr="00D62916">
        <w:t>Verteilungsdiagramm Ebene 1</w:t>
      </w:r>
    </w:p>
    <w:p w:rsidRPr="00D62916" w:rsidR="00E864AB" w:rsidP="00E864AB" w:rsidRDefault="00E864AB" w14:paraId="055CC0AA" w14:textId="77777777">
      <w:pPr>
        <w:pStyle w:val="berschrift3"/>
      </w:pPr>
      <w:r w:rsidRPr="00D62916">
        <w:t xml:space="preserve">Prozessor 1 </w:t>
      </w:r>
    </w:p>
    <w:p w:rsidRPr="00D62916" w:rsidR="00E864AB" w:rsidP="00E864AB" w:rsidRDefault="00E864AB" w14:paraId="6E324D84" w14:textId="77777777">
      <w:pPr>
        <w:pStyle w:val="berschrift3"/>
      </w:pPr>
      <w:r w:rsidRPr="00D62916">
        <w:t xml:space="preserve">Prozessor 2 </w:t>
      </w:r>
    </w:p>
    <w:p w:rsidRPr="00D62916" w:rsidR="00E864AB" w:rsidP="00E864AB" w:rsidRDefault="00E864AB" w14:paraId="5A047000" w14:textId="77777777">
      <w:pPr>
        <w:pStyle w:val="berschrift3"/>
      </w:pPr>
      <w:r w:rsidRPr="00D62916">
        <w:t>...</w:t>
      </w:r>
    </w:p>
    <w:p w:rsidRPr="00D62916" w:rsidR="00E864AB" w:rsidP="00E864AB" w:rsidRDefault="00E864AB" w14:paraId="7749A5B6" w14:textId="77777777">
      <w:pPr>
        <w:pStyle w:val="berschrift3"/>
      </w:pPr>
      <w:r w:rsidRPr="00D62916">
        <w:t>Prozessor n</w:t>
      </w:r>
    </w:p>
    <w:p w:rsidRPr="00D62916" w:rsidR="00E864AB" w:rsidP="00E864AB" w:rsidRDefault="00E864AB" w14:paraId="5295A240" w14:textId="77777777">
      <w:pPr>
        <w:pStyle w:val="berschrift3"/>
      </w:pPr>
      <w:r w:rsidRPr="00D62916">
        <w:t>Kanal 1</w:t>
      </w:r>
    </w:p>
    <w:p w:rsidRPr="00D62916" w:rsidR="00E864AB" w:rsidP="00E864AB" w:rsidRDefault="00E864AB" w14:paraId="7C7F1E0B" w14:textId="77777777">
      <w:pPr>
        <w:pStyle w:val="berschrift3"/>
      </w:pPr>
      <w:r w:rsidRPr="00D62916">
        <w:t>Kanal 2</w:t>
      </w:r>
    </w:p>
    <w:p w:rsidRPr="00D62916" w:rsidR="00E864AB" w:rsidP="00E864AB" w:rsidRDefault="00E864AB" w14:paraId="33B08083" w14:textId="77777777">
      <w:pPr>
        <w:pStyle w:val="berschrift3"/>
      </w:pPr>
      <w:r w:rsidRPr="00D62916">
        <w:t>...</w:t>
      </w:r>
    </w:p>
    <w:p w:rsidRPr="00D62916" w:rsidR="00E864AB" w:rsidP="00E864AB" w:rsidRDefault="00E864AB" w14:paraId="153EE674" w14:textId="77777777">
      <w:pPr>
        <w:pStyle w:val="berschrift3"/>
      </w:pPr>
      <w:r w:rsidRPr="00D62916">
        <w:t>Kanal m</w:t>
      </w:r>
    </w:p>
    <w:p w:rsidRPr="00D62916" w:rsidR="00E864AB" w:rsidP="00E864AB" w:rsidRDefault="00E864AB" w14:paraId="291BA0D9" w14:textId="77777777">
      <w:pPr>
        <w:pStyle w:val="berschrift3"/>
      </w:pPr>
      <w:r w:rsidRPr="00D62916">
        <w:t>Offene Punkte</w:t>
      </w:r>
    </w:p>
    <w:p w:rsidR="00E864AB" w:rsidP="008D6094" w:rsidRDefault="00E864AB" w14:paraId="07412E2B" w14:textId="139E5C67">
      <w:pPr>
        <w:pStyle w:val="berschrift2"/>
      </w:pPr>
      <w:bookmarkStart w:name="_Toc161293456" w:id="83"/>
      <w:bookmarkStart w:name="_Toc419726855" w:id="84"/>
      <w:r w:rsidRPr="00D62916">
        <w:t>Infrastruktur Ebene 2</w:t>
      </w:r>
      <w:bookmarkStart w:name="_Toc161293457" w:id="85"/>
      <w:bookmarkStart w:name="_Toc414275095" w:id="86"/>
      <w:bookmarkEnd w:id="83"/>
      <w:bookmarkEnd w:id="84"/>
      <w:del w:author="Gernot Starke" w:date="2012-01-14T10:01:00Z" w:id="87">
        <w:r w:rsidRPr="00D62916" w:rsidDel="007E7731">
          <w:delText>Typische Muster, Strukturen und Abläuf</w:delText>
        </w:r>
      </w:del>
      <w:bookmarkEnd w:id="85"/>
      <w:bookmarkEnd w:id="86"/>
    </w:p>
    <w:p w:rsidRPr="00112EDC" w:rsidR="00112EDC" w:rsidDel="007E7731" w:rsidP="00112EDC" w:rsidRDefault="00112EDC" w14:paraId="5E834E50" w14:textId="77777777">
      <w:pPr>
        <w:rPr>
          <w:del w:author="Gernot Starke" w:date="2012-01-14T10:01:00Z" w:id="88"/>
        </w:rPr>
      </w:pPr>
      <w:bookmarkStart w:name="_Toc414449778" w:id="89"/>
      <w:bookmarkStart w:name="_Toc414449852" w:id="90"/>
      <w:bookmarkStart w:name="_Toc418760978" w:id="91"/>
      <w:bookmarkStart w:name="_Toc418769944" w:id="92"/>
      <w:bookmarkStart w:name="_Toc419726694" w:id="93"/>
      <w:bookmarkStart w:name="_Toc419726775" w:id="94"/>
      <w:bookmarkStart w:name="_Toc419726856" w:id="95"/>
      <w:bookmarkEnd w:id="89"/>
      <w:bookmarkEnd w:id="90"/>
      <w:bookmarkEnd w:id="91"/>
      <w:bookmarkEnd w:id="92"/>
      <w:bookmarkEnd w:id="93"/>
      <w:bookmarkEnd w:id="94"/>
      <w:bookmarkEnd w:id="95"/>
    </w:p>
    <w:p w:rsidRPr="00D62916" w:rsidR="00E864AB" w:rsidDel="007E7731" w:rsidP="00E864AB" w:rsidRDefault="00E864AB" w14:paraId="57A0955A" w14:textId="69D94029">
      <w:pPr>
        <w:pStyle w:val="berschrift2"/>
        <w:rPr>
          <w:del w:author="Gernot Starke" w:date="2012-01-14T10:01:00Z" w:id="96"/>
        </w:rPr>
      </w:pPr>
      <w:bookmarkStart w:name="_Toc161293458" w:id="97"/>
      <w:bookmarkStart w:name="_Toc414275096" w:id="98"/>
      <w:bookmarkStart w:name="_Toc414276376" w:id="99"/>
      <w:del w:author="Gernot Starke" w:date="2012-01-14T10:01:00Z" w:id="100">
        <w:r w:rsidRPr="00D62916" w:rsidDel="007E7731">
          <w:delText>Typische Muster und Strukturen</w:delText>
        </w:r>
        <w:bookmarkStart w:name="_Toc414449779" w:id="101"/>
        <w:bookmarkStart w:name="_Toc414449853" w:id="102"/>
        <w:bookmarkStart w:name="_Toc418760979" w:id="103"/>
        <w:bookmarkStart w:name="_Toc418769945" w:id="104"/>
        <w:bookmarkStart w:name="_Toc419726695" w:id="105"/>
        <w:bookmarkStart w:name="_Toc419726776" w:id="106"/>
        <w:bookmarkStart w:name="_Toc419726857" w:id="107"/>
        <w:bookmarkEnd w:id="97"/>
        <w:bookmarkEnd w:id="98"/>
        <w:bookmarkEnd w:id="99"/>
        <w:bookmarkEnd w:id="101"/>
        <w:bookmarkEnd w:id="102"/>
        <w:bookmarkEnd w:id="103"/>
        <w:bookmarkEnd w:id="104"/>
        <w:bookmarkEnd w:id="105"/>
        <w:bookmarkEnd w:id="106"/>
        <w:bookmarkEnd w:id="107"/>
      </w:del>
    </w:p>
    <w:p w:rsidRPr="00D62916" w:rsidR="00E864AB" w:rsidDel="007E7731" w:rsidP="00E864AB" w:rsidRDefault="00E864AB" w14:paraId="665268FC" w14:textId="05B87FE4">
      <w:pPr>
        <w:spacing w:before="56" w:after="113"/>
        <w:rPr>
          <w:del w:author="Gernot Starke" w:date="2012-01-14T10:01:00Z" w:id="108"/>
          <w:rFonts w:cs="Arial"/>
          <w:sz w:val="20"/>
        </w:rPr>
      </w:pPr>
      <w:bookmarkStart w:name="_Toc414449780" w:id="109"/>
      <w:bookmarkStart w:name="_Toc414449854" w:id="110"/>
      <w:bookmarkStart w:name="_Toc418760980" w:id="111"/>
      <w:bookmarkStart w:name="_Toc418769946" w:id="112"/>
      <w:bookmarkStart w:name="_Toc419726696" w:id="113"/>
      <w:bookmarkStart w:name="_Toc419726777" w:id="114"/>
      <w:bookmarkStart w:name="_Toc419726858" w:id="115"/>
      <w:bookmarkEnd w:id="109"/>
      <w:bookmarkEnd w:id="110"/>
      <w:bookmarkEnd w:id="111"/>
      <w:bookmarkEnd w:id="112"/>
      <w:bookmarkEnd w:id="113"/>
      <w:bookmarkEnd w:id="114"/>
      <w:bookmarkEnd w:id="115"/>
    </w:p>
    <w:p w:rsidRPr="00D62916" w:rsidR="00E864AB" w:rsidDel="007E7731" w:rsidP="00E864AB" w:rsidRDefault="00E864AB" w14:paraId="029287B5" w14:textId="120F01FB">
      <w:pPr>
        <w:pStyle w:val="berschrift2"/>
        <w:rPr>
          <w:del w:author="Gernot Starke" w:date="2012-01-14T10:01:00Z" w:id="116"/>
        </w:rPr>
      </w:pPr>
      <w:bookmarkStart w:name="_Toc161293459" w:id="117"/>
      <w:bookmarkStart w:name="_Toc414275097" w:id="118"/>
      <w:bookmarkStart w:name="_Toc414276377" w:id="119"/>
      <w:del w:author="Gernot Starke" w:date="2012-01-14T10:01:00Z" w:id="120">
        <w:r w:rsidRPr="00D62916" w:rsidDel="007E7731">
          <w:delText>Typische Abläufe</w:delText>
        </w:r>
        <w:bookmarkStart w:name="_Toc414449781" w:id="121"/>
        <w:bookmarkStart w:name="_Toc414449855" w:id="122"/>
        <w:bookmarkStart w:name="_Toc418760981" w:id="123"/>
        <w:bookmarkStart w:name="_Toc418769947" w:id="124"/>
        <w:bookmarkStart w:name="_Toc419726697" w:id="125"/>
        <w:bookmarkStart w:name="_Toc419726778" w:id="126"/>
        <w:bookmarkStart w:name="_Toc419726859" w:id="127"/>
        <w:bookmarkEnd w:id="117"/>
        <w:bookmarkEnd w:id="118"/>
        <w:bookmarkEnd w:id="119"/>
        <w:bookmarkEnd w:id="121"/>
        <w:bookmarkEnd w:id="122"/>
        <w:bookmarkEnd w:id="123"/>
        <w:bookmarkEnd w:id="124"/>
        <w:bookmarkEnd w:id="125"/>
        <w:bookmarkEnd w:id="126"/>
        <w:bookmarkEnd w:id="127"/>
      </w:del>
    </w:p>
    <w:p w:rsidRPr="00D62916" w:rsidR="00E864AB" w:rsidDel="007E7731" w:rsidP="00E864AB" w:rsidRDefault="00E864AB" w14:paraId="4D76B088" w14:textId="64CBBDD8">
      <w:pPr>
        <w:spacing w:before="56" w:after="113"/>
        <w:rPr>
          <w:del w:author="Gernot Starke" w:date="2012-01-14T10:01:00Z" w:id="128"/>
          <w:rFonts w:cs="Arial"/>
          <w:sz w:val="20"/>
        </w:rPr>
      </w:pPr>
      <w:bookmarkStart w:name="_Toc414449782" w:id="129"/>
      <w:bookmarkStart w:name="_Toc414449856" w:id="130"/>
      <w:bookmarkStart w:name="_Toc418760982" w:id="131"/>
      <w:bookmarkStart w:name="_Toc418769948" w:id="132"/>
      <w:bookmarkStart w:name="_Toc419726698" w:id="133"/>
      <w:bookmarkStart w:name="_Toc419726779" w:id="134"/>
      <w:bookmarkStart w:name="_Toc419726860" w:id="135"/>
      <w:bookmarkEnd w:id="129"/>
      <w:bookmarkEnd w:id="130"/>
      <w:bookmarkEnd w:id="131"/>
      <w:bookmarkEnd w:id="132"/>
      <w:bookmarkEnd w:id="133"/>
      <w:bookmarkEnd w:id="134"/>
      <w:bookmarkEnd w:id="135"/>
    </w:p>
    <w:p w:rsidR="00E864AB" w:rsidP="00E864AB" w:rsidRDefault="00E864AB" w14:paraId="5D5F2267" w14:textId="7EA9CDDD">
      <w:pPr>
        <w:pStyle w:val="berschrift1"/>
      </w:pPr>
      <w:bookmarkStart w:name="_Toc161293460" w:id="136"/>
      <w:bookmarkStart w:name="_Toc419726861" w:id="137"/>
      <w:r w:rsidRPr="00D62916">
        <w:t>Konzepte</w:t>
      </w:r>
      <w:bookmarkEnd w:id="136"/>
      <w:bookmarkEnd w:id="137"/>
    </w:p>
    <w:p w:rsidRPr="00112EDC" w:rsidR="00112EDC" w:rsidP="00112EDC" w:rsidRDefault="00112EDC" w14:paraId="3DBF2F0F" w14:textId="77777777"/>
    <w:p w:rsidR="00E25035" w:rsidP="00E25035" w:rsidRDefault="00E25035" w14:paraId="39B5A2CF" w14:textId="77777777">
      <w:pPr>
        <w:pStyle w:val="berschrift2"/>
      </w:pPr>
      <w:bookmarkStart w:name="OLE_LINK29" w:id="138"/>
      <w:bookmarkStart w:name="OLE_LINK30" w:id="139"/>
      <w:bookmarkStart w:name="_Toc161293461" w:id="140"/>
      <w:bookmarkStart w:name="_Toc419726862" w:id="141"/>
      <w:commentRangeStart w:id="142"/>
      <w:r>
        <w:t>Fachliche Strukturen und Modelle</w:t>
      </w:r>
      <w:bookmarkEnd w:id="141"/>
    </w:p>
    <w:p w:rsidRPr="00112EDC" w:rsidR="00112EDC" w:rsidP="00112EDC" w:rsidRDefault="00112EDC" w14:paraId="29B7F67D" w14:textId="77777777"/>
    <w:p w:rsidR="005675D4" w:rsidP="00E864AB" w:rsidRDefault="007E7731" w14:paraId="038D5BE1" w14:textId="4FE7D4A6">
      <w:pPr>
        <w:pStyle w:val="berschrift2"/>
      </w:pPr>
      <w:bookmarkStart w:name="_Toc419726863" w:id="143"/>
      <w:bookmarkEnd w:id="138"/>
      <w:bookmarkEnd w:id="139"/>
      <w:commentRangeEnd w:id="142"/>
      <w:r>
        <w:rPr>
          <w:rStyle w:val="Kommentarzeichen"/>
          <w:rFonts w:cs="Times New Roman"/>
          <w:b w:val="0"/>
          <w:bCs w:val="0"/>
          <w:iCs w:val="0"/>
          <w:szCs w:val="24"/>
        </w:rPr>
        <w:commentReference w:id="142"/>
      </w:r>
      <w:commentRangeStart w:id="144"/>
      <w:r w:rsidR="005675D4">
        <w:t>T</w:t>
      </w:r>
      <w:r w:rsidR="00872ACE">
        <w:t>ypische Muster</w:t>
      </w:r>
      <w:r w:rsidR="005675D4">
        <w:t xml:space="preserve"> Strukturen</w:t>
      </w:r>
      <w:bookmarkEnd w:id="143"/>
    </w:p>
    <w:p w:rsidRPr="00872ACE" w:rsidR="00872ACE" w:rsidP="00872ACE" w:rsidRDefault="00872ACE" w14:paraId="14B3C70C" w14:textId="77777777"/>
    <w:p w:rsidR="00CD73B6" w:rsidP="00CD73B6" w:rsidRDefault="007E7731" w14:paraId="0DD1BC3C" w14:textId="2FD87699">
      <w:pPr>
        <w:pStyle w:val="berschrift2"/>
      </w:pPr>
      <w:bookmarkStart w:name="_Toc419726864" w:id="145"/>
      <w:commentRangeEnd w:id="144"/>
      <w:r>
        <w:rPr>
          <w:rStyle w:val="Kommentarzeichen"/>
        </w:rPr>
        <w:commentReference w:id="144"/>
      </w:r>
      <w:r w:rsidR="00872ACE">
        <w:t>Typische Abläufe</w:t>
      </w:r>
      <w:bookmarkEnd w:id="145"/>
    </w:p>
    <w:p w:rsidR="00872ACE" w:rsidP="00872ACE" w:rsidRDefault="00CD73B6" w14:paraId="29E71173" w14:textId="54F20741">
      <w:r>
        <w:t>Die Abbildung X zeigt das Erfassen eines Mangels visualisiert auf:</w:t>
      </w:r>
    </w:p>
    <w:p w:rsidRPr="00872ACE" w:rsidR="00CD73B6" w:rsidP="00872ACE" w:rsidRDefault="00CD73B6" w14:paraId="3E1F61A7" w14:textId="2841798D">
      <w:r w:rsidRPr="00CD73B6">
        <w:object w:dxaOrig="17497" w:dyaOrig="11532" w14:anchorId="7E918854">
          <v:shape id="_x0000_i1026" style="width:514.2pt;height:339pt" o:ole="" type="#_x0000_t75">
            <v:imagedata o:title="" r:id="rId17"/>
          </v:shape>
          <o:OLEObject Type="Embed" ProgID="Visio.Drawing.15" ShapeID="_x0000_i1026" DrawAspect="Content" ObjectID="_1493468614" r:id="rId18"/>
        </w:object>
      </w:r>
    </w:p>
    <w:p w:rsidRPr="00D62916" w:rsidR="00E864AB" w:rsidP="00E864AB" w:rsidRDefault="00E864AB" w14:paraId="2378ADD3" w14:textId="77777777">
      <w:pPr>
        <w:pStyle w:val="berschrift2"/>
      </w:pPr>
      <w:bookmarkStart w:name="_Toc419726865" w:id="146"/>
      <w:r w:rsidRPr="00D62916">
        <w:t>Persistenz</w:t>
      </w:r>
      <w:bookmarkEnd w:id="140"/>
      <w:bookmarkEnd w:id="146"/>
    </w:p>
    <w:p w:rsidR="006214F5" w:rsidP="00E864AB" w:rsidRDefault="005434C2" w14:paraId="7A1C33FC" w14:textId="77777777">
      <w:r>
        <w:t>Um die Persistenz sicherzustellen müssen verschiedene Bedingungen wie erfolgreicher Log</w:t>
      </w:r>
      <w:r w:rsidR="006214F5">
        <w:t xml:space="preserve">in, stabile Konnektivität und </w:t>
      </w:r>
      <w:r>
        <w:t>reibungslose Kommunikation zwischen Client bis zu der letzten Schicht der Architektur (Datenbank)</w:t>
      </w:r>
      <w:r w:rsidR="006214F5">
        <w:t xml:space="preserve"> des Mängel-Manager</w:t>
      </w:r>
      <w:r>
        <w:t xml:space="preserve"> erfüllt sein. </w:t>
      </w:r>
    </w:p>
    <w:p w:rsidR="006214F5" w:rsidP="00E864AB" w:rsidRDefault="005434C2" w14:paraId="06471BE0" w14:textId="57BAC694">
      <w:r>
        <w:t>Der Client muss z.B. bis zur Erstellung eines Mangels mit der Datenbank verbunden se</w:t>
      </w:r>
      <w:r w:rsidR="006214F5">
        <w:t>in um diese Informationen auch erfolgreich persistieren zu können. Alles was nicht mit der Datenbank synchronisiert worden ist aufgrund Unvollständigkeit befindet sich im Cache Speicher des Clients und ist somit flüchtig, was bei einem Systemabsturz verloren wäre.</w:t>
      </w:r>
    </w:p>
    <w:p w:rsidR="006214F5" w:rsidP="00E864AB" w:rsidRDefault="001870D9" w14:paraId="7510246C" w14:textId="239146E8">
      <w:r>
        <w:t xml:space="preserve">Die </w:t>
      </w:r>
      <w:r w:rsidR="00200ED8">
        <w:t>Unmengen</w:t>
      </w:r>
      <w:r>
        <w:t xml:space="preserve"> an Daten welche die Datenbank beherbergt</w:t>
      </w:r>
      <w:r w:rsidR="00200ED8">
        <w:t>, we</w:t>
      </w:r>
      <w:r>
        <w:t>rd</w:t>
      </w:r>
      <w:r w:rsidR="00200ED8">
        <w:t>en</w:t>
      </w:r>
      <w:r>
        <w:t xml:space="preserve"> bei der Persistenz schlussendlich</w:t>
      </w:r>
      <w:r w:rsidR="00200ED8">
        <w:t>,</w:t>
      </w:r>
      <w:r>
        <w:t xml:space="preserve"> für alle erfolgreiche Verbindung</w:t>
      </w:r>
      <w:r w:rsidR="00200ED8">
        <w:t>,</w:t>
      </w:r>
      <w:r>
        <w:t xml:space="preserve"> durch </w:t>
      </w:r>
      <w:r w:rsidR="00200ED8">
        <w:t xml:space="preserve">das </w:t>
      </w:r>
      <w:r>
        <w:t>Massenspeicher</w:t>
      </w:r>
      <w:r w:rsidR="00200ED8">
        <w:t xml:space="preserve"> der Server</w:t>
      </w:r>
      <w:r>
        <w:t xml:space="preserve"> zur Verfügung gestellt.</w:t>
      </w:r>
    </w:p>
    <w:p w:rsidR="00E864AB" w:rsidP="00E864AB" w:rsidRDefault="00E864AB" w14:paraId="4977F98E" w14:textId="77777777">
      <w:pPr>
        <w:pStyle w:val="berschrift2"/>
      </w:pPr>
      <w:bookmarkStart w:name="_Toc161293462" w:id="147"/>
      <w:bookmarkStart w:name="_Toc419726866" w:id="148"/>
      <w:r w:rsidRPr="00D62916">
        <w:t>Benutzungsoberfläche</w:t>
      </w:r>
      <w:bookmarkEnd w:id="147"/>
      <w:bookmarkEnd w:id="148"/>
    </w:p>
    <w:p w:rsidRPr="00200ED8" w:rsidR="00200ED8" w:rsidP="00200ED8" w:rsidRDefault="00200ED8" w14:paraId="07B27289" w14:textId="77777777"/>
    <w:p w:rsidRPr="00D62916" w:rsidR="00E864AB" w:rsidP="00E864AB" w:rsidRDefault="00E864AB" w14:paraId="3D0BC6BB" w14:textId="77777777">
      <w:pPr>
        <w:pStyle w:val="berschrift2"/>
      </w:pPr>
      <w:bookmarkStart w:name="_Toc161293463" w:id="149"/>
      <w:bookmarkStart w:name="_Toc419726867" w:id="150"/>
      <w:r w:rsidRPr="00D62916">
        <w:t>Ergonomie</w:t>
      </w:r>
      <w:bookmarkEnd w:id="149"/>
      <w:bookmarkEnd w:id="150"/>
    </w:p>
    <w:p w:rsidRPr="00D62916" w:rsidR="00E864AB" w:rsidP="00E864AB" w:rsidRDefault="00E864AB" w14:paraId="646D0C62" w14:textId="77777777"/>
    <w:p w:rsidRPr="00D62916" w:rsidR="00E864AB" w:rsidP="00E864AB" w:rsidRDefault="00E864AB" w14:paraId="5CD1B07C" w14:textId="49193A4A">
      <w:pPr>
        <w:pStyle w:val="berschrift2"/>
      </w:pPr>
      <w:bookmarkStart w:name="_Toc161293464" w:id="151"/>
      <w:bookmarkStart w:name="_Toc419726868" w:id="152"/>
      <w:r w:rsidRPr="00D62916">
        <w:t>Ablaufsteuerung</w:t>
      </w:r>
      <w:bookmarkStart w:name="OLE_LINK97" w:id="153"/>
      <w:bookmarkStart w:name="OLE_LINK98" w:id="154"/>
      <w:bookmarkEnd w:id="151"/>
      <w:bookmarkEnd w:id="152"/>
    </w:p>
    <w:bookmarkEnd w:id="153"/>
    <w:bookmarkEnd w:id="154"/>
    <w:p w:rsidRPr="00D62916" w:rsidR="00E864AB" w:rsidP="00E864AB" w:rsidRDefault="00E864AB" w14:paraId="736C6D7E" w14:textId="77777777">
      <w:pPr>
        <w:spacing w:before="56" w:after="113"/>
        <w:rPr>
          <w:rFonts w:cs="Arial"/>
          <w:sz w:val="20"/>
        </w:rPr>
      </w:pPr>
    </w:p>
    <w:p w:rsidR="00E864AB" w:rsidP="00E864AB" w:rsidRDefault="00E864AB" w14:paraId="21B182EC" w14:textId="77777777">
      <w:pPr>
        <w:pStyle w:val="berschrift2"/>
      </w:pPr>
      <w:bookmarkStart w:name="_Toc161293465" w:id="155"/>
      <w:bookmarkStart w:name="_Toc419726869" w:id="156"/>
      <w:r w:rsidRPr="00D62916">
        <w:t>Transaktionsbehandlung</w:t>
      </w:r>
      <w:bookmarkEnd w:id="155"/>
      <w:bookmarkEnd w:id="156"/>
    </w:p>
    <w:p w:rsidRPr="0095588C" w:rsidR="0095588C" w:rsidP="0095588C" w:rsidRDefault="0095588C" w14:paraId="46DD0F99" w14:textId="77777777"/>
    <w:p w:rsidRPr="00D62916" w:rsidR="00E864AB" w:rsidP="00E864AB" w:rsidRDefault="00E864AB" w14:paraId="06A591DF" w14:textId="77777777">
      <w:pPr>
        <w:pStyle w:val="berschrift2"/>
      </w:pPr>
      <w:bookmarkStart w:name="_Toc161293466" w:id="157"/>
      <w:bookmarkStart w:name="_Toc419726870" w:id="158"/>
      <w:r w:rsidRPr="00D62916">
        <w:t>Sessionbehandlung</w:t>
      </w:r>
      <w:bookmarkEnd w:id="157"/>
      <w:bookmarkEnd w:id="158"/>
    </w:p>
    <w:p w:rsidRPr="00D62916" w:rsidR="00E864AB" w:rsidP="00E864AB" w:rsidRDefault="00E864AB" w14:paraId="75DEF1E6" w14:textId="77777777">
      <w:pPr>
        <w:spacing w:before="56" w:after="113"/>
        <w:rPr>
          <w:rFonts w:cs="Arial"/>
          <w:sz w:val="20"/>
        </w:rPr>
      </w:pPr>
    </w:p>
    <w:p w:rsidRPr="00D62916" w:rsidR="00E864AB" w:rsidP="00E864AB" w:rsidRDefault="00E864AB" w14:paraId="04F2FDF1" w14:textId="77777777">
      <w:pPr>
        <w:pStyle w:val="berschrift2"/>
      </w:pPr>
      <w:bookmarkStart w:name="_Toc161293467" w:id="159"/>
      <w:bookmarkStart w:name="_Toc419726871" w:id="160"/>
      <w:r w:rsidRPr="00D62916">
        <w:t>Sicherheit</w:t>
      </w:r>
      <w:bookmarkEnd w:id="159"/>
      <w:bookmarkEnd w:id="160"/>
    </w:p>
    <w:p w:rsidR="002C4CA7" w:rsidP="00E864AB" w:rsidRDefault="0095588C" w14:paraId="0475CECC" w14:textId="76036F25">
      <w:pPr>
        <w:spacing w:before="56" w:after="113"/>
        <w:rPr>
          <w:rFonts w:cs="Arial"/>
          <w:sz w:val="20"/>
        </w:rPr>
      </w:pPr>
      <w:r>
        <w:rPr>
          <w:rFonts w:cs="Arial"/>
          <w:sz w:val="20"/>
        </w:rPr>
        <w:t xml:space="preserve">Um sich überhaupt mit der Datenbank verbinden zu können wird </w:t>
      </w:r>
      <w:r w:rsidR="00365338">
        <w:rPr>
          <w:rFonts w:cs="Arial"/>
          <w:sz w:val="20"/>
        </w:rPr>
        <w:t xml:space="preserve">neben der Client Software </w:t>
      </w:r>
      <w:r>
        <w:rPr>
          <w:rFonts w:cs="Arial"/>
          <w:sz w:val="20"/>
        </w:rPr>
        <w:t>ein Login vorausgesetzt, welcher</w:t>
      </w:r>
      <w:r w:rsidR="00005B22">
        <w:rPr>
          <w:rFonts w:cs="Arial"/>
          <w:sz w:val="20"/>
        </w:rPr>
        <w:t xml:space="preserve"> zuerst vom BackOffice </w:t>
      </w:r>
      <w:r>
        <w:rPr>
          <w:rFonts w:cs="Arial"/>
          <w:sz w:val="20"/>
        </w:rPr>
        <w:t>erstellt werden muss.</w:t>
      </w:r>
      <w:r w:rsidR="00365338">
        <w:rPr>
          <w:rFonts w:cs="Arial"/>
          <w:sz w:val="20"/>
        </w:rPr>
        <w:t xml:space="preserve"> Wenn ein</w:t>
      </w:r>
      <w:r w:rsidR="002C4CA7">
        <w:rPr>
          <w:rFonts w:cs="Arial"/>
          <w:sz w:val="20"/>
        </w:rPr>
        <w:t>e e</w:t>
      </w:r>
      <w:r w:rsidR="00365338">
        <w:rPr>
          <w:rFonts w:cs="Arial"/>
          <w:sz w:val="20"/>
        </w:rPr>
        <w:t>rfolgreiche Authentifikation stattgefunden hat wird als aller erstes geprüft welche Rechte der Benutzer hat und dementsprechend werden nur Items angezeigt die für</w:t>
      </w:r>
      <w:r w:rsidR="002C4CA7">
        <w:rPr>
          <w:rFonts w:cs="Arial"/>
          <w:sz w:val="20"/>
        </w:rPr>
        <w:t xml:space="preserve"> diesen Benutzer relevant sind.</w:t>
      </w:r>
    </w:p>
    <w:p w:rsidR="00005B22" w:rsidP="00E864AB" w:rsidRDefault="00005B22" w14:paraId="10D2FC8A" w14:textId="7CD8D2E5">
      <w:pPr>
        <w:spacing w:before="56" w:after="113"/>
        <w:rPr>
          <w:rFonts w:cs="Arial"/>
          <w:sz w:val="20"/>
        </w:rPr>
      </w:pPr>
      <w:r>
        <w:rPr>
          <w:rFonts w:cs="Arial"/>
          <w:sz w:val="20"/>
        </w:rPr>
        <w:t>Momentan gibt es zwei Benutzergruppen, das BackOffice GU und das BackOffice SU mit folgenden Rechten:</w:t>
      </w:r>
    </w:p>
    <w:p w:rsidRPr="00616FC3" w:rsidR="00616FC3" w:rsidP="00616FC3" w:rsidRDefault="00616FC3" w14:paraId="4D0882DB" w14:textId="34A4C2EA">
      <w:pPr>
        <w:pStyle w:val="Listenabsatz"/>
        <w:numPr>
          <w:ilvl w:val="0"/>
          <w:numId w:val="40"/>
        </w:numPr>
        <w:spacing w:before="56" w:after="113"/>
        <w:rPr>
          <w:rFonts w:cs="Arial"/>
          <w:b/>
          <w:sz w:val="20"/>
        </w:rPr>
      </w:pPr>
      <w:r>
        <w:rPr>
          <w:rFonts w:cs="Arial"/>
          <w:b/>
          <w:sz w:val="20"/>
        </w:rPr>
        <w:t xml:space="preserve">Die </w:t>
      </w:r>
      <w:r w:rsidRPr="00616FC3" w:rsidR="00005B22">
        <w:rPr>
          <w:rFonts w:cs="Arial"/>
          <w:b/>
          <w:sz w:val="20"/>
        </w:rPr>
        <w:t>BackOffice GU</w:t>
      </w:r>
      <w:r>
        <w:rPr>
          <w:rFonts w:cs="Arial"/>
          <w:b/>
          <w:sz w:val="20"/>
        </w:rPr>
        <w:t>:</w:t>
      </w:r>
    </w:p>
    <w:p w:rsidRPr="00616FC3" w:rsidR="00005B22" w:rsidP="00616FC3" w:rsidRDefault="00616FC3" w14:paraId="37D18B46" w14:textId="5A90EBB1">
      <w:pPr>
        <w:pStyle w:val="Listenabsatz"/>
        <w:spacing w:before="56" w:after="113"/>
        <w:rPr>
          <w:rFonts w:cs="Arial"/>
          <w:sz w:val="20"/>
        </w:rPr>
      </w:pPr>
      <w:r w:rsidRPr="00616FC3">
        <w:rPr>
          <w:rFonts w:cs="Arial"/>
          <w:sz w:val="20"/>
        </w:rPr>
        <w:t xml:space="preserve">Kann neue BackOffice GU wie auch BackOffice SU Benutzer erstellen. </w:t>
      </w:r>
      <w:r w:rsidRPr="00616FC3" w:rsidR="00005B22">
        <w:rPr>
          <w:rFonts w:cs="Arial"/>
          <w:sz w:val="20"/>
        </w:rPr>
        <w:t xml:space="preserve">Kann auf alle Informationen zugreifen, Stammdaten wie auch Mängeldaten hinzufügen bearbeiten oder </w:t>
      </w:r>
      <w:r w:rsidRPr="00616FC3">
        <w:rPr>
          <w:rFonts w:cs="Arial"/>
          <w:sz w:val="20"/>
        </w:rPr>
        <w:t>löschen. Im Grunde genommen ist der BackOffice GU Benutzer eine Art Administrator.</w:t>
      </w:r>
    </w:p>
    <w:p w:rsidR="00616FC3" w:rsidP="00616FC3" w:rsidRDefault="00616FC3" w14:paraId="060FDDF8" w14:textId="147C16EE">
      <w:pPr>
        <w:spacing w:before="56" w:after="113"/>
        <w:rPr>
          <w:rFonts w:cs="Arial"/>
          <w:sz w:val="20"/>
        </w:rPr>
      </w:pPr>
    </w:p>
    <w:p w:rsidR="00616FC3" w:rsidP="00616FC3" w:rsidRDefault="00616FC3" w14:paraId="7788618E" w14:textId="3FD4CA7E">
      <w:pPr>
        <w:pStyle w:val="Listenabsatz"/>
        <w:numPr>
          <w:ilvl w:val="0"/>
          <w:numId w:val="40"/>
        </w:numPr>
        <w:spacing w:before="56" w:after="113"/>
        <w:rPr>
          <w:rFonts w:cs="Arial"/>
          <w:b/>
          <w:sz w:val="20"/>
        </w:rPr>
      </w:pPr>
      <w:r>
        <w:rPr>
          <w:rFonts w:cs="Arial"/>
          <w:b/>
          <w:sz w:val="20"/>
        </w:rPr>
        <w:t xml:space="preserve">Die </w:t>
      </w:r>
      <w:r w:rsidRPr="00616FC3">
        <w:rPr>
          <w:rFonts w:cs="Arial"/>
          <w:b/>
          <w:sz w:val="20"/>
        </w:rPr>
        <w:t>BackOffice SU</w:t>
      </w:r>
      <w:r>
        <w:rPr>
          <w:rFonts w:cs="Arial"/>
          <w:b/>
          <w:sz w:val="20"/>
        </w:rPr>
        <w:t>:</w:t>
      </w:r>
    </w:p>
    <w:p w:rsidR="00616FC3" w:rsidP="00616FC3" w:rsidRDefault="00616FC3" w14:paraId="65954C11" w14:textId="23CB9669">
      <w:pPr>
        <w:pStyle w:val="Listenabsatz"/>
        <w:spacing w:before="56" w:after="113"/>
        <w:rPr>
          <w:rFonts w:cs="Arial"/>
          <w:sz w:val="20"/>
        </w:rPr>
      </w:pPr>
      <w:r>
        <w:rPr>
          <w:rFonts w:cs="Arial"/>
          <w:sz w:val="20"/>
        </w:rPr>
        <w:t>Kann nur neue BackOffice SU erstellen (dient anstelle der Ansprechspartner SU). Kann nur auf Informationen zugreifen welche für die BackOffice SU bestimmt sind. Kann nur die eigenen Stammdaten bearbeiten. Kann nur die Mängel bearbeiten die Ihr zugeteilt sind.</w:t>
      </w:r>
    </w:p>
    <w:p w:rsidR="00616FC3" w:rsidP="00616FC3" w:rsidRDefault="00616FC3" w14:paraId="2521FBF4" w14:textId="0A50FA5E">
      <w:pPr>
        <w:spacing w:before="56" w:after="113"/>
        <w:rPr>
          <w:rFonts w:cs="Arial"/>
          <w:sz w:val="20"/>
        </w:rPr>
      </w:pPr>
    </w:p>
    <w:p w:rsidRPr="00616FC3" w:rsidR="00616FC3" w:rsidP="00616FC3" w:rsidRDefault="00616FC3" w14:paraId="5FA1AF41" w14:textId="6B182321">
      <w:pPr>
        <w:spacing w:before="56" w:after="113"/>
        <w:rPr>
          <w:rFonts w:cs="Arial"/>
          <w:sz w:val="20"/>
        </w:rPr>
      </w:pPr>
      <w:r>
        <w:rPr>
          <w:rFonts w:cs="Arial"/>
          <w:sz w:val="20"/>
        </w:rPr>
        <w:t xml:space="preserve">Es war auch eine Benutzergruppe für den Bauleiter und die </w:t>
      </w:r>
      <w:r w:rsidR="00711690">
        <w:rPr>
          <w:rFonts w:cs="Arial"/>
          <w:sz w:val="20"/>
        </w:rPr>
        <w:t>Ansprechperson</w:t>
      </w:r>
      <w:r>
        <w:rPr>
          <w:rFonts w:cs="Arial"/>
          <w:sz w:val="20"/>
        </w:rPr>
        <w:t xml:space="preserve"> geplant, jedoch mussten wi</w:t>
      </w:r>
      <w:r w:rsidR="00D0754F">
        <w:rPr>
          <w:rFonts w:cs="Arial"/>
          <w:sz w:val="20"/>
        </w:rPr>
        <w:t>rd den Funktionsumfang, aufgrund einer Verringerung der Projektmitglieder, kürzen um den Zeitplan auch einhalten zu können.</w:t>
      </w:r>
    </w:p>
    <w:p w:rsidRPr="00D62916" w:rsidR="00E864AB" w:rsidP="00E864AB" w:rsidRDefault="00E864AB" w14:paraId="127B8853" w14:textId="77777777">
      <w:pPr>
        <w:pStyle w:val="berschrift2"/>
      </w:pPr>
      <w:bookmarkStart w:name="_Toc161293468" w:id="161"/>
      <w:bookmarkStart w:name="_Toc419726872" w:id="162"/>
      <w:r w:rsidRPr="00D62916">
        <w:t>Kommunikation und Integration mit anderen IT-Systemen</w:t>
      </w:r>
      <w:bookmarkEnd w:id="161"/>
      <w:bookmarkEnd w:id="162"/>
    </w:p>
    <w:p w:rsidRPr="00D62916" w:rsidR="00E864AB" w:rsidP="00E864AB" w:rsidRDefault="00E864AB" w14:paraId="5ECD298F" w14:textId="77777777">
      <w:pPr>
        <w:spacing w:before="56" w:after="113"/>
        <w:rPr>
          <w:rFonts w:cs="Arial"/>
          <w:sz w:val="20"/>
        </w:rPr>
      </w:pPr>
    </w:p>
    <w:p w:rsidRPr="00D62916" w:rsidR="00E864AB" w:rsidP="00E864AB" w:rsidRDefault="00E864AB" w14:paraId="7FC04AAE" w14:textId="77777777">
      <w:pPr>
        <w:pStyle w:val="berschrift2"/>
      </w:pPr>
      <w:bookmarkStart w:name="_Toc161293469" w:id="163"/>
      <w:bookmarkStart w:name="_Toc419726873" w:id="164"/>
      <w:r w:rsidRPr="00D62916">
        <w:t>Verteilung</w:t>
      </w:r>
      <w:bookmarkEnd w:id="163"/>
      <w:bookmarkEnd w:id="164"/>
    </w:p>
    <w:p w:rsidR="00E864AB" w:rsidP="00E864AB" w:rsidRDefault="00E864AB" w14:paraId="7E5DCC51" w14:textId="77777777">
      <w:pPr>
        <w:spacing w:before="56" w:after="113"/>
        <w:rPr>
          <w:rFonts w:cs="Arial"/>
          <w:sz w:val="20"/>
        </w:rPr>
      </w:pPr>
    </w:p>
    <w:p w:rsidRPr="00D62916" w:rsidR="002060DC" w:rsidP="002060DC" w:rsidRDefault="002060DC" w14:paraId="3F31D3BB" w14:textId="77777777">
      <w:pPr>
        <w:pStyle w:val="berschrift2"/>
      </w:pPr>
      <w:bookmarkStart w:name="_Toc161293479" w:id="165"/>
      <w:bookmarkStart w:name="_Toc419726874" w:id="166"/>
      <w:r w:rsidRPr="00D62916">
        <w:t>Plausibilisierung und Validierung</w:t>
      </w:r>
      <w:bookmarkEnd w:id="165"/>
      <w:bookmarkEnd w:id="166"/>
    </w:p>
    <w:p w:rsidRPr="00D62916" w:rsidR="002060DC" w:rsidP="00E864AB" w:rsidRDefault="002060DC" w14:paraId="0AB79091" w14:textId="77777777">
      <w:pPr>
        <w:spacing w:before="56" w:after="113"/>
        <w:rPr>
          <w:rFonts w:cs="Arial"/>
          <w:sz w:val="20"/>
        </w:rPr>
      </w:pPr>
    </w:p>
    <w:p w:rsidRPr="00D62916" w:rsidR="00E864AB" w:rsidP="00E864AB" w:rsidRDefault="00E864AB" w14:paraId="6F743BBB" w14:textId="77777777">
      <w:pPr>
        <w:pStyle w:val="berschrift2"/>
      </w:pPr>
      <w:bookmarkStart w:name="_Toc161293470" w:id="167"/>
      <w:bookmarkStart w:name="_Toc419726875" w:id="168"/>
      <w:r w:rsidRPr="00D62916">
        <w:t>Ausnahme-/Fehlerbehandlung</w:t>
      </w:r>
      <w:bookmarkEnd w:id="167"/>
      <w:bookmarkEnd w:id="168"/>
    </w:p>
    <w:p w:rsidRPr="00D62916" w:rsidR="00E864AB" w:rsidP="00E864AB" w:rsidRDefault="00E864AB" w14:paraId="2B552137" w14:textId="77777777">
      <w:pPr>
        <w:spacing w:before="56" w:after="113"/>
        <w:rPr>
          <w:rFonts w:cs="Arial"/>
          <w:sz w:val="20"/>
        </w:rPr>
      </w:pPr>
    </w:p>
    <w:p w:rsidRPr="00D62916" w:rsidR="00E864AB" w:rsidP="00E864AB" w:rsidRDefault="00E864AB" w14:paraId="7BE7F7AB" w14:textId="77777777">
      <w:pPr>
        <w:pStyle w:val="berschrift2"/>
      </w:pPr>
      <w:bookmarkStart w:name="_Toc161293471" w:id="169"/>
      <w:bookmarkStart w:name="_Toc419726876" w:id="170"/>
      <w:r w:rsidRPr="00D62916">
        <w:t>Management des Systems &amp; Administrierbarkeit</w:t>
      </w:r>
      <w:bookmarkEnd w:id="169"/>
      <w:bookmarkEnd w:id="170"/>
    </w:p>
    <w:p w:rsidRPr="00D62916" w:rsidR="00E864AB" w:rsidP="00E864AB" w:rsidRDefault="003C1ABA" w14:paraId="081B085E" w14:textId="3F5A6F62">
      <w:r w:rsidRPr="007607C3">
        <w:t>Der Mängel-Manager wird</w:t>
      </w:r>
      <w:r w:rsidR="007607C3">
        <w:t xml:space="preserve"> </w:t>
      </w:r>
      <w:r w:rsidRPr="007607C3" w:rsidR="007607C3">
        <w:t>auf einem IT-System</w:t>
      </w:r>
      <w:r w:rsidR="007607C3">
        <w:t xml:space="preserve"> zentral in der</w:t>
      </w:r>
      <w:r w:rsidRPr="007607C3">
        <w:t xml:space="preserve"> Gen</w:t>
      </w:r>
      <w:r w:rsidR="007607C3">
        <w:t>eralunternehmung</w:t>
      </w:r>
      <w:r w:rsidRPr="007607C3" w:rsidR="007607C3">
        <w:t xml:space="preserve"> der „W&amp;W Architekten GmbH“</w:t>
      </w:r>
      <w:r w:rsidR="007607C3">
        <w:t xml:space="preserve"> </w:t>
      </w:r>
      <w:r w:rsidRPr="007607C3">
        <w:t xml:space="preserve">betrieben. </w:t>
      </w:r>
      <w:r w:rsidRPr="007607C3" w:rsidR="007607C3">
        <w:t>Die Stakeholder werden bezüglich spezieller Eingriffs- oder Konfigurationsmöglichkeiten bei Bedarf, eingeschult</w:t>
      </w:r>
      <w:r w:rsidR="007607C3">
        <w:t xml:space="preserve">. </w:t>
      </w:r>
    </w:p>
    <w:p w:rsidRPr="00D62916" w:rsidR="00E864AB" w:rsidP="00E864AB" w:rsidRDefault="00E864AB" w14:paraId="101CB4B3" w14:textId="77777777">
      <w:pPr>
        <w:pStyle w:val="berschrift2"/>
      </w:pPr>
      <w:bookmarkStart w:name="_Toc161293472" w:id="171"/>
      <w:bookmarkStart w:name="_Toc419726877" w:id="172"/>
      <w:r w:rsidRPr="00D62916">
        <w:t>Logging, Protokollierung, Tracing</w:t>
      </w:r>
      <w:bookmarkEnd w:id="171"/>
      <w:bookmarkEnd w:id="172"/>
      <w:r w:rsidRPr="00D62916">
        <w:t xml:space="preserve"> </w:t>
      </w:r>
    </w:p>
    <w:p w:rsidRPr="00D62916" w:rsidR="003C1ABA" w:rsidP="007607C3" w:rsidRDefault="003C1ABA" w14:paraId="3DFED55D" w14:textId="43E79FCF">
      <w:bookmarkStart w:name="_Toc161293473" w:id="173"/>
      <w:r>
        <w:t>Die Anwendungsmeldungen werden</w:t>
      </w:r>
      <w:r w:rsidR="0009434B">
        <w:t xml:space="preserve"> hauptsächlich mithilfe des „log4j“ Frameworks</w:t>
      </w:r>
      <w:r>
        <w:t>,</w:t>
      </w:r>
      <w:r w:rsidR="0009434B">
        <w:t xml:space="preserve"> welche</w:t>
      </w:r>
      <w:r>
        <w:t>r</w:t>
      </w:r>
      <w:r w:rsidR="0009434B">
        <w:t xml:space="preserve"> von der Apache Software Fundati</w:t>
      </w:r>
      <w:r>
        <w:t>on bereitgestellt wird, geloggt</w:t>
      </w:r>
      <w:r w:rsidR="0009434B">
        <w:t xml:space="preserve">. </w:t>
      </w:r>
    </w:p>
    <w:p w:rsidRPr="00D62916" w:rsidR="00E864AB" w:rsidP="00E864AB" w:rsidRDefault="00E864AB" w14:paraId="57636F68" w14:textId="77777777">
      <w:pPr>
        <w:pStyle w:val="berschrift2"/>
      </w:pPr>
      <w:bookmarkStart w:name="_Toc419726878" w:id="174"/>
      <w:r w:rsidRPr="00D62916">
        <w:t>Geschäftsregeln</w:t>
      </w:r>
      <w:bookmarkEnd w:id="173"/>
      <w:bookmarkEnd w:id="174"/>
    </w:p>
    <w:p w:rsidRPr="00D62916" w:rsidR="00E864AB" w:rsidP="00E864AB" w:rsidRDefault="00E864AB" w14:paraId="0500938A" w14:textId="77777777">
      <w:pPr>
        <w:spacing w:before="56" w:after="113"/>
        <w:rPr>
          <w:rFonts w:cs="Arial"/>
          <w:sz w:val="20"/>
        </w:rPr>
      </w:pPr>
      <w:bookmarkStart w:name="OLE_LINK117" w:id="175"/>
      <w:bookmarkStart w:name="OLE_LINK118" w:id="176"/>
    </w:p>
    <w:p w:rsidRPr="00D62916" w:rsidR="00E864AB" w:rsidP="00E864AB" w:rsidRDefault="00E864AB" w14:paraId="0228CCA9" w14:textId="77777777">
      <w:pPr>
        <w:pStyle w:val="berschrift2"/>
      </w:pPr>
      <w:bookmarkStart w:name="_Toc161293474" w:id="177"/>
      <w:bookmarkStart w:name="_Toc419726879" w:id="178"/>
      <w:bookmarkEnd w:id="175"/>
      <w:bookmarkEnd w:id="176"/>
      <w:r w:rsidRPr="00D62916">
        <w:t>Konfigurierbarkeit</w:t>
      </w:r>
      <w:bookmarkEnd w:id="177"/>
      <w:bookmarkEnd w:id="178"/>
    </w:p>
    <w:p w:rsidRPr="00D62916" w:rsidR="00E864AB" w:rsidP="00E864AB" w:rsidRDefault="00E864AB" w14:paraId="78BE1611" w14:textId="77777777">
      <w:pPr>
        <w:rPr>
          <w:rFonts w:cs="Arial"/>
        </w:rPr>
      </w:pPr>
    </w:p>
    <w:p w:rsidRPr="00D62916" w:rsidR="00E864AB" w:rsidP="00E864AB" w:rsidRDefault="00E864AB" w14:paraId="2F618655" w14:textId="77777777">
      <w:pPr>
        <w:pStyle w:val="berschrift2"/>
      </w:pPr>
      <w:bookmarkStart w:name="_Toc161293475" w:id="179"/>
      <w:bookmarkStart w:name="_Toc419726880" w:id="180"/>
      <w:r w:rsidRPr="00D62916">
        <w:t>Parallelisierung und Threading</w:t>
      </w:r>
      <w:bookmarkEnd w:id="179"/>
      <w:bookmarkEnd w:id="180"/>
    </w:p>
    <w:p w:rsidRPr="00D62916" w:rsidR="00E864AB" w:rsidP="00E864AB" w:rsidRDefault="00E864AB" w14:paraId="6D1B59CE" w14:textId="77777777">
      <w:pPr>
        <w:spacing w:before="56" w:after="113"/>
        <w:rPr>
          <w:rFonts w:cs="Arial"/>
          <w:sz w:val="20"/>
        </w:rPr>
      </w:pPr>
    </w:p>
    <w:p w:rsidRPr="00D62916" w:rsidR="00E864AB" w:rsidP="00E864AB" w:rsidRDefault="00E864AB" w14:paraId="4D51366F" w14:textId="77777777">
      <w:pPr>
        <w:pStyle w:val="berschrift2"/>
      </w:pPr>
      <w:bookmarkStart w:name="_Toc161293476" w:id="181"/>
      <w:bookmarkStart w:name="_Toc419726881" w:id="182"/>
      <w:r w:rsidRPr="00D62916">
        <w:t>Internationalisierung</w:t>
      </w:r>
      <w:bookmarkEnd w:id="181"/>
      <w:bookmarkEnd w:id="182"/>
    </w:p>
    <w:p w:rsidRPr="00D62916" w:rsidR="00E864AB" w:rsidP="007607C3" w:rsidRDefault="0094033E" w14:paraId="4C47E719" w14:textId="24D614C5">
      <w:r>
        <w:t xml:space="preserve">Die </w:t>
      </w:r>
      <w:r w:rsidRPr="00831914">
        <w:t>„W&amp;W Architekten GmbH“</w:t>
      </w:r>
      <w:r>
        <w:t xml:space="preserve"> ist ein in der Schweiz tätiges Unternehmen. Es wird grundsätzlich mit </w:t>
      </w:r>
      <w:r w:rsidR="0009434B">
        <w:t>schweizer Standard Einstellungen gearbeitet, weswegen wir auf Anpassungen betreffend länderspezifischer Merkmale verzichten können.</w:t>
      </w:r>
    </w:p>
    <w:p w:rsidRPr="00D62916" w:rsidR="00E864AB" w:rsidP="00E864AB" w:rsidRDefault="00E864AB" w14:paraId="7D79802C" w14:textId="77777777">
      <w:pPr>
        <w:pStyle w:val="berschrift2"/>
      </w:pPr>
      <w:bookmarkStart w:name="_Toc161293477" w:id="183"/>
      <w:bookmarkStart w:name="_Toc419726882" w:id="184"/>
      <w:r w:rsidRPr="00D62916">
        <w:t>Migration</w:t>
      </w:r>
      <w:bookmarkEnd w:id="183"/>
      <w:bookmarkEnd w:id="184"/>
    </w:p>
    <w:p w:rsidR="00E864AB" w:rsidP="007607C3" w:rsidRDefault="00831914" w14:paraId="3D8E0D9C" w14:textId="08FEBF18">
      <w:r>
        <w:t>Da d</w:t>
      </w:r>
      <w:r w:rsidRPr="00831914">
        <w:t>ie „W&amp;W Architekten GmbH“</w:t>
      </w:r>
      <w:r>
        <w:t xml:space="preserve"> kein Altsystem benutzt hat gibt es wenig zu migrieren. Es müssen Stammdaten und eventuell offene, schon bekannte Mängel erfasst werden.</w:t>
      </w:r>
    </w:p>
    <w:p w:rsidRPr="00D62916" w:rsidR="00831914" w:rsidP="007607C3" w:rsidRDefault="00831914" w14:paraId="66B7A651" w14:textId="09797DAD">
      <w:bookmarkStart w:name="_Toc161293478" w:id="185"/>
      <w:r>
        <w:t xml:space="preserve">Die die bereits bekannten, offenen Mängel </w:t>
      </w:r>
      <w:r w:rsidR="0094033E">
        <w:t>schon im Excel F</w:t>
      </w:r>
      <w:r>
        <w:t>orm</w:t>
      </w:r>
      <w:r w:rsidR="0094033E">
        <w:t>at</w:t>
      </w:r>
      <w:r>
        <w:t xml:space="preserve"> bereit stehen</w:t>
      </w:r>
      <w:r w:rsidR="0094033E">
        <w:t xml:space="preserve">, können sie </w:t>
      </w:r>
      <w:r>
        <w:t xml:space="preserve">einfach mithilfe des GUI </w:t>
      </w:r>
      <w:r w:rsidR="0094033E">
        <w:t xml:space="preserve">per Copy &amp; Paste </w:t>
      </w:r>
      <w:r>
        <w:t xml:space="preserve"> </w:t>
      </w:r>
      <w:r w:rsidR="0094033E">
        <w:t xml:space="preserve">übertragen werden. </w:t>
      </w:r>
      <w:r>
        <w:t>Es macht wenig Sinn für eine Aufgabe die nur einmal auftr</w:t>
      </w:r>
      <w:r w:rsidR="00A871CD">
        <w:t>itt und die eine überschaubare G</w:t>
      </w:r>
      <w:r>
        <w:t xml:space="preserve">rösse hat </w:t>
      </w:r>
      <w:r w:rsidR="0094033E">
        <w:t>Scripts zu schreiben welche einen grösseren Programmieraufwand hat im Vergleich zur manuellen Erledigung der Aufgabe.</w:t>
      </w:r>
    </w:p>
    <w:p w:rsidRPr="00D62916" w:rsidR="00E864AB" w:rsidP="00E864AB" w:rsidRDefault="00E864AB" w14:paraId="0DACF9F5" w14:textId="77777777">
      <w:pPr>
        <w:pStyle w:val="berschrift2"/>
      </w:pPr>
      <w:bookmarkStart w:name="_Toc419726883" w:id="186"/>
      <w:r w:rsidRPr="00D62916">
        <w:t>Testbarkeit</w:t>
      </w:r>
      <w:bookmarkEnd w:id="185"/>
      <w:bookmarkEnd w:id="186"/>
    </w:p>
    <w:p w:rsidRPr="003C1ABA" w:rsidR="00E864AB" w:rsidP="00E864AB" w:rsidRDefault="003C1ABA" w14:paraId="0BCC0854" w14:textId="2D9844E2">
      <w:pPr>
        <w:spacing w:before="56" w:after="113"/>
        <w:rPr>
          <w:rFonts w:cs="Arial"/>
          <w:i/>
          <w:sz w:val="20"/>
        </w:rPr>
      </w:pPr>
      <w:r w:rsidRPr="003C1ABA">
        <w:rPr>
          <w:rFonts w:cs="Arial"/>
          <w:i/>
          <w:sz w:val="20"/>
        </w:rPr>
        <w:t>Siehe Kapitel 18. „Funktionale Test‘s“</w:t>
      </w:r>
    </w:p>
    <w:p w:rsidRPr="00D62916" w:rsidR="002060DC" w:rsidP="002060DC" w:rsidRDefault="002060DC" w14:paraId="3923F293" w14:textId="12B4CD16">
      <w:pPr>
        <w:pStyle w:val="berschrift2"/>
      </w:pPr>
      <w:bookmarkStart w:name="_Toc419726884" w:id="187"/>
      <w:r>
        <w:t>Skalierung, Clustering</w:t>
      </w:r>
      <w:bookmarkEnd w:id="187"/>
    </w:p>
    <w:p w:rsidRPr="00831914" w:rsidR="002060DC" w:rsidP="00831914" w:rsidRDefault="002060DC" w14:paraId="17B53118" w14:textId="77777777"/>
    <w:p w:rsidR="001833CE" w:rsidP="001833CE" w:rsidRDefault="001833CE" w14:paraId="73F8E97B" w14:textId="54EF2087">
      <w:pPr>
        <w:pStyle w:val="berschrift2"/>
      </w:pPr>
      <w:bookmarkStart w:name="OLE_LINK31" w:id="188"/>
      <w:bookmarkStart w:name="OLE_LINK32" w:id="189"/>
      <w:bookmarkStart w:name="_Toc419726885" w:id="190"/>
      <w:r>
        <w:t>Hochverfügbarkeit</w:t>
      </w:r>
      <w:bookmarkEnd w:id="190"/>
    </w:p>
    <w:p w:rsidRPr="00850556" w:rsidR="00850556" w:rsidP="00850556" w:rsidRDefault="00957A24" w14:paraId="527D5427" w14:textId="3B42E843">
      <w:r>
        <w:t>Eine Verfügbarkeit von 99% ist heutzutage ein Standard bei qualitativ hochwertigen EDV-Geräten und wird somit vorausgesetzt. Eine Hochverfügbarkeit von 99.99% würde der Ver</w:t>
      </w:r>
      <w:r w:rsidR="003C1ABA">
        <w:t>f</w:t>
      </w:r>
      <w:r>
        <w:t>ügbarkeitsklasse 4 entsprechen welche von uns auch angestrebt wird und mithilfe des USV-Systems auf ziemlich realistisch scheint. Die Verfügbarkeitsklasse 4 erlaubt es pro Monat 4:23 Minuten und pro Jahr 52:36 Minuten offline zu sein.</w:t>
      </w:r>
    </w:p>
    <w:p w:rsidRPr="00D62916" w:rsidR="00E864AB" w:rsidP="00E864AB" w:rsidRDefault="00E864AB" w14:paraId="40CC82B5" w14:textId="77777777">
      <w:pPr>
        <w:pStyle w:val="berschrift1"/>
      </w:pPr>
      <w:bookmarkStart w:name="_Toc161293482" w:id="191"/>
      <w:bookmarkStart w:name="_Toc419726886" w:id="192"/>
      <w:bookmarkEnd w:id="188"/>
      <w:bookmarkEnd w:id="189"/>
      <w:r w:rsidRPr="00D62916">
        <w:t>Entwurfsentscheidungen</w:t>
      </w:r>
      <w:bookmarkEnd w:id="191"/>
      <w:bookmarkEnd w:id="192"/>
    </w:p>
    <w:p w:rsidRPr="00B3771A" w:rsidR="00E864AB" w:rsidP="00E864AB" w:rsidRDefault="00E864AB" w14:paraId="6DCDDFF0" w14:textId="77777777"/>
    <w:p w:rsidR="00E864AB" w:rsidP="00E864AB" w:rsidRDefault="00E864AB" w14:paraId="0E14FCCA" w14:textId="50114A71">
      <w:pPr>
        <w:pStyle w:val="berschrift2"/>
      </w:pPr>
      <w:bookmarkStart w:name="_Toc161293483" w:id="193"/>
      <w:bookmarkStart w:name="OLE_LINK33" w:id="194"/>
      <w:bookmarkStart w:name="OLE_LINK34" w:id="195"/>
      <w:bookmarkStart w:name="_Toc419726887" w:id="196"/>
      <w:r>
        <w:t>Entwurfsentscheidung</w:t>
      </w:r>
      <w:bookmarkEnd w:id="193"/>
      <w:r w:rsidR="00E053B5">
        <w:t xml:space="preserve"> 1</w:t>
      </w:r>
      <w:bookmarkEnd w:id="196"/>
    </w:p>
    <w:p w:rsidRPr="00850556" w:rsidR="00850556" w:rsidP="00850556" w:rsidRDefault="00E864AB" w14:paraId="636A80ED" w14:textId="625EB5EB">
      <w:pPr>
        <w:pStyle w:val="berschrift3"/>
      </w:pPr>
      <w:bookmarkStart w:name="OLE_LINK146" w:id="197"/>
      <w:bookmarkStart w:name="OLE_LINK147" w:id="198"/>
      <w:r w:rsidRPr="00B3771A">
        <w:t>Fragestellung</w:t>
      </w:r>
    </w:p>
    <w:p w:rsidRPr="00850556" w:rsidR="00850556" w:rsidP="00850556" w:rsidRDefault="00E864AB" w14:paraId="07E0E79B" w14:textId="114A4D66">
      <w:pPr>
        <w:pStyle w:val="berschrift3"/>
      </w:pPr>
      <w:r w:rsidRPr="00B3771A">
        <w:t>Rahmenbedingungen</w:t>
      </w:r>
    </w:p>
    <w:p w:rsidRPr="00850556" w:rsidR="00850556" w:rsidP="00850556" w:rsidRDefault="00E864AB" w14:paraId="5A21E12D" w14:textId="2923C80A">
      <w:pPr>
        <w:pStyle w:val="berschrift3"/>
      </w:pPr>
      <w:r w:rsidRPr="00B3771A">
        <w:t>Annahmen</w:t>
      </w:r>
    </w:p>
    <w:p w:rsidRPr="00850556" w:rsidR="00850556" w:rsidP="00850556" w:rsidRDefault="00E864AB" w14:paraId="60C85A35" w14:textId="4C2347DF">
      <w:pPr>
        <w:pStyle w:val="berschrift3"/>
      </w:pPr>
      <w:r w:rsidRPr="00B3771A">
        <w:t>Betrachtete Alternativen</w:t>
      </w:r>
    </w:p>
    <w:p w:rsidRPr="00850556" w:rsidR="00850556" w:rsidP="00850556" w:rsidRDefault="00E864AB" w14:paraId="3840941C" w14:textId="08BAD9C7">
      <w:pPr>
        <w:pStyle w:val="berschrift3"/>
      </w:pPr>
      <w:r w:rsidRPr="00B3771A">
        <w:t>Entscheidung</w:t>
      </w:r>
    </w:p>
    <w:p w:rsidR="00E864AB" w:rsidP="00E864AB" w:rsidRDefault="00E864AB" w14:paraId="0C7D3CAA" w14:textId="77777777">
      <w:pPr>
        <w:pStyle w:val="berschrift2"/>
      </w:pPr>
      <w:bookmarkStart w:name="_Toc161293484" w:id="199"/>
      <w:bookmarkStart w:name="_Toc419726888" w:id="200"/>
      <w:bookmarkEnd w:id="194"/>
      <w:bookmarkEnd w:id="195"/>
      <w:bookmarkEnd w:id="197"/>
      <w:bookmarkEnd w:id="198"/>
      <w:r>
        <w:t>Entwurfsentscheidung n</w:t>
      </w:r>
      <w:bookmarkEnd w:id="199"/>
      <w:bookmarkEnd w:id="200"/>
    </w:p>
    <w:p w:rsidRPr="00D62916" w:rsidR="00E864AB" w:rsidP="00E864AB" w:rsidRDefault="00E864AB" w14:paraId="3B8D067F" w14:textId="77777777">
      <w:pPr>
        <w:spacing w:before="56" w:after="113"/>
        <w:rPr>
          <w:rFonts w:cs="Arial"/>
          <w:sz w:val="20"/>
        </w:rPr>
      </w:pPr>
    </w:p>
    <w:p w:rsidR="00E864AB" w:rsidP="00E864AB" w:rsidRDefault="001833CE" w14:paraId="2C3F0D94" w14:textId="77097580">
      <w:pPr>
        <w:pStyle w:val="berschrift1"/>
      </w:pPr>
      <w:bookmarkStart w:name="_Toc161293485" w:id="201"/>
      <w:bookmarkStart w:name="_Toc419726889" w:id="202"/>
      <w:r>
        <w:t>Qualitätss</w:t>
      </w:r>
      <w:r w:rsidRPr="00D62916" w:rsidR="00E864AB">
        <w:t>zenarien</w:t>
      </w:r>
      <w:bookmarkEnd w:id="201"/>
      <w:bookmarkEnd w:id="202"/>
    </w:p>
    <w:p w:rsidR="00711690" w:rsidP="00E053B5" w:rsidRDefault="00711690" w14:paraId="45EED9D1" w14:textId="03B853CE"/>
    <w:p w:rsidRPr="00711690" w:rsidR="00711690" w:rsidP="00711690" w:rsidRDefault="00711690" w14:paraId="32447BFC" w14:textId="77777777"/>
    <w:p w:rsidRPr="00711690" w:rsidR="00711690" w:rsidP="00711690" w:rsidRDefault="00711690" w14:paraId="4AFE8809" w14:textId="77777777"/>
    <w:p w:rsidRPr="00711690" w:rsidR="00711690" w:rsidP="00711690" w:rsidRDefault="00711690" w14:paraId="4CFB6AA4" w14:textId="77777777"/>
    <w:p w:rsidRPr="00711690" w:rsidR="00711690" w:rsidP="00711690" w:rsidRDefault="00711690" w14:paraId="29217DD7" w14:textId="77777777"/>
    <w:p w:rsidRPr="00711690" w:rsidR="00711690" w:rsidP="00711690" w:rsidRDefault="00711690" w14:paraId="6FED0724" w14:textId="77777777"/>
    <w:p w:rsidRPr="00711690" w:rsidR="00711690" w:rsidP="00711690" w:rsidRDefault="00711690" w14:paraId="3F6F40ED" w14:textId="77777777"/>
    <w:p w:rsidRPr="00711690" w:rsidR="00711690" w:rsidP="00711690" w:rsidRDefault="00711690" w14:paraId="5B6603A2" w14:textId="77777777"/>
    <w:p w:rsidR="00711690" w:rsidP="00711690" w:rsidRDefault="00711690" w14:paraId="5173BCC2" w14:textId="73A63E48"/>
    <w:p w:rsidRPr="00711690" w:rsidR="00E053B5" w:rsidP="00711690" w:rsidRDefault="00E053B5" w14:paraId="4BB04797" w14:textId="77777777">
      <w:pPr>
        <w:jc w:val="center"/>
      </w:pPr>
    </w:p>
    <w:p w:rsidRPr="00D62916" w:rsidR="00E864AB" w:rsidP="00E864AB" w:rsidRDefault="00E053B5" w14:paraId="216831C5" w14:textId="3ABA1DE9">
      <w:pPr>
        <w:pStyle w:val="berschrift2"/>
      </w:pPr>
      <w:bookmarkStart w:name="_Toc419726890" w:id="203"/>
      <w:r>
        <w:t>Qualitätsbaum</w:t>
      </w:r>
      <w:bookmarkEnd w:id="203"/>
    </w:p>
    <w:p w:rsidRPr="002D7FEA" w:rsidR="00E864AB" w:rsidP="00E864AB" w:rsidRDefault="00B40217" w14:paraId="354A0811" w14:textId="60AD6333">
      <w:r>
        <w:object w:dxaOrig="12150" w:dyaOrig="7575" w14:anchorId="7DDB49DB">
          <v:shape id="_x0000_i1027" style="width:453pt;height:283.8pt" o:ole="" type="#_x0000_t75">
            <v:imagedata o:title="" r:id="rId19"/>
          </v:shape>
          <o:OLEObject Type="Embed" ProgID="Visio.Drawing.15" ShapeID="_x0000_i1027" DrawAspect="Content" ObjectID="_1493468615" r:id="rId20"/>
        </w:object>
      </w:r>
    </w:p>
    <w:p w:rsidR="23C46E94" w:rsidP="23C46E94" w:rsidRDefault="23C46E94" w14:paraId="71E83B3B" w14:textId="23C46E94">
      <w:bookmarkStart w:name="_Toc161293487" w:id="204"/>
      <w:r w:rsidRPr="23C46E94">
        <w:rPr>
          <w:b/>
          <w:bCs/>
          <w:u w:val="single"/>
        </w:rPr>
        <w:t>Skalierbarkeit</w:t>
      </w:r>
    </w:p>
    <w:p w:rsidR="23C46E94" w:rsidP="23C46E94" w:rsidRDefault="23C46E94" w14:paraId="2F2F646E" w14:textId="6B0C325B">
      <w:r>
        <w:t>Der Mängelmanager sollte einfach erweiterbar sein mit zusätzlicher Hardware, falls der Gebrauch des Managers expandiert.</w:t>
      </w:r>
    </w:p>
    <w:p w:rsidR="23C46E94" w:rsidP="23C46E94" w:rsidRDefault="23C46E94" w14:paraId="3C04287D" w14:textId="75A84D59">
      <w:r w:rsidRPr="278232FB">
        <w:rPr>
          <w:b/>
          <w:u w:val="single"/>
        </w:rPr>
        <w:t>Einfaches GUI</w:t>
      </w:r>
    </w:p>
    <w:p w:rsidR="23C46E94" w:rsidP="23C46E94" w:rsidRDefault="23C46E94" w14:paraId="0B135556" w14:textId="7E8CDD8F">
      <w:r>
        <w:t>Es soll ein simples gestaltetes GUI sein, welches für Jedermann einfach zu bedienen ist, selbst für Mitarbeiter, die diesen Manager noch nie zuvor verwendet haben.</w:t>
      </w:r>
      <w:r w:rsidR="278232FB">
        <w:t xml:space="preserve"> Diese sollten den Manager mit einem Blick bereits einfach verwenden können.</w:t>
      </w:r>
    </w:p>
    <w:p w:rsidR="278232FB" w:rsidP="278232FB" w:rsidRDefault="278232FB" w14:paraId="3A76BA54" w14:textId="6BE19A63">
      <w:r w:rsidRPr="278232FB">
        <w:rPr>
          <w:b/>
          <w:bCs/>
          <w:u w:val="single"/>
        </w:rPr>
        <w:t>Überschaubares GUI</w:t>
      </w:r>
    </w:p>
    <w:p w:rsidR="278232FB" w:rsidP="278232FB" w:rsidRDefault="278232FB" w14:paraId="5D537187" w14:textId="080F5584">
      <w:r>
        <w:t>Wenn man den Manager begutachtet und damit arbeitet, soll er nicht nur einfach zu bedienen sein, sondern auch dem Auge "schmeicheln". Es soll schön anzusehen sein demnach auch alles direkt auf den ersten Blick zu finden sein.</w:t>
      </w:r>
    </w:p>
    <w:p w:rsidR="278232FB" w:rsidP="278232FB" w:rsidRDefault="278232FB" w14:paraId="08A8ED97" w14:textId="58951A59">
      <w:r w:rsidRPr="278232FB">
        <w:rPr>
          <w:b/>
          <w:bCs/>
          <w:u w:val="single"/>
        </w:rPr>
        <w:t>Datenübertragung</w:t>
      </w:r>
    </w:p>
    <w:p w:rsidR="278232FB" w:rsidP="278232FB" w:rsidRDefault="278232FB" w14:paraId="795BCE05" w14:textId="75EAEB8E">
      <w:r>
        <w:t>Alle Daten die hinzugefügt werden, sind es Mängel, Meldungen, Projekte oder eine neue Ansprechsperson für ein Subunternehmen, sollen direkt für die jeweils autorisierten Mitarbeiter zur Verfügung stehen. So sollen falls neue Kriterien für das Filtern hinzugefügt wurden, sofort verwendet werden können.</w:t>
      </w:r>
    </w:p>
    <w:p w:rsidR="278232FB" w:rsidP="278232FB" w:rsidRDefault="278232FB" w14:paraId="750A3465" w14:textId="1A30E6C8">
      <w:r w:rsidRPr="278232FB">
        <w:rPr>
          <w:b/>
          <w:bCs/>
          <w:u w:val="single"/>
        </w:rPr>
        <w:t>Datenschutz</w:t>
      </w:r>
    </w:p>
    <w:p w:rsidR="278232FB" w:rsidP="278232FB" w:rsidRDefault="278232FB" w14:paraId="31265F46" w14:textId="4B17185B">
      <w:r>
        <w:t>Um auf die jeweils berechtigten Daten zugreifen zu können, muss man sich über den Login bekennen. Falls die korrekten Logininformationen angegeben wurden, kann der Benutzer auf die ihm berechtigten Daten zugreifen.</w:t>
      </w:r>
    </w:p>
    <w:p w:rsidR="278232FB" w:rsidP="278232FB" w:rsidRDefault="278232FB" w14:paraId="1E56F9D1" w14:textId="2D1E6F6E">
      <w:r w:rsidRPr="278232FB">
        <w:rPr>
          <w:b/>
          <w:bCs/>
          <w:u w:val="single"/>
        </w:rPr>
        <w:t>Datenintegrität</w:t>
      </w:r>
    </w:p>
    <w:p w:rsidR="278232FB" w:rsidP="278232FB" w:rsidRDefault="278232FB" w14:paraId="640CC0DD" w14:textId="3CC64E29">
      <w:r>
        <w:t>Es wurde darauf geachtet, dass keine Rendundanzen und somit unnötiger Ballast vorhanden ist. So wurden auch für die einzelnen Felder die korrekten Attribute hinzugefügt wie z.b dass Felder, die ausschliesslich aus Zahlen bestehen sollen, keine Buchstaben verwenden können.</w:t>
      </w:r>
    </w:p>
    <w:p w:rsidR="278232FB" w:rsidP="278232FB" w:rsidRDefault="278232FB" w14:paraId="2BAB5EA9" w14:textId="1F6C9121">
      <w:r w:rsidRPr="278232FB">
        <w:rPr>
          <w:b/>
          <w:bCs/>
          <w:u w:val="single"/>
        </w:rPr>
        <w:t>Remote-zugriff</w:t>
      </w:r>
    </w:p>
    <w:p w:rsidR="278232FB" w:rsidP="278232FB" w:rsidRDefault="278232FB" w14:paraId="0255F1AF" w14:textId="0770FFF7">
      <w:r>
        <w:t>Der Manager soll z.B auch über das Tablet des Bauherrs aufzurufen sein. Damit der Bauherr bei allfälligen Mängeln vor Ort direkt Mängel oder Meldungen über sein Tablet erfassen, bearbeiten oder als erledigt kennzeichnen kann.</w:t>
      </w:r>
    </w:p>
    <w:p w:rsidR="278232FB" w:rsidP="278232FB" w:rsidRDefault="278232FB" w14:paraId="2A7E00B1" w14:textId="6350E123"/>
    <w:p w:rsidR="00E864AB" w:rsidP="00E864AB" w:rsidRDefault="00E864AB" w14:paraId="7424422C" w14:textId="491DC6BB">
      <w:pPr>
        <w:pStyle w:val="berschrift2"/>
      </w:pPr>
      <w:bookmarkStart w:name="_Toc419726891" w:id="205"/>
      <w:r w:rsidRPr="00D62916">
        <w:t>Bewertungsszenari</w:t>
      </w:r>
      <w:bookmarkEnd w:id="204"/>
      <w:r w:rsidR="00E053B5">
        <w:t>en</w:t>
      </w:r>
      <w:bookmarkEnd w:id="205"/>
    </w:p>
    <w:p w:rsidR="00B40217" w:rsidP="00B40217" w:rsidRDefault="00B40217" w14:paraId="15A95575" w14:textId="77777777">
      <w:r>
        <w:t>Nutzungsszenario (Qualitätsziel Zuverlässigkeit):</w:t>
      </w:r>
    </w:p>
    <w:p w:rsidR="00B40217" w:rsidP="00B40217" w:rsidRDefault="00B40217" w14:paraId="1C4018F0" w14:textId="77777777">
      <w:r>
        <w:t>Dem Bauleiter wird vor Ort mitgeteilt, dass einige Ressourcen bezüglich des Baus fehlen. Entweder muss er den Projektplan ändern oder er muss sich beim Subunternehmen melden.</w:t>
      </w:r>
    </w:p>
    <w:p w:rsidR="00B40217" w:rsidP="00B40217" w:rsidRDefault="00B40217" w14:paraId="620961D6" w14:textId="77777777">
      <w:r>
        <w:t>Dazu erstellt er über sein Tablet erstmal einen Mangel um später noch einmal darauf hingewiesen zu werden.</w:t>
      </w:r>
    </w:p>
    <w:p w:rsidR="00B40217" w:rsidP="00B40217" w:rsidRDefault="00B40217" w14:paraId="1CFB46DB" w14:textId="77777777"/>
    <w:p w:rsidR="00B40217" w:rsidP="00B40217" w:rsidRDefault="00B40217" w14:paraId="6ED9F98D" w14:textId="77777777">
      <w:r>
        <w:t>Nutzungsszenario (Qualitätsziel Benutzbarkeit):</w:t>
      </w:r>
    </w:p>
    <w:p w:rsidRPr="00850556" w:rsidR="00B40217" w:rsidP="00B40217" w:rsidRDefault="00B40217" w14:paraId="3B4786B1" w14:textId="77777777">
      <w:r>
        <w:t>Ein Bauleiter muss sich neu mit dem System befassen und startet zum ersten mal die Menüansicht. Er sieht alles auf einen Blick und wenn er die Menüwahl links ändert, bleibt alles einheitlich bis auf den mittleren Bereich welcher sich dynamisch verändert. Somit bleibt alles übersichtlich und einfach zu bedienen.</w:t>
      </w:r>
    </w:p>
    <w:p w:rsidR="00850556" w:rsidP="00850556" w:rsidRDefault="00850556" w14:paraId="4832E43B" w14:textId="77777777"/>
    <w:p w:rsidR="00ED740A" w:rsidP="00850556" w:rsidRDefault="00ED740A" w14:paraId="61F40DA6" w14:textId="6C050B2C"/>
    <w:p w:rsidRPr="00850556" w:rsidR="00ED740A" w:rsidP="00850556" w:rsidRDefault="00ED740A" w14:paraId="4DCDD22E" w14:textId="77777777"/>
    <w:p w:rsidRPr="00D62916" w:rsidR="00E864AB" w:rsidP="00E864AB" w:rsidRDefault="001833CE" w14:paraId="6C0861A4" w14:textId="786E9624">
      <w:pPr>
        <w:pStyle w:val="berschrift1"/>
      </w:pPr>
      <w:bookmarkStart w:name="_Toc419726892" w:id="206"/>
      <w:r w:rsidRPr="00DA658C">
        <w:t>Risiken</w:t>
      </w:r>
      <w:bookmarkEnd w:id="206"/>
    </w:p>
    <w:p w:rsidR="19EB4B8A" w:rsidRDefault="19EB4B8A" w14:paraId="485FDBAB" w14:textId="5DBCD97F">
      <w:r w:rsidRPr="19EB4B8A">
        <w:rPr>
          <w:rFonts w:eastAsia="Calibri" w:cs="Calibri"/>
        </w:rPr>
        <w:t>Das Risikomanagement umfasst sämtliche Maßnahmen zur systematischen Erkennung, Analyse, Bewertung, Überwachung und Kontrolle von Risiken. Hier werden die uns wichtigs-ten Risiken aufgezählt.</w:t>
      </w:r>
    </w:p>
    <w:p w:rsidR="19EB4B8A" w:rsidRDefault="19EB4B8A" w14:paraId="2B4441A8" w14:textId="7F840264">
      <w:r w:rsidRPr="7F840264">
        <w:rPr>
          <w:rFonts w:eastAsia="Calibri" w:cs="Calibri"/>
          <w:b/>
        </w:rPr>
        <w:t>Risiko 1:</w:t>
      </w:r>
    </w:p>
    <w:p w:rsidR="19EB4B8A" w:rsidRDefault="7F840264" w14:paraId="697C2AAD" w14:textId="2D4AF5EF">
      <w:r w:rsidRPr="7F840264">
        <w:rPr>
          <w:rFonts w:eastAsia="Calibri" w:cs="Calibri"/>
        </w:rPr>
        <w:t>Datenverlust von Projektdaten</w:t>
      </w:r>
    </w:p>
    <w:p w:rsidR="19EB4B8A" w:rsidRDefault="19EB4B8A" w14:paraId="62B3364B" w14:textId="43761E39">
      <w:r w:rsidRPr="7F840264">
        <w:rPr>
          <w:rFonts w:eastAsia="Calibri" w:cs="Calibri"/>
          <w:u w:val="single"/>
        </w:rPr>
        <w:t>Eintrittswarscheinlichkeit:</w:t>
      </w:r>
    </w:p>
    <w:p w:rsidR="19EB4B8A" w:rsidRDefault="19EB4B8A" w14:paraId="66483923" w14:textId="0FB2EC1A">
      <w:r w:rsidRPr="19EB4B8A">
        <w:rPr>
          <w:rFonts w:eastAsia="Calibri" w:cs="Calibri"/>
        </w:rPr>
        <w:t>Die Eintrittswahrscheinlichkeit ist klein.</w:t>
      </w:r>
    </w:p>
    <w:p w:rsidR="19EB4B8A" w:rsidRDefault="19EB4B8A" w14:paraId="36A7D8CC" w14:textId="4FBDA821">
      <w:r w:rsidRPr="7F840264">
        <w:rPr>
          <w:rFonts w:eastAsia="Calibri" w:cs="Calibri"/>
          <w:u w:val="single"/>
        </w:rPr>
        <w:t>Schadenshöhe:</w:t>
      </w:r>
    </w:p>
    <w:p w:rsidR="19EB4B8A" w:rsidRDefault="19EB4B8A" w14:paraId="066A41D1" w14:textId="7EEF49E2">
      <w:r w:rsidRPr="19EB4B8A">
        <w:rPr>
          <w:rFonts w:eastAsia="Calibri" w:cs="Calibri"/>
        </w:rPr>
        <w:t>Je nach Verlust grösser oder kleiner</w:t>
      </w:r>
    </w:p>
    <w:p w:rsidR="19EB4B8A" w:rsidRDefault="19EB4B8A" w14:paraId="7726E14A" w14:textId="5C0D487B">
      <w:r w:rsidRPr="7F840264">
        <w:rPr>
          <w:rFonts w:eastAsia="Calibri" w:cs="Calibri"/>
          <w:u w:val="single"/>
        </w:rPr>
        <w:t>Massnahmen:</w:t>
      </w:r>
    </w:p>
    <w:p w:rsidR="19EB4B8A" w:rsidRDefault="19EB4B8A" w14:paraId="4B2B80F1" w14:textId="5B27A959">
      <w:r w:rsidRPr="19EB4B8A">
        <w:rPr>
          <w:rFonts w:eastAsia="Calibri" w:cs="Calibri"/>
        </w:rPr>
        <w:t>Jeden Tag wird ein Backup der Kundendaten durchgeführt. Datenbank ist hinter einer USV, so ist auch bei Stromausfall die Datenbank weiterhin online.</w:t>
      </w:r>
    </w:p>
    <w:p w:rsidR="7F840264" w:rsidP="7F840264" w:rsidRDefault="7F840264" w14:paraId="2CA3E755" w14:textId="64780AD3">
      <w:r w:rsidRPr="7F840264">
        <w:rPr>
          <w:rFonts w:eastAsia="Calibri" w:cs="Calibri"/>
          <w:b/>
          <w:bCs/>
        </w:rPr>
        <w:t>Risiko 2:</w:t>
      </w:r>
    </w:p>
    <w:p w:rsidR="7F840264" w:rsidP="7F840264" w:rsidRDefault="00844F35" w14:paraId="71AF1DE5" w14:textId="2D0C2F20">
      <w:r>
        <w:t xml:space="preserve">Angriff von </w:t>
      </w:r>
      <w:r w:rsidR="75A84D59">
        <w:t>Aussen</w:t>
      </w:r>
      <w:r>
        <w:t xml:space="preserve"> auf den Server</w:t>
      </w:r>
    </w:p>
    <w:p w:rsidR="7F840264" w:rsidP="7F840264" w:rsidRDefault="7F840264" w14:paraId="7A997D57" w14:textId="028A95AA">
      <w:pPr>
        <w:rPr>
          <w:rFonts w:eastAsia="Calibri" w:cs="Calibri"/>
          <w:u w:val="single"/>
        </w:rPr>
      </w:pPr>
      <w:r w:rsidRPr="7F840264">
        <w:rPr>
          <w:rFonts w:eastAsia="Calibri" w:cs="Calibri"/>
          <w:u w:val="single"/>
        </w:rPr>
        <w:t>Eintrittswahrscheinlichkeit:</w:t>
      </w:r>
    </w:p>
    <w:p w:rsidR="7F840264" w:rsidP="7F840264" w:rsidRDefault="00844F35" w14:paraId="27260253" w14:textId="766A7456">
      <w:r>
        <w:t>Die Eintrittswahrscheinlichkeit ist klein.</w:t>
      </w:r>
    </w:p>
    <w:p w:rsidR="7F840264" w:rsidP="7F840264" w:rsidRDefault="7F840264" w14:paraId="313121BA" w14:textId="37FFB748">
      <w:pPr>
        <w:rPr>
          <w:rFonts w:eastAsia="Calibri" w:cs="Calibri"/>
          <w:u w:val="single"/>
        </w:rPr>
      </w:pPr>
      <w:r w:rsidRPr="7F840264">
        <w:rPr>
          <w:rFonts w:eastAsia="Calibri" w:cs="Calibri"/>
          <w:u w:val="single"/>
        </w:rPr>
        <w:t>Schadenshöhe:</w:t>
      </w:r>
    </w:p>
    <w:p w:rsidR="7F840264" w:rsidP="7F840264" w:rsidRDefault="00844F35" w14:paraId="4B1B8B6E" w14:textId="41EB76A7">
      <w:r>
        <w:t>Grosser Verlust</w:t>
      </w:r>
    </w:p>
    <w:p w:rsidR="7F840264" w:rsidP="7F840264" w:rsidRDefault="7F840264" w14:paraId="257863C5" w14:textId="63FEADF9">
      <w:pPr>
        <w:rPr>
          <w:rFonts w:eastAsia="Calibri" w:cs="Calibri"/>
          <w:u w:val="single"/>
        </w:rPr>
      </w:pPr>
      <w:r w:rsidRPr="7F840264">
        <w:rPr>
          <w:rFonts w:eastAsia="Calibri" w:cs="Calibri"/>
          <w:u w:val="single"/>
        </w:rPr>
        <w:t>Massnahmen:</w:t>
      </w:r>
    </w:p>
    <w:p w:rsidR="00844F35" w:rsidP="7F840264" w:rsidRDefault="00844F35" w14:paraId="0133C495" w14:textId="5042198C">
      <w:r w:rsidR="5042198C">
        <w:rPr/>
        <w:t>Der Server soll gut geschützt sein und zu jederzeit mit dem aktuellsten Firewall ausgestattet sein.</w:t>
      </w:r>
    </w:p>
    <w:p w:rsidR="278232FB" w:rsidRDefault="278232FB" w14:paraId="03B3DA63" w14:textId="0F7EDF1D">
      <w:bookmarkStart w:name="_Toc161293495" w:id="207"/>
    </w:p>
    <w:p w:rsidR="004A78C2" w:rsidP="004A78C2" w:rsidRDefault="00E864AB" w14:paraId="238B6D47" w14:textId="559B7BC7">
      <w:pPr>
        <w:pStyle w:val="berschrift1"/>
      </w:pPr>
      <w:bookmarkStart w:name="_Toc419726893" w:id="208"/>
      <w:r w:rsidRPr="00DA658C">
        <w:t>Glossar</w:t>
      </w:r>
      <w:bookmarkEnd w:id="207"/>
      <w:bookmarkEnd w:id="208"/>
    </w:p>
    <w:tbl>
      <w:tblPr>
        <w:tblStyle w:val="Gitternetztabelle4Akzent2"/>
        <w:tblW w:w="9067" w:type="dxa"/>
        <w:tblLook w:val="04A0" w:firstRow="1" w:lastRow="0" w:firstColumn="1" w:lastColumn="0" w:noHBand="0" w:noVBand="1"/>
      </w:tblPr>
      <w:tblGrid>
        <w:gridCol w:w="3595"/>
        <w:gridCol w:w="5472"/>
      </w:tblGrid>
      <w:tr w:rsidRPr="00711690" w:rsidR="003223B4" w:rsidTr="0005420B" w14:paraId="059334A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711690" w:rsidR="003223B4" w:rsidP="00711690" w:rsidRDefault="003223B4" w14:paraId="677635FA" w14:textId="77777777">
            <w:pPr>
              <w:rPr>
                <w:sz w:val="20"/>
              </w:rPr>
            </w:pPr>
            <w:r w:rsidRPr="00711690">
              <w:rPr>
                <w:sz w:val="20"/>
              </w:rPr>
              <w:t>Begriff</w:t>
            </w:r>
          </w:p>
        </w:tc>
        <w:tc>
          <w:tcPr>
            <w:tcW w:w="5472" w:type="dxa"/>
          </w:tcPr>
          <w:p w:rsidRPr="00711690" w:rsidR="003223B4" w:rsidP="00711690" w:rsidRDefault="003223B4" w14:paraId="3D01B540" w14:textId="77777777">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Beschreibung</w:t>
            </w:r>
          </w:p>
        </w:tc>
      </w:tr>
      <w:tr w:rsidRPr="00711690" w:rsidR="003223B4" w:rsidTr="0005420B" w14:paraId="3E46D5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711690" w:rsidR="003223B4" w:rsidP="00711690" w:rsidRDefault="003223B4" w14:paraId="7B5729A0" w14:textId="77777777">
            <w:pPr>
              <w:rPr>
                <w:sz w:val="20"/>
              </w:rPr>
            </w:pPr>
            <w:r w:rsidRPr="00711690">
              <w:rPr>
                <w:sz w:val="20"/>
              </w:rPr>
              <w:t>Graphical user interface</w:t>
            </w:r>
          </w:p>
        </w:tc>
        <w:tc>
          <w:tcPr>
            <w:tcW w:w="5472" w:type="dxa"/>
          </w:tcPr>
          <w:p w:rsidRPr="00711690" w:rsidR="003223B4" w:rsidP="00711690" w:rsidRDefault="003223B4" w14:paraId="59E4EC37" w14:textId="77777777">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Auf Deutsch auch grafische Benutzeroberfläche genannt. Dient dazu eine Applikation mittels Symbole oder Steuerelemente bedienbar zu machen um Aktionen einfach mit der Maus und der Tastatur ausführen zu können.</w:t>
            </w:r>
          </w:p>
        </w:tc>
      </w:tr>
      <w:tr w:rsidRPr="00711690" w:rsidR="003223B4" w:rsidTr="0005420B" w14:paraId="05E671F3" w14:textId="77777777">
        <w:tc>
          <w:tcPr>
            <w:cnfStyle w:val="001000000000" w:firstRow="0" w:lastRow="0" w:firstColumn="1" w:lastColumn="0" w:oddVBand="0" w:evenVBand="0" w:oddHBand="0" w:evenHBand="0" w:firstRowFirstColumn="0" w:firstRowLastColumn="0" w:lastRowFirstColumn="0" w:lastRowLastColumn="0"/>
            <w:tcW w:w="3595" w:type="dxa"/>
          </w:tcPr>
          <w:p w:rsidRPr="00711690" w:rsidR="003223B4" w:rsidP="00711690" w:rsidRDefault="003223B4" w14:paraId="3E66EEE4" w14:textId="77777777">
            <w:pPr>
              <w:rPr>
                <w:sz w:val="20"/>
              </w:rPr>
            </w:pPr>
            <w:r w:rsidRPr="00711690">
              <w:rPr>
                <w:sz w:val="20"/>
              </w:rPr>
              <w:t>Datenbankmanagementsystem (DBMS)</w:t>
            </w:r>
          </w:p>
        </w:tc>
        <w:tc>
          <w:tcPr>
            <w:tcW w:w="5472" w:type="dxa"/>
          </w:tcPr>
          <w:p w:rsidRPr="00711690" w:rsidR="003223B4" w:rsidP="00711690" w:rsidRDefault="003223B4" w14:paraId="0DE78503" w14:textId="77777777">
            <w:pPr>
              <w:jc w:val="left"/>
              <w:cnfStyle w:val="000000000000" w:firstRow="0" w:lastRow="0" w:firstColumn="0" w:lastColumn="0" w:oddVBand="0" w:evenVBand="0" w:oddHBand="0" w:evenHBand="0" w:firstRowFirstColumn="0" w:firstRowLastColumn="0" w:lastRowFirstColumn="0" w:lastRowLastColumn="0"/>
              <w:rPr>
                <w:sz w:val="20"/>
              </w:rPr>
            </w:pPr>
            <w:r w:rsidRPr="00711690">
              <w:rPr>
                <w:sz w:val="20"/>
              </w:rPr>
              <w:t>Ein Datenbankmanagementsystem ist eine Software, welche an erster Stelle, eine Datenbank zur verfügen stellt, die verschiedene Nutzern-Anfragen oder Anfragen von anderen Programmen entgegennehmen und bearbeiten kann.</w:t>
            </w:r>
          </w:p>
        </w:tc>
      </w:tr>
      <w:tr w:rsidRPr="00711690" w:rsidR="003223B4" w:rsidTr="0005420B" w14:paraId="623E5A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711690" w:rsidR="003223B4" w:rsidP="00711690" w:rsidRDefault="003223B4" w14:paraId="74AE310B" w14:textId="77777777">
            <w:pPr>
              <w:rPr>
                <w:sz w:val="20"/>
              </w:rPr>
            </w:pPr>
            <w:r w:rsidRPr="00711690">
              <w:rPr>
                <w:sz w:val="20"/>
              </w:rPr>
              <w:t>Entity-Relationship-Modell (ERM)</w:t>
            </w:r>
          </w:p>
        </w:tc>
        <w:tc>
          <w:tcPr>
            <w:tcW w:w="5472" w:type="dxa"/>
          </w:tcPr>
          <w:p w:rsidRPr="00711690" w:rsidR="003223B4" w:rsidP="00711690" w:rsidRDefault="003223B4" w14:paraId="599C74EC" w14:textId="77777777">
            <w:pPr>
              <w:jc w:val="left"/>
              <w:cnfStyle w:val="000000100000" w:firstRow="0" w:lastRow="0" w:firstColumn="0" w:lastColumn="0" w:oddVBand="0" w:evenVBand="0" w:oddHBand="1" w:evenHBand="0" w:firstRowFirstColumn="0" w:firstRowLastColumn="0" w:lastRowFirstColumn="0" w:lastRowLastColumn="0"/>
              <w:rPr>
                <w:sz w:val="20"/>
              </w:rPr>
            </w:pPr>
            <w:r w:rsidRPr="00711690">
              <w:rPr>
                <w:sz w:val="20"/>
              </w:rPr>
              <w:t>Auf Deutsch etwa Gegenstand-Beziehung-Modell, welches primär für den Entwurf der Datenbank dient, bevor sie per SQL (Structured Query Language) implementiert wird.</w:t>
            </w:r>
          </w:p>
        </w:tc>
      </w:tr>
      <w:tr w:rsidRPr="00711690" w:rsidR="003223B4" w:rsidTr="0005420B" w14:paraId="2253DA3B" w14:textId="77777777">
        <w:tc>
          <w:tcPr>
            <w:cnfStyle w:val="001000000000" w:firstRow="0" w:lastRow="0" w:firstColumn="1" w:lastColumn="0" w:oddVBand="0" w:evenVBand="0" w:oddHBand="0" w:evenHBand="0" w:firstRowFirstColumn="0" w:firstRowLastColumn="0" w:lastRowFirstColumn="0" w:lastRowLastColumn="0"/>
            <w:tcW w:w="3595" w:type="dxa"/>
          </w:tcPr>
          <w:p w:rsidRPr="00711690" w:rsidR="003223B4" w:rsidP="00711690" w:rsidRDefault="003223B4" w14:paraId="0D1DEA26" w14:textId="77777777">
            <w:pPr>
              <w:rPr>
                <w:sz w:val="20"/>
              </w:rPr>
            </w:pPr>
            <w:r w:rsidRPr="00711690">
              <w:rPr>
                <w:sz w:val="20"/>
              </w:rPr>
              <w:t>Mockup</w:t>
            </w:r>
          </w:p>
        </w:tc>
        <w:tc>
          <w:tcPr>
            <w:tcW w:w="5472" w:type="dxa"/>
          </w:tcPr>
          <w:p w:rsidRPr="00711690" w:rsidR="003223B4" w:rsidP="00711690" w:rsidRDefault="003223B4" w14:paraId="4FAC5C0A" w14:textId="77777777">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Im Deutschen auch unter Maquette bekannt. Kann als Instrument bezeichnet werden um Entwürfe oder Vorformen einer Website oder eines App’s zur Konzeption zu erstellen.</w:t>
            </w:r>
          </w:p>
        </w:tc>
      </w:tr>
      <w:tr w:rsidRPr="00711690" w:rsidR="003223B4" w:rsidTr="0005420B" w14:paraId="746467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711690" w:rsidR="003223B4" w:rsidP="00711690" w:rsidRDefault="003223B4" w14:paraId="05E7C0CF" w14:textId="77777777">
            <w:pPr>
              <w:rPr>
                <w:sz w:val="20"/>
                <w:lang w:val="en-GB"/>
              </w:rPr>
            </w:pPr>
            <w:r w:rsidRPr="00711690">
              <w:rPr>
                <w:sz w:val="20"/>
                <w:lang w:val="en-GB"/>
              </w:rPr>
              <w:t>Middleware</w:t>
            </w:r>
          </w:p>
        </w:tc>
        <w:tc>
          <w:tcPr>
            <w:tcW w:w="5472" w:type="dxa"/>
          </w:tcPr>
          <w:p w:rsidRPr="00711690" w:rsidR="003223B4" w:rsidP="00711690" w:rsidRDefault="003223B4" w14:paraId="26DC8198" w14:textId="77777777">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Eine Middleware ist eine sogenannte Zwischenanwendung die zwischen zwei verschiedenen Schichten eines Programms vermittelt was somit auch die Komplexität und Infrastruktur gegenüber der Aussenwelt verborgen hält.</w:t>
            </w:r>
          </w:p>
        </w:tc>
      </w:tr>
      <w:tr w:rsidRPr="00711690" w:rsidR="003223B4" w:rsidTr="0005420B" w14:paraId="47C48BD9" w14:textId="77777777">
        <w:tc>
          <w:tcPr>
            <w:cnfStyle w:val="001000000000" w:firstRow="0" w:lastRow="0" w:firstColumn="1" w:lastColumn="0" w:oddVBand="0" w:evenVBand="0" w:oddHBand="0" w:evenHBand="0" w:firstRowFirstColumn="0" w:firstRowLastColumn="0" w:lastRowFirstColumn="0" w:lastRowLastColumn="0"/>
            <w:tcW w:w="3595" w:type="dxa"/>
          </w:tcPr>
          <w:p w:rsidRPr="00711690" w:rsidR="003223B4" w:rsidP="00711690" w:rsidRDefault="003223B4" w14:paraId="4AD53EB2" w14:textId="77777777">
            <w:pPr>
              <w:rPr>
                <w:sz w:val="20"/>
                <w:lang w:val="en-GB"/>
              </w:rPr>
            </w:pPr>
            <w:r w:rsidRPr="00711690">
              <w:rPr>
                <w:sz w:val="20"/>
                <w:lang w:val="en-GB"/>
              </w:rPr>
              <w:t>Coding conventions</w:t>
            </w:r>
          </w:p>
        </w:tc>
        <w:tc>
          <w:tcPr>
            <w:tcW w:w="5472" w:type="dxa"/>
          </w:tcPr>
          <w:p w:rsidRPr="00711690" w:rsidR="003223B4" w:rsidP="00711690" w:rsidRDefault="003223B4" w14:paraId="71D3071B" w14:textId="77777777">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Im Deutschen auch unter dem Begriff Programmierstil bekannt, welcher in der Programmierung vorgibt nach welchen Regeln der Quellcode erstellt werden muss.</w:t>
            </w:r>
          </w:p>
        </w:tc>
      </w:tr>
      <w:tr w:rsidRPr="00711690" w:rsidR="003223B4" w:rsidTr="0005420B" w14:paraId="5F99AC3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711690" w:rsidR="003223B4" w:rsidP="00711690" w:rsidRDefault="003223B4" w14:paraId="5A35D32E" w14:textId="77777777">
            <w:pPr>
              <w:rPr>
                <w:sz w:val="20"/>
                <w:lang w:val="en-GB"/>
              </w:rPr>
            </w:pPr>
            <w:r w:rsidRPr="00711690">
              <w:rPr>
                <w:sz w:val="20"/>
                <w:lang w:val="en-GB"/>
              </w:rPr>
              <w:t>Use cases, use case diagram</w:t>
            </w:r>
          </w:p>
        </w:tc>
        <w:tc>
          <w:tcPr>
            <w:tcW w:w="5472" w:type="dxa"/>
          </w:tcPr>
          <w:p w:rsidRPr="00711690" w:rsidR="003223B4" w:rsidP="00711690" w:rsidRDefault="003223B4" w14:paraId="5DF37343" w14:textId="77777777">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Das use case diagram ist ein Instrument welches für die Erstellung von verschiedenen Szenarien dient, die einem Stakeholder (Akteur) möglich sind, zur Erreichung eines bestimmten technischen Zieles.</w:t>
            </w:r>
          </w:p>
        </w:tc>
      </w:tr>
      <w:tr w:rsidRPr="00711690" w:rsidR="003223B4" w:rsidTr="0005420B" w14:paraId="2EFFE657" w14:textId="77777777">
        <w:tc>
          <w:tcPr>
            <w:cnfStyle w:val="001000000000" w:firstRow="0" w:lastRow="0" w:firstColumn="1" w:lastColumn="0" w:oddVBand="0" w:evenVBand="0" w:oddHBand="0" w:evenHBand="0" w:firstRowFirstColumn="0" w:firstRowLastColumn="0" w:lastRowFirstColumn="0" w:lastRowLastColumn="0"/>
            <w:tcW w:w="3595" w:type="dxa"/>
          </w:tcPr>
          <w:p w:rsidRPr="00711690" w:rsidR="003223B4" w:rsidP="00711690" w:rsidRDefault="003223B4" w14:paraId="25711393" w14:textId="77777777">
            <w:pPr>
              <w:rPr>
                <w:sz w:val="20"/>
                <w:lang w:val="en-GB"/>
              </w:rPr>
            </w:pPr>
            <w:r w:rsidRPr="00711690">
              <w:rPr>
                <w:sz w:val="20"/>
                <w:lang w:val="en-GB"/>
              </w:rPr>
              <w:t>Unified Modeling Language (UML)</w:t>
            </w:r>
          </w:p>
        </w:tc>
        <w:tc>
          <w:tcPr>
            <w:tcW w:w="5472" w:type="dxa"/>
          </w:tcPr>
          <w:p w:rsidRPr="00711690" w:rsidR="003223B4" w:rsidP="00711690" w:rsidRDefault="003223B4" w14:paraId="7E08B475" w14:textId="77777777">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Die Unified Modeling Language ist eine grafische Modellierungssprache die grundsätzlich zur Visualisierung von Diagrammen benutzt wird.</w:t>
            </w:r>
          </w:p>
        </w:tc>
      </w:tr>
      <w:tr w:rsidRPr="00711690" w:rsidR="003223B4" w:rsidTr="0005420B" w14:paraId="0B7F75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Pr="00711690" w:rsidR="003223B4" w:rsidP="00711690" w:rsidRDefault="003223B4" w14:paraId="2A345892" w14:textId="77777777">
            <w:pPr>
              <w:rPr>
                <w:sz w:val="20"/>
                <w:lang w:val="en-GB"/>
              </w:rPr>
            </w:pPr>
            <w:r w:rsidRPr="00711690">
              <w:rPr>
                <w:sz w:val="20"/>
                <w:lang w:val="en-GB"/>
              </w:rPr>
              <w:t>Framework</w:t>
            </w:r>
          </w:p>
        </w:tc>
        <w:tc>
          <w:tcPr>
            <w:tcW w:w="5472" w:type="dxa"/>
          </w:tcPr>
          <w:p w:rsidRPr="00711690" w:rsidR="003223B4" w:rsidP="00711690" w:rsidRDefault="003223B4" w14:paraId="35369F06" w14:textId="77777777">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Unter einem Framework versteht man im Bereich der Software-Engineering ein Rahmenwerk, welches Komponenten und Libraries zur Verfügung stellt womit sie dem Programmierer beim Erstellen einer Applikation unter die Arme greift.</w:t>
            </w:r>
          </w:p>
        </w:tc>
      </w:tr>
      <w:tr w:rsidRPr="00711690" w:rsidR="003223B4" w:rsidTr="0005420B" w14:paraId="1C15EE9C" w14:textId="77777777">
        <w:tc>
          <w:tcPr>
            <w:cnfStyle w:val="001000000000" w:firstRow="0" w:lastRow="0" w:firstColumn="1" w:lastColumn="0" w:oddVBand="0" w:evenVBand="0" w:oddHBand="0" w:evenHBand="0" w:firstRowFirstColumn="0" w:firstRowLastColumn="0" w:lastRowFirstColumn="0" w:lastRowLastColumn="0"/>
            <w:tcW w:w="3595" w:type="dxa"/>
          </w:tcPr>
          <w:p w:rsidRPr="00711690" w:rsidR="003223B4" w:rsidP="00711690" w:rsidRDefault="003223B4" w14:paraId="33D27F82" w14:textId="77777777">
            <w:pPr>
              <w:rPr>
                <w:sz w:val="20"/>
                <w:lang w:val="en-GB"/>
              </w:rPr>
            </w:pPr>
            <w:r w:rsidRPr="00711690">
              <w:rPr>
                <w:sz w:val="20"/>
                <w:lang w:val="en-GB"/>
              </w:rPr>
              <w:t>Java Database Connectivity (JDBC)</w:t>
            </w:r>
          </w:p>
        </w:tc>
        <w:tc>
          <w:tcPr>
            <w:tcW w:w="5472" w:type="dxa"/>
          </w:tcPr>
          <w:p w:rsidRPr="00711690" w:rsidR="003223B4" w:rsidP="00711690" w:rsidRDefault="003223B4" w14:paraId="2D727C43" w14:textId="42F7F055">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Die Java Database Connectivity ist eine universelle Java Datenbankschnittstelle, die eine Schnittstelle zu Datenbanken verschiedener Hersteller bietet.</w:t>
            </w:r>
          </w:p>
        </w:tc>
      </w:tr>
    </w:tbl>
    <w:p w:rsidRPr="003223B4" w:rsidR="003223B4" w:rsidP="003223B4" w:rsidRDefault="003223B4" w14:paraId="46B40CE9" w14:textId="06D2FC41">
      <w:pPr>
        <w:jc w:val="left"/>
        <w:rPr>
          <w:i/>
          <w:sz w:val="20"/>
          <w:lang w:val="de-CH"/>
        </w:rPr>
      </w:pPr>
      <w:r>
        <w:rPr>
          <w:i/>
          <w:sz w:val="20"/>
          <w:lang w:val="de-CH"/>
        </w:rPr>
        <w:t xml:space="preserve">Die </w:t>
      </w:r>
      <w:r w:rsidRPr="003223B4">
        <w:rPr>
          <w:i/>
          <w:sz w:val="20"/>
          <w:lang w:val="de-CH"/>
        </w:rPr>
        <w:t>Beschreibung</w:t>
      </w:r>
      <w:r>
        <w:rPr>
          <w:i/>
          <w:sz w:val="20"/>
          <w:lang w:val="de-CH"/>
        </w:rPr>
        <w:t xml:space="preserve">en der Begriffe oben sind kurzgefasste, vereinfachte Formen der Beschreibungen die  </w:t>
      </w:r>
      <w:r w:rsidRPr="003223B4">
        <w:rPr>
          <w:i/>
          <w:sz w:val="20"/>
          <w:lang w:val="de-CH"/>
        </w:rPr>
        <w:t>jeweils</w:t>
      </w:r>
      <w:r>
        <w:rPr>
          <w:i/>
          <w:sz w:val="20"/>
          <w:lang w:val="de-CH"/>
        </w:rPr>
        <w:t xml:space="preserve"> unter</w:t>
      </w:r>
      <w:r w:rsidRPr="003223B4">
        <w:rPr>
          <w:i/>
          <w:sz w:val="20"/>
          <w:lang w:val="de-CH"/>
        </w:rPr>
        <w:t xml:space="preserve"> http://www.itwissen.info oder http://de.wikipedia.org</w:t>
      </w:r>
      <w:r>
        <w:rPr>
          <w:i/>
          <w:sz w:val="20"/>
          <w:lang w:val="de-CH"/>
        </w:rPr>
        <w:t xml:space="preserve"> zu finden sind.</w:t>
      </w:r>
    </w:p>
    <w:p w:rsidR="00196265" w:rsidP="004A78C2" w:rsidRDefault="00196265" w14:paraId="4F29970F" w14:textId="16D99631">
      <w:pPr>
        <w:pStyle w:val="berschrift1"/>
        <w:rPr>
          <w:lang w:val="fr-CH"/>
        </w:rPr>
      </w:pPr>
      <w:bookmarkStart w:name="_Toc419726894" w:id="209"/>
      <w:r>
        <w:rPr>
          <w:lang w:val="fr-CH"/>
        </w:rPr>
        <w:t>Weitere Arc42 Dokumentationen</w:t>
      </w:r>
      <w:bookmarkEnd w:id="209"/>
    </w:p>
    <w:p w:rsidR="004A78C2" w:rsidP="004A78C2" w:rsidRDefault="00DC10FC" w14:paraId="36EBF837" w14:textId="4D58E769">
      <w:pPr>
        <w:pStyle w:val="berschrift1"/>
        <w:rPr>
          <w:lang w:val="fr-CH"/>
        </w:rPr>
      </w:pPr>
      <w:bookmarkStart w:name="_Toc419726895" w:id="210"/>
      <w:r>
        <w:rPr>
          <w:lang w:val="fr-CH"/>
        </w:rPr>
        <w:t xml:space="preserve">Requirements Dokumentation </w:t>
      </w:r>
      <w:r w:rsidRPr="004A78C2" w:rsidR="004A78C2">
        <w:rPr>
          <w:lang w:val="fr-CH"/>
        </w:rPr>
        <w:t>(2015_FS_INM21_Requirements_MangelManager.xls)</w:t>
      </w:r>
      <w:bookmarkEnd w:id="210"/>
    </w:p>
    <w:p w:rsidRPr="00632255" w:rsidR="00632255" w:rsidP="00632255" w:rsidRDefault="00632255" w14:paraId="06A8BFC4" w14:textId="77777777">
      <w:pPr>
        <w:rPr>
          <w:lang w:val="fr-CH"/>
        </w:rPr>
      </w:pPr>
    </w:p>
    <w:tbl>
      <w:tblPr>
        <w:tblStyle w:val="Gitternetztabelle4Akzent2"/>
        <w:tblW w:w="0" w:type="auto"/>
        <w:tblLook w:val="04A0" w:firstRow="1" w:lastRow="0" w:firstColumn="1" w:lastColumn="0" w:noHBand="0" w:noVBand="1"/>
      </w:tblPr>
      <w:tblGrid>
        <w:gridCol w:w="988"/>
        <w:gridCol w:w="8068"/>
      </w:tblGrid>
      <w:tr w:rsidR="00632255" w:rsidTr="00BA484E" w14:paraId="42E4D1A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32255" w:rsidP="00A871CD" w:rsidRDefault="00632255" w14:paraId="6CAF80F5" w14:textId="77777777">
            <w:pPr>
              <w:spacing w:before="0"/>
              <w:jc w:val="left"/>
              <w:rPr>
                <w:lang w:val="fr-CH"/>
              </w:rPr>
            </w:pPr>
            <w:r>
              <w:rPr>
                <w:lang w:val="fr-CH"/>
              </w:rPr>
              <w:t>Nr.</w:t>
            </w:r>
          </w:p>
        </w:tc>
        <w:tc>
          <w:tcPr>
            <w:tcW w:w="8068" w:type="dxa"/>
          </w:tcPr>
          <w:p w:rsidR="00632255" w:rsidP="00A871CD" w:rsidRDefault="00632255" w14:paraId="23F32BD2" w14:textId="77777777">
            <w:pPr>
              <w:spacing w:before="0"/>
              <w:jc w:val="left"/>
              <w:cnfStyle w:val="100000000000" w:firstRow="1" w:lastRow="0" w:firstColumn="0" w:lastColumn="0" w:oddVBand="0" w:evenVBand="0" w:oddHBand="0" w:evenHBand="0" w:firstRowFirstColumn="0" w:firstRowLastColumn="0" w:lastRowFirstColumn="0" w:lastRowLastColumn="0"/>
              <w:rPr>
                <w:lang w:val="fr-CH"/>
              </w:rPr>
            </w:pPr>
            <w:r>
              <w:rPr>
                <w:lang w:val="fr-CH"/>
              </w:rPr>
              <w:t>Anforderung</w:t>
            </w:r>
          </w:p>
        </w:tc>
      </w:tr>
      <w:tr w:rsidRPr="00964A7F" w:rsidR="00632255" w:rsidTr="00BA484E" w14:paraId="6207241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32255" w:rsidP="00A871CD" w:rsidRDefault="00632255" w14:paraId="5F4C06FA" w14:textId="77777777">
            <w:pPr>
              <w:spacing w:before="0"/>
              <w:jc w:val="left"/>
              <w:rPr>
                <w:lang w:val="fr-CH"/>
              </w:rPr>
            </w:pPr>
            <w:r>
              <w:rPr>
                <w:lang w:val="fr-CH"/>
              </w:rPr>
              <w:t>1</w:t>
            </w:r>
          </w:p>
        </w:tc>
        <w:tc>
          <w:tcPr>
            <w:tcW w:w="8068" w:type="dxa"/>
          </w:tcPr>
          <w:p w:rsidRPr="00964A7F" w:rsidR="00632255" w:rsidP="00A871CD" w:rsidRDefault="00632255" w14:paraId="02B482B6" w14:textId="77777777">
            <w:pPr>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Datenverwaltung Back-Office für Subunternehmen</w:t>
            </w:r>
          </w:p>
        </w:tc>
      </w:tr>
      <w:tr w:rsidRPr="00964A7F" w:rsidR="00632255" w:rsidTr="00BA484E" w14:paraId="5FA59BE4"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47001AAA" w14:textId="77777777">
            <w:pPr>
              <w:spacing w:before="0"/>
              <w:jc w:val="left"/>
              <w:rPr>
                <w:lang w:val="de-CH"/>
              </w:rPr>
            </w:pPr>
            <w:r>
              <w:rPr>
                <w:lang w:val="de-CH"/>
              </w:rPr>
              <w:t>2</w:t>
            </w:r>
          </w:p>
        </w:tc>
        <w:tc>
          <w:tcPr>
            <w:tcW w:w="8068" w:type="dxa"/>
          </w:tcPr>
          <w:p w:rsidRPr="00964A7F" w:rsidR="00632255" w:rsidP="00A871CD" w:rsidRDefault="00632255" w14:paraId="6A0BBEDA" w14:textId="77777777">
            <w:pPr>
              <w:spacing w:before="0"/>
              <w:jc w:val="left"/>
              <w:cnfStyle w:val="000000000000" w:firstRow="0" w:lastRow="0" w:firstColumn="0" w:lastColumn="0" w:oddVBand="0" w:evenVBand="0" w:oddHBand="0" w:evenHBand="0" w:firstRowFirstColumn="0" w:firstRowLastColumn="0" w:lastRowFirstColumn="0" w:lastRowLastColumn="0"/>
              <w:rPr>
                <w:lang w:val="de-CH"/>
              </w:rPr>
            </w:pPr>
            <w:r>
              <w:rPr>
                <w:lang w:val="de-CH"/>
              </w:rPr>
              <w:t>Datenverwaltung des Unternehmens</w:t>
            </w:r>
          </w:p>
        </w:tc>
      </w:tr>
      <w:tr w:rsidRPr="00964A7F" w:rsidR="00632255" w:rsidTr="00BA484E" w14:paraId="738578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6F5A6CD7" w14:textId="77777777">
            <w:pPr>
              <w:spacing w:before="0"/>
              <w:jc w:val="left"/>
              <w:rPr>
                <w:lang w:val="de-CH"/>
              </w:rPr>
            </w:pPr>
            <w:r>
              <w:rPr>
                <w:lang w:val="de-CH"/>
              </w:rPr>
              <w:t>3</w:t>
            </w:r>
          </w:p>
        </w:tc>
        <w:tc>
          <w:tcPr>
            <w:tcW w:w="8068" w:type="dxa"/>
          </w:tcPr>
          <w:p w:rsidRPr="00964A7F" w:rsidR="00632255" w:rsidP="00A871CD" w:rsidRDefault="00632255" w14:paraId="7B0E6D56" w14:textId="77777777">
            <w:pPr>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Datenverwaltung für alle Bauprojekte des Unternehmens</w:t>
            </w:r>
          </w:p>
        </w:tc>
      </w:tr>
      <w:tr w:rsidRPr="00964A7F" w:rsidR="00632255" w:rsidTr="00BA484E" w14:paraId="0DC0B90C"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626E79E2" w14:textId="77777777">
            <w:pPr>
              <w:spacing w:before="0"/>
              <w:jc w:val="left"/>
              <w:rPr>
                <w:lang w:val="de-CH"/>
              </w:rPr>
            </w:pPr>
            <w:r>
              <w:rPr>
                <w:lang w:val="de-CH"/>
              </w:rPr>
              <w:t>4</w:t>
            </w:r>
          </w:p>
        </w:tc>
        <w:tc>
          <w:tcPr>
            <w:tcW w:w="8068" w:type="dxa"/>
          </w:tcPr>
          <w:p w:rsidRPr="00964A7F" w:rsidR="00632255" w:rsidP="00A871CD" w:rsidRDefault="00632255" w14:paraId="4346CA03" w14:textId="7DE901FE">
            <w:pPr>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Projektobjekt muss ersichtlich sein (Mehrfamilienhaus, Wohnung usw</w:t>
            </w:r>
            <w:r w:rsidR="00711690">
              <w:rPr>
                <w:lang w:val="de-CH"/>
              </w:rPr>
              <w:t>.</w:t>
            </w:r>
            <w:r w:rsidRPr="00964A7F">
              <w:rPr>
                <w:lang w:val="de-CH"/>
              </w:rPr>
              <w:t>)</w:t>
            </w:r>
          </w:p>
        </w:tc>
      </w:tr>
      <w:tr w:rsidRPr="00964A7F" w:rsidR="00632255" w:rsidTr="00BA484E" w14:paraId="3702E1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3587C0AD" w14:textId="77777777">
            <w:pPr>
              <w:spacing w:before="0"/>
              <w:jc w:val="left"/>
              <w:rPr>
                <w:lang w:val="de-CH"/>
              </w:rPr>
            </w:pPr>
            <w:r>
              <w:rPr>
                <w:lang w:val="de-CH"/>
              </w:rPr>
              <w:t>5</w:t>
            </w:r>
          </w:p>
        </w:tc>
        <w:tc>
          <w:tcPr>
            <w:tcW w:w="8068" w:type="dxa"/>
          </w:tcPr>
          <w:p w:rsidRPr="00964A7F" w:rsidR="00632255" w:rsidP="00A871CD" w:rsidRDefault="00632255" w14:paraId="33F772FB" w14:textId="77777777">
            <w:pPr>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Projekttyp klar ersichtlich (Neubau, </w:t>
            </w:r>
            <w:r>
              <w:rPr>
                <w:lang w:val="de-CH"/>
              </w:rPr>
              <w:t>R</w:t>
            </w:r>
            <w:r w:rsidRPr="00964A7F">
              <w:rPr>
                <w:lang w:val="de-CH"/>
              </w:rPr>
              <w:t>enovation…)</w:t>
            </w:r>
          </w:p>
        </w:tc>
      </w:tr>
      <w:tr w:rsidRPr="00964A7F" w:rsidR="00632255" w:rsidTr="00BA484E" w14:paraId="035CD258"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049673D2" w14:textId="77777777">
            <w:pPr>
              <w:spacing w:before="0"/>
              <w:jc w:val="left"/>
              <w:rPr>
                <w:lang w:val="de-CH"/>
              </w:rPr>
            </w:pPr>
            <w:r>
              <w:rPr>
                <w:lang w:val="de-CH"/>
              </w:rPr>
              <w:t>6</w:t>
            </w:r>
          </w:p>
        </w:tc>
        <w:tc>
          <w:tcPr>
            <w:tcW w:w="8068" w:type="dxa"/>
          </w:tcPr>
          <w:p w:rsidRPr="00964A7F" w:rsidR="00632255" w:rsidP="00A871CD" w:rsidRDefault="00632255" w14:paraId="1AE5F7B6" w14:textId="77777777">
            <w:pPr>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Projekte haben </w:t>
            </w:r>
            <w:r>
              <w:rPr>
                <w:lang w:val="de-CH"/>
              </w:rPr>
              <w:t>Start und E</w:t>
            </w:r>
            <w:r w:rsidRPr="00964A7F">
              <w:rPr>
                <w:lang w:val="de-CH"/>
              </w:rPr>
              <w:t>nddatum</w:t>
            </w:r>
          </w:p>
        </w:tc>
      </w:tr>
      <w:tr w:rsidRPr="00964A7F" w:rsidR="00632255" w:rsidTr="00BA484E" w14:paraId="6AB3E31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1AFE298D" w14:textId="77777777">
            <w:pPr>
              <w:spacing w:before="0"/>
              <w:jc w:val="left"/>
              <w:rPr>
                <w:lang w:val="de-CH"/>
              </w:rPr>
            </w:pPr>
            <w:r>
              <w:rPr>
                <w:lang w:val="de-CH"/>
              </w:rPr>
              <w:t>7</w:t>
            </w:r>
          </w:p>
        </w:tc>
        <w:tc>
          <w:tcPr>
            <w:tcW w:w="8068" w:type="dxa"/>
          </w:tcPr>
          <w:p w:rsidRPr="00964A7F" w:rsidR="00632255" w:rsidP="00A871CD" w:rsidRDefault="00632255" w14:paraId="238CC6D0" w14:textId="77777777">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Adresse des Projekts ist ersichtlich</w:t>
            </w:r>
          </w:p>
        </w:tc>
      </w:tr>
      <w:tr w:rsidRPr="00964A7F" w:rsidR="00632255" w:rsidTr="00BA484E" w14:paraId="24C22869"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121AE449" w14:textId="77777777">
            <w:pPr>
              <w:spacing w:before="0"/>
              <w:jc w:val="left"/>
              <w:rPr>
                <w:lang w:val="de-CH"/>
              </w:rPr>
            </w:pPr>
            <w:r>
              <w:rPr>
                <w:lang w:val="de-CH"/>
              </w:rPr>
              <w:t>8</w:t>
            </w:r>
          </w:p>
        </w:tc>
        <w:tc>
          <w:tcPr>
            <w:tcW w:w="8068" w:type="dxa"/>
          </w:tcPr>
          <w:p w:rsidRPr="00964A7F" w:rsidR="00632255" w:rsidP="00A871CD" w:rsidRDefault="00632255" w14:paraId="2CB48795" w14:textId="77777777">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Bauherr des Projekts ist ersichtlich</w:t>
            </w:r>
          </w:p>
        </w:tc>
      </w:tr>
      <w:tr w:rsidRPr="00964A7F" w:rsidR="00632255" w:rsidTr="00BA484E" w14:paraId="0600DB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47951059" w14:textId="77777777">
            <w:pPr>
              <w:spacing w:before="0"/>
              <w:jc w:val="left"/>
              <w:rPr>
                <w:lang w:val="de-CH"/>
              </w:rPr>
            </w:pPr>
            <w:r>
              <w:rPr>
                <w:lang w:val="de-CH"/>
              </w:rPr>
              <w:t>9</w:t>
            </w:r>
          </w:p>
        </w:tc>
        <w:tc>
          <w:tcPr>
            <w:tcW w:w="8068" w:type="dxa"/>
          </w:tcPr>
          <w:p w:rsidRPr="00964A7F" w:rsidR="00632255" w:rsidP="00A871CD" w:rsidRDefault="00632255" w14:paraId="3CA0F5C2" w14:textId="77777777">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Arbeiten/Mängel aller Bauleiter eines Projekts sind </w:t>
            </w:r>
            <w:r>
              <w:rPr>
                <w:lang w:val="de-CH"/>
              </w:rPr>
              <w:t>z</w:t>
            </w:r>
            <w:r w:rsidRPr="00964A7F">
              <w:rPr>
                <w:lang w:val="de-CH"/>
              </w:rPr>
              <w:t>eitlich aufgeführt</w:t>
            </w:r>
          </w:p>
        </w:tc>
      </w:tr>
      <w:tr w:rsidRPr="00964A7F" w:rsidR="00632255" w:rsidTr="00BA484E" w14:paraId="09023655"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69F6AC9E" w14:textId="77777777">
            <w:pPr>
              <w:spacing w:before="0"/>
              <w:jc w:val="left"/>
              <w:rPr>
                <w:lang w:val="de-CH"/>
              </w:rPr>
            </w:pPr>
            <w:r>
              <w:rPr>
                <w:lang w:val="de-CH"/>
              </w:rPr>
              <w:t>10</w:t>
            </w:r>
          </w:p>
        </w:tc>
        <w:tc>
          <w:tcPr>
            <w:tcW w:w="8068" w:type="dxa"/>
          </w:tcPr>
          <w:p w:rsidRPr="00964A7F" w:rsidR="00632255" w:rsidP="00A871CD" w:rsidRDefault="00632255" w14:paraId="37491047" w14:textId="3391623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Alle </w:t>
            </w:r>
            <w:r w:rsidRPr="00964A7F" w:rsidR="00711690">
              <w:rPr>
                <w:lang w:val="de-CH"/>
              </w:rPr>
              <w:t>involvierten</w:t>
            </w:r>
            <w:r w:rsidRPr="00964A7F">
              <w:rPr>
                <w:lang w:val="de-CH"/>
              </w:rPr>
              <w:t xml:space="preserve"> Subunternehmen sind ersichtlich</w:t>
            </w:r>
          </w:p>
        </w:tc>
      </w:tr>
      <w:tr w:rsidRPr="00964A7F" w:rsidR="00632255" w:rsidTr="00BA484E" w14:paraId="62AFE0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34EB19BF" w14:textId="77777777">
            <w:pPr>
              <w:spacing w:before="0"/>
              <w:jc w:val="left"/>
              <w:rPr>
                <w:lang w:val="de-CH"/>
              </w:rPr>
            </w:pPr>
            <w:r>
              <w:rPr>
                <w:lang w:val="de-CH"/>
              </w:rPr>
              <w:t>11</w:t>
            </w:r>
          </w:p>
        </w:tc>
        <w:tc>
          <w:tcPr>
            <w:tcW w:w="8068" w:type="dxa"/>
          </w:tcPr>
          <w:p w:rsidRPr="00964A7F" w:rsidR="00632255" w:rsidP="00A871CD" w:rsidRDefault="00632255" w14:paraId="3A477713" w14:textId="77777777">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Die Ansprechpersonen der Subunternehmen sind </w:t>
            </w:r>
            <w:r>
              <w:rPr>
                <w:lang w:val="de-CH"/>
              </w:rPr>
              <w:t>z</w:t>
            </w:r>
            <w:r w:rsidRPr="00964A7F">
              <w:rPr>
                <w:lang w:val="de-CH"/>
              </w:rPr>
              <w:t>eitlich aufgeführt</w:t>
            </w:r>
          </w:p>
        </w:tc>
      </w:tr>
      <w:tr w:rsidRPr="00964A7F" w:rsidR="00632255" w:rsidTr="00BA484E" w14:paraId="5314CD07"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104C3A34" w14:textId="77777777">
            <w:pPr>
              <w:spacing w:before="0"/>
              <w:jc w:val="left"/>
              <w:rPr>
                <w:lang w:val="de-CH"/>
              </w:rPr>
            </w:pPr>
            <w:r>
              <w:rPr>
                <w:lang w:val="de-CH"/>
              </w:rPr>
              <w:t>12</w:t>
            </w:r>
          </w:p>
        </w:tc>
        <w:tc>
          <w:tcPr>
            <w:tcW w:w="8068" w:type="dxa"/>
          </w:tcPr>
          <w:p w:rsidRPr="00964A7F" w:rsidR="00632255" w:rsidP="00A871CD" w:rsidRDefault="00632255" w14:paraId="57618414" w14:textId="77777777">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Mängel können vor </w:t>
            </w:r>
            <w:r>
              <w:rPr>
                <w:lang w:val="de-CH"/>
              </w:rPr>
              <w:t>O</w:t>
            </w:r>
            <w:r w:rsidRPr="00964A7F">
              <w:rPr>
                <w:lang w:val="de-CH"/>
              </w:rPr>
              <w:t>rt durch den Bauleiter erfasst werden</w:t>
            </w:r>
          </w:p>
        </w:tc>
      </w:tr>
      <w:tr w:rsidRPr="00964A7F" w:rsidR="00632255" w:rsidTr="00BA484E" w14:paraId="03C704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600A769C" w14:textId="77777777">
            <w:pPr>
              <w:spacing w:before="0"/>
              <w:jc w:val="left"/>
              <w:rPr>
                <w:lang w:val="de-CH"/>
              </w:rPr>
            </w:pPr>
            <w:r>
              <w:rPr>
                <w:lang w:val="de-CH"/>
              </w:rPr>
              <w:t>13</w:t>
            </w:r>
          </w:p>
        </w:tc>
        <w:tc>
          <w:tcPr>
            <w:tcW w:w="8068" w:type="dxa"/>
          </w:tcPr>
          <w:p w:rsidRPr="00964A7F" w:rsidR="00632255" w:rsidP="00A871CD" w:rsidRDefault="00632255" w14:paraId="0C751C30" w14:textId="77777777">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Mängeldaten werden direkt auf dem Server der GU gespeichert</w:t>
            </w:r>
          </w:p>
        </w:tc>
      </w:tr>
      <w:tr w:rsidRPr="00964A7F" w:rsidR="00632255" w:rsidTr="00BA484E" w14:paraId="47733FBA"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0514C760" w14:textId="77777777">
            <w:pPr>
              <w:spacing w:before="0"/>
              <w:jc w:val="left"/>
              <w:rPr>
                <w:lang w:val="de-CH"/>
              </w:rPr>
            </w:pPr>
            <w:r>
              <w:rPr>
                <w:lang w:val="de-CH"/>
              </w:rPr>
              <w:t>14</w:t>
            </w:r>
          </w:p>
        </w:tc>
        <w:tc>
          <w:tcPr>
            <w:tcW w:w="8068" w:type="dxa"/>
          </w:tcPr>
          <w:p w:rsidRPr="00964A7F" w:rsidR="00632255" w:rsidP="00A871CD" w:rsidRDefault="00632255" w14:paraId="09316819" w14:textId="77777777">
            <w:pPr>
              <w:tabs>
                <w:tab w:val="left" w:pos="222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Benutzerschnittstelle für Administration</w:t>
            </w:r>
          </w:p>
        </w:tc>
      </w:tr>
      <w:tr w:rsidRPr="00964A7F" w:rsidR="00632255" w:rsidTr="00BA484E" w14:paraId="1C9BB6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2B60A8B3" w14:textId="77777777">
            <w:pPr>
              <w:spacing w:before="0"/>
              <w:jc w:val="left"/>
              <w:rPr>
                <w:lang w:val="de-CH"/>
              </w:rPr>
            </w:pPr>
            <w:r>
              <w:rPr>
                <w:lang w:val="de-CH"/>
              </w:rPr>
              <w:t>15</w:t>
            </w:r>
          </w:p>
        </w:tc>
        <w:tc>
          <w:tcPr>
            <w:tcW w:w="8068" w:type="dxa"/>
          </w:tcPr>
          <w:p w:rsidRPr="00964A7F" w:rsidR="00632255" w:rsidP="00A871CD" w:rsidRDefault="00632255" w14:paraId="3634A49C" w14:textId="77777777">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Benutzerschnittstelle für Bauleiter</w:t>
            </w:r>
          </w:p>
        </w:tc>
      </w:tr>
      <w:tr w:rsidRPr="00964A7F" w:rsidR="00632255" w:rsidTr="00BA484E" w14:paraId="528ABADE"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1CB0B2E8" w14:textId="77777777">
            <w:pPr>
              <w:spacing w:before="0"/>
              <w:jc w:val="left"/>
              <w:rPr>
                <w:lang w:val="de-CH"/>
              </w:rPr>
            </w:pPr>
            <w:r>
              <w:rPr>
                <w:lang w:val="de-CH"/>
              </w:rPr>
              <w:t>16</w:t>
            </w:r>
          </w:p>
        </w:tc>
        <w:tc>
          <w:tcPr>
            <w:tcW w:w="8068" w:type="dxa"/>
          </w:tcPr>
          <w:p w:rsidRPr="00964A7F" w:rsidR="00632255" w:rsidP="00A871CD" w:rsidRDefault="00632255" w14:paraId="41CC37F0" w14:textId="77777777">
            <w:pPr>
              <w:tabs>
                <w:tab w:val="left" w:pos="13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Benutzerschnittstelle für Subunternehmen</w:t>
            </w:r>
          </w:p>
        </w:tc>
      </w:tr>
      <w:tr w:rsidRPr="00964A7F" w:rsidR="00632255" w:rsidTr="00BA484E" w14:paraId="6CC9F1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2F2FB7D5" w14:textId="77777777">
            <w:pPr>
              <w:spacing w:before="0"/>
              <w:jc w:val="left"/>
              <w:rPr>
                <w:lang w:val="de-CH"/>
              </w:rPr>
            </w:pPr>
            <w:r>
              <w:rPr>
                <w:lang w:val="de-CH"/>
              </w:rPr>
              <w:t>17</w:t>
            </w:r>
          </w:p>
        </w:tc>
        <w:tc>
          <w:tcPr>
            <w:tcW w:w="8068" w:type="dxa"/>
          </w:tcPr>
          <w:p w:rsidRPr="00964A7F" w:rsidR="00632255" w:rsidP="00A871CD" w:rsidRDefault="00632255" w14:paraId="54AC3068" w14:textId="77777777">
            <w:pPr>
              <w:tabs>
                <w:tab w:val="left" w:pos="1695"/>
              </w:tabs>
              <w:spacing w:before="0"/>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Sicheres Login auf allen Benutzerschnittstellen</w:t>
            </w:r>
          </w:p>
        </w:tc>
      </w:tr>
      <w:tr w:rsidRPr="00964A7F" w:rsidR="00632255" w:rsidTr="00BA484E" w14:paraId="7B3F814C"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1A3B09EA" w14:textId="77777777">
            <w:pPr>
              <w:spacing w:before="0"/>
              <w:jc w:val="left"/>
              <w:rPr>
                <w:lang w:val="de-CH"/>
              </w:rPr>
            </w:pPr>
            <w:r>
              <w:rPr>
                <w:lang w:val="de-CH"/>
              </w:rPr>
              <w:t>18</w:t>
            </w:r>
          </w:p>
        </w:tc>
        <w:tc>
          <w:tcPr>
            <w:tcW w:w="8068" w:type="dxa"/>
          </w:tcPr>
          <w:p w:rsidRPr="00964A7F" w:rsidR="00632255" w:rsidP="00A871CD" w:rsidRDefault="00632255" w14:paraId="65F8220F" w14:textId="77777777">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Datenzugriff für die jeweiligen Benutzer einschränken</w:t>
            </w:r>
          </w:p>
        </w:tc>
      </w:tr>
      <w:tr w:rsidRPr="00964A7F" w:rsidR="00632255" w:rsidTr="00BA484E" w14:paraId="373BC1D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4E50375F" w14:textId="77777777">
            <w:pPr>
              <w:spacing w:before="0"/>
              <w:jc w:val="left"/>
              <w:rPr>
                <w:lang w:val="de-CH"/>
              </w:rPr>
            </w:pPr>
            <w:r>
              <w:rPr>
                <w:lang w:val="de-CH"/>
              </w:rPr>
              <w:t>19</w:t>
            </w:r>
          </w:p>
        </w:tc>
        <w:tc>
          <w:tcPr>
            <w:tcW w:w="8068" w:type="dxa"/>
          </w:tcPr>
          <w:p w:rsidRPr="00964A7F" w:rsidR="00632255" w:rsidP="00A871CD" w:rsidRDefault="00632255" w14:paraId="76690D9A" w14:textId="347CF82F">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Subunternehmenssoftware wird Online zum Download zur </w:t>
            </w:r>
            <w:r w:rsidRPr="00964A7F" w:rsidR="00711690">
              <w:rPr>
                <w:lang w:val="de-CH"/>
              </w:rPr>
              <w:t>Verfügung</w:t>
            </w:r>
            <w:r w:rsidRPr="00964A7F">
              <w:rPr>
                <w:lang w:val="de-CH"/>
              </w:rPr>
              <w:t xml:space="preserve"> gestellt</w:t>
            </w:r>
          </w:p>
        </w:tc>
      </w:tr>
      <w:tr w:rsidRPr="00964A7F" w:rsidR="00632255" w:rsidTr="00BA484E" w14:paraId="0EEC9EBA"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0A87F002" w14:textId="77777777">
            <w:pPr>
              <w:spacing w:before="0"/>
              <w:jc w:val="left"/>
              <w:rPr>
                <w:lang w:val="de-CH"/>
              </w:rPr>
            </w:pPr>
            <w:r>
              <w:rPr>
                <w:lang w:val="de-CH"/>
              </w:rPr>
              <w:t>20</w:t>
            </w:r>
          </w:p>
        </w:tc>
        <w:tc>
          <w:tcPr>
            <w:tcW w:w="8068" w:type="dxa"/>
          </w:tcPr>
          <w:p w:rsidRPr="00964A7F" w:rsidR="00632255" w:rsidP="00A871CD" w:rsidRDefault="00632255" w14:paraId="1C0F3839" w14:textId="77777777">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Zuverlässiges Datenbankmanagementsystem wird zum Verwalten der Daten verwendet</w:t>
            </w:r>
          </w:p>
        </w:tc>
      </w:tr>
      <w:tr w:rsidRPr="00964A7F" w:rsidR="00632255" w:rsidTr="00BA484E" w14:paraId="6AD999A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26920C01" w14:textId="77777777">
            <w:pPr>
              <w:spacing w:before="0"/>
              <w:jc w:val="left"/>
              <w:rPr>
                <w:lang w:val="de-CH"/>
              </w:rPr>
            </w:pPr>
            <w:r>
              <w:rPr>
                <w:lang w:val="de-CH"/>
              </w:rPr>
              <w:t>21</w:t>
            </w:r>
          </w:p>
        </w:tc>
        <w:tc>
          <w:tcPr>
            <w:tcW w:w="8068" w:type="dxa"/>
          </w:tcPr>
          <w:p w:rsidRPr="00964A7F" w:rsidR="00632255" w:rsidP="00A871CD" w:rsidRDefault="00632255" w14:paraId="4BE35250" w14:textId="77777777">
            <w:pPr>
              <w:tabs>
                <w:tab w:val="left" w:pos="132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Software darf nicht Datenbank abhängig sein</w:t>
            </w:r>
          </w:p>
        </w:tc>
      </w:tr>
      <w:tr w:rsidRPr="00964A7F" w:rsidR="00632255" w:rsidTr="00BA484E" w14:paraId="249F5451"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38E7BC23" w14:textId="77777777">
            <w:pPr>
              <w:spacing w:before="0"/>
              <w:jc w:val="left"/>
              <w:rPr>
                <w:lang w:val="de-CH"/>
              </w:rPr>
            </w:pPr>
            <w:r>
              <w:rPr>
                <w:lang w:val="de-CH"/>
              </w:rPr>
              <w:t>22</w:t>
            </w:r>
          </w:p>
        </w:tc>
        <w:tc>
          <w:tcPr>
            <w:tcW w:w="8068" w:type="dxa"/>
          </w:tcPr>
          <w:p w:rsidRPr="00964A7F" w:rsidR="00632255" w:rsidP="00A871CD" w:rsidRDefault="00632255" w14:paraId="2D294DED" w14:textId="77777777">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Projekte können durch mehrere Bauleiter betreut werden</w:t>
            </w:r>
          </w:p>
        </w:tc>
      </w:tr>
      <w:tr w:rsidRPr="00964A7F" w:rsidR="00632255" w:rsidTr="00BA484E" w14:paraId="7D96773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0F726B64" w14:textId="77777777">
            <w:pPr>
              <w:spacing w:before="0"/>
              <w:jc w:val="left"/>
              <w:rPr>
                <w:lang w:val="de-CH"/>
              </w:rPr>
            </w:pPr>
            <w:r>
              <w:rPr>
                <w:lang w:val="de-CH"/>
              </w:rPr>
              <w:t>23</w:t>
            </w:r>
          </w:p>
        </w:tc>
        <w:tc>
          <w:tcPr>
            <w:tcW w:w="8068" w:type="dxa"/>
          </w:tcPr>
          <w:p w:rsidRPr="00964A7F" w:rsidR="00632255" w:rsidP="00A871CD" w:rsidRDefault="00632255" w14:paraId="338E8524" w14:textId="77777777">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Hauptbauleiter des Projekts ist ersichtlich und kann ausgetauscht werden</w:t>
            </w:r>
          </w:p>
        </w:tc>
      </w:tr>
      <w:tr w:rsidRPr="00964A7F" w:rsidR="00632255" w:rsidTr="00BA484E" w14:paraId="4CDF4047"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106766B9" w14:textId="77777777">
            <w:pPr>
              <w:spacing w:before="0"/>
              <w:jc w:val="left"/>
              <w:rPr>
                <w:lang w:val="de-CH"/>
              </w:rPr>
            </w:pPr>
            <w:r>
              <w:rPr>
                <w:lang w:val="de-CH"/>
              </w:rPr>
              <w:t>24</w:t>
            </w:r>
          </w:p>
        </w:tc>
        <w:tc>
          <w:tcPr>
            <w:tcW w:w="8068" w:type="dxa"/>
          </w:tcPr>
          <w:p w:rsidRPr="00964A7F" w:rsidR="00632255" w:rsidP="00A871CD" w:rsidRDefault="00632255" w14:paraId="69DC8B77" w14:textId="77777777">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Ein Subunternehmen kann in mehreren Projekten tätig sein</w:t>
            </w:r>
          </w:p>
        </w:tc>
      </w:tr>
      <w:tr w:rsidRPr="00964A7F" w:rsidR="00632255" w:rsidTr="00BA484E" w14:paraId="24CD533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2BB1BAC9" w14:textId="77777777">
            <w:pPr>
              <w:spacing w:before="0"/>
              <w:jc w:val="left"/>
              <w:rPr>
                <w:lang w:val="de-CH"/>
              </w:rPr>
            </w:pPr>
            <w:r>
              <w:rPr>
                <w:lang w:val="de-CH"/>
              </w:rPr>
              <w:t>25</w:t>
            </w:r>
          </w:p>
        </w:tc>
        <w:tc>
          <w:tcPr>
            <w:tcW w:w="8068" w:type="dxa"/>
          </w:tcPr>
          <w:p w:rsidRPr="00964A7F" w:rsidR="00632255" w:rsidP="00A871CD" w:rsidRDefault="00632255" w14:paraId="5C578670" w14:textId="518CCCBA">
            <w:pPr>
              <w:tabs>
                <w:tab w:val="left" w:pos="100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Projekte können durch </w:t>
            </w:r>
            <w:r>
              <w:rPr>
                <w:lang w:val="de-CH"/>
              </w:rPr>
              <w:t xml:space="preserve">mehrere, </w:t>
            </w:r>
            <w:r w:rsidRPr="00964A7F">
              <w:rPr>
                <w:lang w:val="de-CH"/>
              </w:rPr>
              <w:t>müssen ab</w:t>
            </w:r>
            <w:r>
              <w:rPr>
                <w:lang w:val="de-CH"/>
              </w:rPr>
              <w:t>e</w:t>
            </w:r>
            <w:r w:rsidRPr="00964A7F">
              <w:rPr>
                <w:lang w:val="de-CH"/>
              </w:rPr>
              <w:t xml:space="preserve">r durch </w:t>
            </w:r>
            <w:r w:rsidR="00711690">
              <w:rPr>
                <w:lang w:val="de-CH"/>
              </w:rPr>
              <w:t>mindestens eine Ansprechperson</w:t>
            </w:r>
            <w:r w:rsidRPr="00964A7F">
              <w:rPr>
                <w:lang w:val="de-CH"/>
              </w:rPr>
              <w:t xml:space="preserve"> des SU betreut werden</w:t>
            </w:r>
            <w:r>
              <w:rPr>
                <w:lang w:val="de-CH"/>
              </w:rPr>
              <w:t>.</w:t>
            </w:r>
          </w:p>
        </w:tc>
      </w:tr>
      <w:tr w:rsidRPr="00964A7F" w:rsidR="00632255" w:rsidTr="00BA484E" w14:paraId="1F198D9D"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73FE980E" w14:textId="77777777">
            <w:pPr>
              <w:spacing w:before="0"/>
              <w:jc w:val="left"/>
              <w:rPr>
                <w:lang w:val="de-CH"/>
              </w:rPr>
            </w:pPr>
            <w:r>
              <w:rPr>
                <w:lang w:val="de-CH"/>
              </w:rPr>
              <w:t>26</w:t>
            </w:r>
          </w:p>
        </w:tc>
        <w:tc>
          <w:tcPr>
            <w:tcW w:w="8068" w:type="dxa"/>
          </w:tcPr>
          <w:p w:rsidRPr="00964A7F" w:rsidR="00632255" w:rsidP="00A871CD" w:rsidRDefault="00632255" w14:paraId="091C55F0" w14:textId="77777777">
            <w:pPr>
              <w:tabs>
                <w:tab w:val="left" w:pos="220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Bauleiter dürfen nur eigenen Projekte einsehen und bearbeiten</w:t>
            </w:r>
          </w:p>
        </w:tc>
      </w:tr>
      <w:tr w:rsidRPr="00964A7F" w:rsidR="00632255" w:rsidTr="00BA484E" w14:paraId="51A7EB3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325A8711" w14:textId="77777777">
            <w:pPr>
              <w:spacing w:before="0"/>
              <w:jc w:val="left"/>
              <w:rPr>
                <w:lang w:val="de-CH"/>
              </w:rPr>
            </w:pPr>
            <w:r>
              <w:rPr>
                <w:lang w:val="de-CH"/>
              </w:rPr>
              <w:t>27</w:t>
            </w:r>
          </w:p>
        </w:tc>
        <w:tc>
          <w:tcPr>
            <w:tcW w:w="8068" w:type="dxa"/>
          </w:tcPr>
          <w:p w:rsidRPr="00964A7F" w:rsidR="00632255" w:rsidP="00A871CD" w:rsidRDefault="00632255" w14:paraId="55FC7882" w14:textId="77777777">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Bauleiter eines Projekts werden durch die Administration des GU festgelegt</w:t>
            </w:r>
          </w:p>
        </w:tc>
      </w:tr>
      <w:tr w:rsidRPr="00964A7F" w:rsidR="00632255" w:rsidTr="00BA484E" w14:paraId="7E394FDC"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31F69A15" w14:textId="77777777">
            <w:pPr>
              <w:spacing w:before="0"/>
              <w:jc w:val="left"/>
              <w:rPr>
                <w:lang w:val="de-CH"/>
              </w:rPr>
            </w:pPr>
            <w:r>
              <w:rPr>
                <w:lang w:val="de-CH"/>
              </w:rPr>
              <w:t>28</w:t>
            </w:r>
          </w:p>
        </w:tc>
        <w:tc>
          <w:tcPr>
            <w:tcW w:w="8068" w:type="dxa"/>
          </w:tcPr>
          <w:p w:rsidRPr="00964A7F" w:rsidR="00632255" w:rsidP="00A871CD" w:rsidRDefault="00711690" w14:paraId="5C81E4F4" w14:textId="4BCD56AC">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Ansprechpersonen</w:t>
            </w:r>
            <w:r w:rsidRPr="00FD490A" w:rsidR="00632255">
              <w:rPr>
                <w:lang w:val="de-CH"/>
              </w:rPr>
              <w:t xml:space="preserve"> eines SU dürfen nur eigene Projekte einsehen und bearbeiten</w:t>
            </w:r>
          </w:p>
        </w:tc>
      </w:tr>
      <w:tr w:rsidRPr="00964A7F" w:rsidR="00632255" w:rsidTr="00BA484E" w14:paraId="46AAFA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77B9A859" w14:textId="77777777">
            <w:pPr>
              <w:spacing w:before="0"/>
              <w:jc w:val="left"/>
              <w:rPr>
                <w:lang w:val="de-CH"/>
              </w:rPr>
            </w:pPr>
            <w:r>
              <w:rPr>
                <w:lang w:val="de-CH"/>
              </w:rPr>
              <w:t>29</w:t>
            </w:r>
          </w:p>
        </w:tc>
        <w:tc>
          <w:tcPr>
            <w:tcW w:w="8068" w:type="dxa"/>
          </w:tcPr>
          <w:p w:rsidRPr="00964A7F" w:rsidR="00632255" w:rsidP="00A871CD" w:rsidRDefault="00632255" w14:paraId="287C613C" w14:textId="77777777">
            <w:pPr>
              <w:tabs>
                <w:tab w:val="left" w:pos="94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FD490A">
              <w:rPr>
                <w:lang w:val="de-CH"/>
              </w:rPr>
              <w:t>Stammdaten müssen durch Administrative Mitarbeiter Initial erfasst werden</w:t>
            </w:r>
          </w:p>
        </w:tc>
      </w:tr>
      <w:tr w:rsidRPr="00964A7F" w:rsidR="00632255" w:rsidTr="00BA484E" w14:paraId="17713509"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2866AF60" w14:textId="77777777">
            <w:pPr>
              <w:spacing w:before="0"/>
              <w:jc w:val="left"/>
              <w:rPr>
                <w:lang w:val="de-CH"/>
              </w:rPr>
            </w:pPr>
            <w:r>
              <w:rPr>
                <w:lang w:val="de-CH"/>
              </w:rPr>
              <w:t>30</w:t>
            </w:r>
          </w:p>
        </w:tc>
        <w:tc>
          <w:tcPr>
            <w:tcW w:w="8068" w:type="dxa"/>
          </w:tcPr>
          <w:p w:rsidRPr="00964A7F" w:rsidR="00632255" w:rsidP="00A871CD" w:rsidRDefault="00632255" w14:paraId="0662CD78" w14:textId="77777777">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Sobald Mängel erfasst wurden sind diese auch für das SU ersichtlich</w:t>
            </w:r>
          </w:p>
        </w:tc>
      </w:tr>
      <w:tr w:rsidRPr="00964A7F" w:rsidR="00632255" w:rsidTr="00BA484E" w14:paraId="4C19472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6D0C55D6" w14:textId="77777777">
            <w:pPr>
              <w:spacing w:before="0"/>
              <w:jc w:val="left"/>
              <w:rPr>
                <w:lang w:val="de-CH"/>
              </w:rPr>
            </w:pPr>
            <w:r>
              <w:rPr>
                <w:lang w:val="de-CH"/>
              </w:rPr>
              <w:t>31</w:t>
            </w:r>
          </w:p>
        </w:tc>
        <w:tc>
          <w:tcPr>
            <w:tcW w:w="8068" w:type="dxa"/>
          </w:tcPr>
          <w:p w:rsidRPr="00964A7F" w:rsidR="00632255" w:rsidP="00A871CD" w:rsidRDefault="00632255" w14:paraId="0D45DC18" w14:textId="77777777">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Mängel können durch den SU M</w:t>
            </w:r>
            <w:r w:rsidRPr="00FD490A">
              <w:rPr>
                <w:lang w:val="de-CH"/>
              </w:rPr>
              <w:t>itarbeiter quittiert werden</w:t>
            </w:r>
          </w:p>
        </w:tc>
      </w:tr>
      <w:tr w:rsidRPr="00964A7F" w:rsidR="00632255" w:rsidTr="00BA484E" w14:paraId="43670D22"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00CC8DFA" w14:textId="77777777">
            <w:pPr>
              <w:spacing w:before="0"/>
              <w:jc w:val="left"/>
              <w:rPr>
                <w:lang w:val="de-CH"/>
              </w:rPr>
            </w:pPr>
            <w:r>
              <w:rPr>
                <w:lang w:val="de-CH"/>
              </w:rPr>
              <w:t>32</w:t>
            </w:r>
          </w:p>
        </w:tc>
        <w:tc>
          <w:tcPr>
            <w:tcW w:w="8068" w:type="dxa"/>
          </w:tcPr>
          <w:p w:rsidRPr="00964A7F" w:rsidR="00632255" w:rsidP="00A871CD" w:rsidRDefault="00632255" w14:paraId="426F5044" w14:textId="77777777">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Mängel können mehrere Meldungen beinhalten, die durch GU oder SU erfasst werden können</w:t>
            </w:r>
          </w:p>
        </w:tc>
      </w:tr>
      <w:tr w:rsidRPr="00FD490A" w:rsidR="00632255" w:rsidTr="00BA484E" w14:paraId="32378D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636F9AC8" w14:textId="77777777">
            <w:pPr>
              <w:spacing w:before="0"/>
              <w:jc w:val="left"/>
              <w:rPr>
                <w:lang w:val="de-CH"/>
              </w:rPr>
            </w:pPr>
            <w:r>
              <w:rPr>
                <w:lang w:val="de-CH"/>
              </w:rPr>
              <w:t>33</w:t>
            </w:r>
          </w:p>
        </w:tc>
        <w:tc>
          <w:tcPr>
            <w:tcW w:w="8068" w:type="dxa"/>
          </w:tcPr>
          <w:p w:rsidRPr="00FD490A" w:rsidR="00632255" w:rsidP="00A871CD" w:rsidRDefault="00632255" w14:paraId="4B91C4CB" w14:textId="31F27BE5">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Meldungen von Mängel</w:t>
            </w:r>
            <w:r w:rsidRPr="009F7F17">
              <w:rPr>
                <w:lang w:val="de-CH"/>
              </w:rPr>
              <w:t xml:space="preserve">n stehen dem Bauleiter sofort zur </w:t>
            </w:r>
            <w:r w:rsidRPr="009F7F17" w:rsidR="00711690">
              <w:rPr>
                <w:lang w:val="de-CH"/>
              </w:rPr>
              <w:t>Verfügung</w:t>
            </w:r>
          </w:p>
        </w:tc>
      </w:tr>
      <w:tr w:rsidRPr="00FD490A" w:rsidR="00632255" w:rsidTr="00BA484E" w14:paraId="4A4830DB"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18343F27" w14:textId="77777777">
            <w:pPr>
              <w:spacing w:before="0"/>
              <w:jc w:val="left"/>
              <w:rPr>
                <w:lang w:val="de-CH"/>
              </w:rPr>
            </w:pPr>
            <w:r>
              <w:rPr>
                <w:lang w:val="de-CH"/>
              </w:rPr>
              <w:t>34</w:t>
            </w:r>
          </w:p>
        </w:tc>
        <w:tc>
          <w:tcPr>
            <w:tcW w:w="8068" w:type="dxa"/>
          </w:tcPr>
          <w:p w:rsidRPr="00FD490A" w:rsidR="00632255" w:rsidP="00A871CD" w:rsidRDefault="00632255" w14:paraId="27678AE5" w14:textId="77777777">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Mängelbehebung muss durch SU explizit angegeben werden.</w:t>
            </w:r>
          </w:p>
        </w:tc>
      </w:tr>
      <w:tr w:rsidRPr="00FD490A" w:rsidR="00632255" w:rsidTr="00BA484E" w14:paraId="4B4730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4E872E34" w14:textId="77777777">
            <w:pPr>
              <w:spacing w:before="0"/>
              <w:jc w:val="left"/>
              <w:rPr>
                <w:lang w:val="de-CH"/>
              </w:rPr>
            </w:pPr>
            <w:r>
              <w:rPr>
                <w:lang w:val="de-CH"/>
              </w:rPr>
              <w:t>35</w:t>
            </w:r>
          </w:p>
        </w:tc>
        <w:tc>
          <w:tcPr>
            <w:tcW w:w="8068" w:type="dxa"/>
          </w:tcPr>
          <w:p w:rsidRPr="00FD490A" w:rsidR="00632255" w:rsidP="00A871CD" w:rsidRDefault="00632255" w14:paraId="33046944" w14:textId="77777777">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GU Bauleiter kontrolliert Mängel und bestätigt falls Behebung in Ordnung</w:t>
            </w:r>
          </w:p>
        </w:tc>
      </w:tr>
      <w:tr w:rsidRPr="00FD490A" w:rsidR="00632255" w:rsidTr="00BA484E" w14:paraId="4A26D3F3"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051D177E" w14:textId="77777777">
            <w:pPr>
              <w:spacing w:before="0"/>
              <w:jc w:val="left"/>
              <w:rPr>
                <w:lang w:val="de-CH"/>
              </w:rPr>
            </w:pPr>
            <w:r>
              <w:rPr>
                <w:lang w:val="de-CH"/>
              </w:rPr>
              <w:t>36</w:t>
            </w:r>
          </w:p>
        </w:tc>
        <w:tc>
          <w:tcPr>
            <w:tcW w:w="8068" w:type="dxa"/>
          </w:tcPr>
          <w:p w:rsidRPr="00FD490A" w:rsidR="00632255" w:rsidP="00A871CD" w:rsidRDefault="00632255" w14:paraId="481AE097" w14:textId="77777777">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Sollten die Mängel nicht behoben sein kann der Bauleiter die Mängel erneut dem SU schicken</w:t>
            </w:r>
          </w:p>
        </w:tc>
      </w:tr>
      <w:tr w:rsidRPr="009F7F17" w:rsidR="00632255" w:rsidTr="00BA484E" w14:paraId="13AC5E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4E9DFBFA" w14:textId="77777777">
            <w:pPr>
              <w:spacing w:before="0"/>
              <w:jc w:val="left"/>
              <w:rPr>
                <w:lang w:val="de-CH"/>
              </w:rPr>
            </w:pPr>
            <w:r>
              <w:rPr>
                <w:lang w:val="de-CH"/>
              </w:rPr>
              <w:t>37</w:t>
            </w:r>
          </w:p>
        </w:tc>
        <w:tc>
          <w:tcPr>
            <w:tcW w:w="8068" w:type="dxa"/>
          </w:tcPr>
          <w:p w:rsidRPr="009F7F17" w:rsidR="00632255" w:rsidP="00A871CD" w:rsidRDefault="00632255" w14:paraId="1DD87279" w14:textId="77777777">
            <w:pPr>
              <w:tabs>
                <w:tab w:val="left" w:pos="172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Meldungen sind nach dem Speichern unveränderbar</w:t>
            </w:r>
          </w:p>
        </w:tc>
      </w:tr>
      <w:tr w:rsidRPr="009F7F17" w:rsidR="00632255" w:rsidTr="00BA484E" w14:paraId="2C7D75BB"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56BEC0CF" w14:textId="77777777">
            <w:pPr>
              <w:spacing w:before="0"/>
              <w:jc w:val="left"/>
              <w:rPr>
                <w:lang w:val="de-CH"/>
              </w:rPr>
            </w:pPr>
            <w:r>
              <w:rPr>
                <w:lang w:val="de-CH"/>
              </w:rPr>
              <w:t>38</w:t>
            </w:r>
          </w:p>
        </w:tc>
        <w:tc>
          <w:tcPr>
            <w:tcW w:w="8068" w:type="dxa"/>
          </w:tcPr>
          <w:p w:rsidRPr="009F7F17" w:rsidR="00632255" w:rsidP="00A871CD" w:rsidRDefault="00632255" w14:paraId="6EF79E36" w14:textId="77777777">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Alle UIs müssen die Mängeldaten nach diversen Kriterien filtern können</w:t>
            </w:r>
          </w:p>
        </w:tc>
      </w:tr>
      <w:tr w:rsidRPr="009F7F17" w:rsidR="00632255" w:rsidTr="00BA484E" w14:paraId="551754B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641A4100" w14:textId="77777777">
            <w:pPr>
              <w:spacing w:before="0"/>
              <w:jc w:val="left"/>
              <w:rPr>
                <w:lang w:val="de-CH"/>
              </w:rPr>
            </w:pPr>
            <w:r>
              <w:rPr>
                <w:lang w:val="de-CH"/>
              </w:rPr>
              <w:t>39</w:t>
            </w:r>
          </w:p>
        </w:tc>
        <w:tc>
          <w:tcPr>
            <w:tcW w:w="8068" w:type="dxa"/>
          </w:tcPr>
          <w:p w:rsidRPr="009F7F17" w:rsidR="00632255" w:rsidP="00A871CD" w:rsidRDefault="00632255" w14:paraId="5E3C946F" w14:textId="77777777">
            <w:pPr>
              <w:tabs>
                <w:tab w:val="left" w:pos="678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Mängeldaten müssen in Listenform angezeigt und ausgedruckt werden können.</w:t>
            </w:r>
          </w:p>
        </w:tc>
      </w:tr>
      <w:tr w:rsidRPr="009F7F17" w:rsidR="00632255" w:rsidTr="00BA484E" w14:paraId="0C0E240F"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7B18F97E" w14:textId="77777777">
            <w:pPr>
              <w:spacing w:before="0"/>
              <w:jc w:val="left"/>
              <w:rPr>
                <w:lang w:val="de-CH"/>
              </w:rPr>
            </w:pPr>
            <w:r>
              <w:rPr>
                <w:lang w:val="de-CH"/>
              </w:rPr>
              <w:t>40</w:t>
            </w:r>
          </w:p>
        </w:tc>
        <w:tc>
          <w:tcPr>
            <w:tcW w:w="8068" w:type="dxa"/>
          </w:tcPr>
          <w:p w:rsidRPr="009F7F17" w:rsidR="00632255" w:rsidP="00A871CD" w:rsidRDefault="00632255" w14:paraId="082845E5" w14:textId="77777777">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Benutzerverwaltung durch GU-BO</w:t>
            </w:r>
          </w:p>
        </w:tc>
      </w:tr>
      <w:tr w:rsidRPr="009F7F17" w:rsidR="00632255" w:rsidTr="00BA484E" w14:paraId="6C8E66D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1589F9F7" w14:textId="77777777">
            <w:pPr>
              <w:spacing w:before="0"/>
              <w:jc w:val="left"/>
              <w:rPr>
                <w:lang w:val="de-CH"/>
              </w:rPr>
            </w:pPr>
            <w:r>
              <w:rPr>
                <w:lang w:val="de-CH"/>
              </w:rPr>
              <w:t>41</w:t>
            </w:r>
          </w:p>
        </w:tc>
        <w:tc>
          <w:tcPr>
            <w:tcW w:w="8068" w:type="dxa"/>
          </w:tcPr>
          <w:p w:rsidRPr="009F7F17" w:rsidR="00632255" w:rsidP="00A871CD" w:rsidRDefault="00632255" w14:paraId="69473A24" w14:textId="6DFF5AB7">
            <w:pPr>
              <w:tabs>
                <w:tab w:val="left" w:pos="678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Admin</w:t>
            </w:r>
            <w:r w:rsidR="00711690">
              <w:rPr>
                <w:lang w:val="de-CH"/>
              </w:rPr>
              <w:t>u</w:t>
            </w:r>
            <w:r w:rsidRPr="009F7F17">
              <w:rPr>
                <w:lang w:val="de-CH"/>
              </w:rPr>
              <w:t>ser für GU-BO wird initial erstellt</w:t>
            </w:r>
          </w:p>
        </w:tc>
      </w:tr>
      <w:tr w:rsidRPr="009F7F17" w:rsidR="00632255" w:rsidTr="00BA484E" w14:paraId="20381379" w14:textId="77777777">
        <w:tc>
          <w:tcPr>
            <w:cnfStyle w:val="001000000000" w:firstRow="0" w:lastRow="0" w:firstColumn="1" w:lastColumn="0" w:oddVBand="0" w:evenVBand="0" w:oddHBand="0" w:evenHBand="0" w:firstRowFirstColumn="0" w:firstRowLastColumn="0" w:lastRowFirstColumn="0" w:lastRowLastColumn="0"/>
            <w:tcW w:w="988" w:type="dxa"/>
          </w:tcPr>
          <w:p w:rsidRPr="00964A7F" w:rsidR="00632255" w:rsidP="00A871CD" w:rsidRDefault="00632255" w14:paraId="2E0D5327" w14:textId="77777777">
            <w:pPr>
              <w:spacing w:before="0"/>
              <w:jc w:val="left"/>
              <w:rPr>
                <w:lang w:val="de-CH"/>
              </w:rPr>
            </w:pPr>
            <w:r>
              <w:rPr>
                <w:lang w:val="de-CH"/>
              </w:rPr>
              <w:t>42</w:t>
            </w:r>
          </w:p>
        </w:tc>
        <w:tc>
          <w:tcPr>
            <w:tcW w:w="8068" w:type="dxa"/>
          </w:tcPr>
          <w:p w:rsidRPr="009F7F17" w:rsidR="00632255" w:rsidP="00A871CD" w:rsidRDefault="00711690" w14:paraId="503BC66D" w14:textId="295D4E45">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Pr>
                <w:lang w:val="de-CH"/>
              </w:rPr>
              <w:t>Adminu</w:t>
            </w:r>
            <w:r w:rsidRPr="009F7F17" w:rsidR="00632255">
              <w:rPr>
                <w:lang w:val="de-CH"/>
              </w:rPr>
              <w:t>ser für SU-BO wird bei Erfassung von SU im GU-BO erstellt</w:t>
            </w:r>
          </w:p>
        </w:tc>
      </w:tr>
    </w:tbl>
    <w:p w:rsidRPr="00632255" w:rsidR="004A78C2" w:rsidP="0030449E" w:rsidRDefault="0030449E" w14:paraId="554C1AD9" w14:textId="63AEC91A">
      <w:pPr>
        <w:spacing w:before="0"/>
        <w:jc w:val="left"/>
        <w:rPr>
          <w:lang w:val="de-CH"/>
        </w:rPr>
      </w:pPr>
      <w:r w:rsidRPr="00632255">
        <w:rPr>
          <w:lang w:val="de-CH"/>
        </w:rPr>
        <w:br w:type="page"/>
      </w:r>
    </w:p>
    <w:p w:rsidR="004A78C2" w:rsidP="004A78C2" w:rsidRDefault="004A78C2" w14:paraId="47624B5D" w14:textId="7F8E847D">
      <w:pPr>
        <w:pStyle w:val="berschrift1"/>
        <w:rPr>
          <w:lang w:val="fr-CH"/>
        </w:rPr>
      </w:pPr>
      <w:bookmarkStart w:name="_Toc419726896" w:id="211"/>
      <w:r w:rsidRPr="004A78C2">
        <w:rPr>
          <w:lang w:val="fr-CH"/>
        </w:rPr>
        <w:t>UseCase Dokumentation</w:t>
      </w:r>
      <w:bookmarkEnd w:id="211"/>
    </w:p>
    <w:p w:rsidR="00226296" w:rsidP="00226296" w:rsidRDefault="00226296" w14:paraId="6CD1E5CB" w14:textId="5A4C66BC">
      <w:pPr>
        <w:pStyle w:val="berschrift2"/>
        <w:rPr>
          <w:lang w:val="fr-CH"/>
        </w:rPr>
      </w:pPr>
      <w:bookmarkStart w:name="_Toc419726897" w:id="212"/>
      <w:r>
        <w:rPr>
          <w:lang w:val="fr-CH"/>
        </w:rPr>
        <w:t>UseCase001</w:t>
      </w:r>
      <w:bookmarkEnd w:id="212"/>
    </w:p>
    <w:p w:rsidRPr="00433C6F" w:rsidR="00433C6F" w:rsidP="00433C6F" w:rsidRDefault="00433C6F" w14:paraId="0624D182" w14:textId="2E93A689">
      <w:pPr>
        <w:pStyle w:val="berschrift3"/>
        <w:rPr>
          <w:lang w:val="fr-CH"/>
        </w:rPr>
      </w:pPr>
      <w:r>
        <w:rPr>
          <w:lang w:val="fr-CH"/>
        </w:rPr>
        <w:t>UseCase001 Beschreibung</w:t>
      </w:r>
    </w:p>
    <w:p w:rsidRPr="00226296" w:rsidR="00226296" w:rsidP="00226296" w:rsidRDefault="00226296" w14:paraId="0DFA236E" w14:textId="77777777">
      <w:pPr>
        <w:rPr>
          <w:lang w:val="fr-CH"/>
        </w:rPr>
      </w:pPr>
    </w:p>
    <w:tbl>
      <w:tblPr>
        <w:tblStyle w:val="Gitternetztabelle4Akzent2"/>
        <w:tblW w:w="9096" w:type="dxa"/>
        <w:tblLook w:val="04A0" w:firstRow="1" w:lastRow="0" w:firstColumn="1" w:lastColumn="0" w:noHBand="0" w:noVBand="1"/>
      </w:tblPr>
      <w:tblGrid>
        <w:gridCol w:w="2729"/>
        <w:gridCol w:w="6367"/>
      </w:tblGrid>
      <w:tr w:rsidR="0030449E" w:rsidTr="0005420B" w14:paraId="5885866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4E6181BC" w14:textId="77777777">
            <w:pPr>
              <w:rPr>
                <w:rFonts w:cs="Arial"/>
                <w:sz w:val="20"/>
                <w:szCs w:val="20"/>
              </w:rPr>
            </w:pPr>
            <w:r w:rsidRPr="00DC10FC">
              <w:rPr>
                <w:rFonts w:cs="Arial"/>
                <w:sz w:val="20"/>
                <w:szCs w:val="20"/>
              </w:rPr>
              <w:t>UseCase001</w:t>
            </w:r>
          </w:p>
        </w:tc>
        <w:tc>
          <w:tcPr>
            <w:tcW w:w="6367" w:type="dxa"/>
          </w:tcPr>
          <w:p w:rsidRPr="00DC10FC" w:rsidR="0030449E" w:rsidP="0030449E" w:rsidRDefault="0030449E" w14:paraId="0DBAF63F" w14:textId="77777777">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SU-Backoffice Datenverwaltung</w:t>
            </w:r>
          </w:p>
        </w:tc>
      </w:tr>
      <w:tr w:rsidR="000E726F" w:rsidTr="0005420B" w14:paraId="5C0435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DC10FC" w:rsidR="000E726F" w:rsidP="0030449E" w:rsidRDefault="000E726F" w14:paraId="7DD52DE9" w14:textId="27535E28">
            <w:pPr>
              <w:rPr>
                <w:rFonts w:cs="Arial"/>
                <w:sz w:val="20"/>
                <w:szCs w:val="20"/>
              </w:rPr>
            </w:pPr>
            <w:r>
              <w:rPr>
                <w:rFonts w:cs="Arial"/>
                <w:sz w:val="20"/>
                <w:szCs w:val="20"/>
              </w:rPr>
              <w:t>Autor</w:t>
            </w:r>
          </w:p>
        </w:tc>
        <w:tc>
          <w:tcPr>
            <w:tcW w:w="6367" w:type="dxa"/>
          </w:tcPr>
          <w:p w:rsidRPr="00DC10FC" w:rsidR="000E726F" w:rsidP="0030449E" w:rsidRDefault="000E726F" w14:paraId="764F51DB" w14:textId="5526FA6C">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Sandro Ritz</w:t>
            </w:r>
          </w:p>
        </w:tc>
      </w:tr>
      <w:tr w:rsidR="0030449E" w:rsidTr="0005420B" w14:paraId="5F615A5D" w14:textId="77777777">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1582347A" w14:textId="77777777">
            <w:pPr>
              <w:rPr>
                <w:rFonts w:cs="Arial"/>
                <w:sz w:val="20"/>
                <w:szCs w:val="20"/>
              </w:rPr>
            </w:pPr>
            <w:r w:rsidRPr="00DC10FC">
              <w:rPr>
                <w:rFonts w:cs="Arial"/>
                <w:sz w:val="20"/>
                <w:szCs w:val="20"/>
              </w:rPr>
              <w:t>Ziel</w:t>
            </w:r>
          </w:p>
        </w:tc>
        <w:tc>
          <w:tcPr>
            <w:tcW w:w="6367" w:type="dxa"/>
          </w:tcPr>
          <w:p w:rsidRPr="00DC10FC" w:rsidR="0030449E" w:rsidP="0030449E" w:rsidRDefault="0030449E" w14:paraId="3F23E6FD" w14:textId="6EF6AD9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 xml:space="preserve">Der </w:t>
            </w:r>
            <w:r w:rsidRPr="00DC10FC" w:rsidR="00711690">
              <w:rPr>
                <w:rFonts w:cs="Arial"/>
                <w:sz w:val="20"/>
                <w:szCs w:val="20"/>
              </w:rPr>
              <w:t>BackOffice</w:t>
            </w:r>
            <w:r w:rsidRPr="00DC10FC">
              <w:rPr>
                <w:rFonts w:cs="Arial"/>
                <w:sz w:val="20"/>
                <w:szCs w:val="20"/>
              </w:rPr>
              <w:t>-Mitarbeiter der Subunternehmen kann Ansprechpersonen in der Datenbank sowohl erfassen, löschen, ändern, lesen und einem Projekt zuweisen.</w:t>
            </w:r>
          </w:p>
        </w:tc>
      </w:tr>
      <w:tr w:rsidR="0030449E" w:rsidTr="0005420B" w14:paraId="1779DB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34D4958D" w14:textId="77777777">
            <w:pPr>
              <w:rPr>
                <w:rFonts w:cs="Arial"/>
                <w:sz w:val="20"/>
                <w:szCs w:val="20"/>
              </w:rPr>
            </w:pPr>
            <w:r w:rsidRPr="00DC10FC">
              <w:rPr>
                <w:rFonts w:cs="Arial"/>
                <w:sz w:val="20"/>
                <w:szCs w:val="20"/>
              </w:rPr>
              <w:t>Kategorie</w:t>
            </w:r>
          </w:p>
        </w:tc>
        <w:tc>
          <w:tcPr>
            <w:tcW w:w="6367" w:type="dxa"/>
          </w:tcPr>
          <w:p w:rsidRPr="00DC10FC" w:rsidR="0030449E" w:rsidP="0030449E" w:rsidRDefault="0030449E" w14:paraId="5A7A0E0C"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30449E" w:rsidTr="0005420B" w14:paraId="51D255C2" w14:textId="77777777">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38ED0BE2" w14:textId="77777777">
            <w:pPr>
              <w:rPr>
                <w:rFonts w:cs="Arial"/>
                <w:sz w:val="20"/>
                <w:szCs w:val="20"/>
              </w:rPr>
            </w:pPr>
            <w:r w:rsidRPr="00DC10FC">
              <w:rPr>
                <w:rFonts w:cs="Arial"/>
                <w:sz w:val="20"/>
                <w:szCs w:val="20"/>
              </w:rPr>
              <w:t>Vorbereitungen</w:t>
            </w:r>
          </w:p>
        </w:tc>
        <w:tc>
          <w:tcPr>
            <w:tcW w:w="6367" w:type="dxa"/>
          </w:tcPr>
          <w:p w:rsidRPr="00DC10FC" w:rsidR="0030449E" w:rsidP="0030449E" w:rsidRDefault="0030449E" w14:paraId="78EDB1FE"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Ein SU-Ansprechperson ist noch nicht im System erfasst</w:t>
            </w:r>
          </w:p>
        </w:tc>
      </w:tr>
      <w:tr w:rsidR="0030449E" w:rsidTr="0005420B" w14:paraId="382A1A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0D30D051" w14:textId="77777777">
            <w:pPr>
              <w:rPr>
                <w:rFonts w:cs="Arial"/>
                <w:sz w:val="20"/>
                <w:szCs w:val="20"/>
              </w:rPr>
            </w:pPr>
            <w:r w:rsidRPr="00DC10FC">
              <w:rPr>
                <w:rFonts w:cs="Arial"/>
                <w:sz w:val="20"/>
                <w:szCs w:val="20"/>
              </w:rPr>
              <w:t>Nachbedingungen Erfolg</w:t>
            </w:r>
          </w:p>
        </w:tc>
        <w:tc>
          <w:tcPr>
            <w:tcW w:w="6367" w:type="dxa"/>
          </w:tcPr>
          <w:p w:rsidRPr="00DC10FC" w:rsidR="0030449E" w:rsidP="0030449E" w:rsidRDefault="0030449E" w14:paraId="24B468ED" w14:textId="5447535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 xml:space="preserve">Die SU-Ansprechperson ist mit ID, Namen, Vornamen, Rolle, Direkt-Telefon und </w:t>
            </w:r>
            <w:r w:rsidRPr="00DC10FC" w:rsidR="00711690">
              <w:rPr>
                <w:rFonts w:cs="Arial"/>
                <w:sz w:val="20"/>
                <w:szCs w:val="20"/>
              </w:rPr>
              <w:t>Login Daten</w:t>
            </w:r>
            <w:r w:rsidRPr="00DC10FC">
              <w:rPr>
                <w:rFonts w:cs="Arial"/>
                <w:sz w:val="20"/>
                <w:szCs w:val="20"/>
              </w:rPr>
              <w:t xml:space="preserve">  im Mängelmanager erfasst</w:t>
            </w:r>
          </w:p>
        </w:tc>
      </w:tr>
      <w:tr w:rsidR="0030449E" w:rsidTr="0005420B" w14:paraId="5859F940" w14:textId="77777777">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42380E4B" w14:textId="77777777">
            <w:pPr>
              <w:rPr>
                <w:rFonts w:cs="Arial"/>
                <w:sz w:val="20"/>
                <w:szCs w:val="20"/>
              </w:rPr>
            </w:pPr>
            <w:r w:rsidRPr="00DC10FC">
              <w:rPr>
                <w:rFonts w:cs="Arial"/>
                <w:sz w:val="20"/>
                <w:szCs w:val="20"/>
              </w:rPr>
              <w:t>Nachbedingungen Fehlschlag</w:t>
            </w:r>
          </w:p>
        </w:tc>
        <w:tc>
          <w:tcPr>
            <w:tcW w:w="6367" w:type="dxa"/>
          </w:tcPr>
          <w:p w:rsidRPr="00DC10FC" w:rsidR="0030449E" w:rsidP="0030449E" w:rsidRDefault="0030449E" w14:paraId="7B892B95"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Die SU-Ansprechperson ist nicht oder fehlerhaft (Mit falschen oder unvollständigen Informationen) im Mängelmanager erfasst</w:t>
            </w:r>
          </w:p>
        </w:tc>
      </w:tr>
      <w:tr w:rsidR="0030449E" w:rsidTr="0005420B" w14:paraId="4231F80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0EBBEB7D" w14:textId="77777777">
            <w:pPr>
              <w:rPr>
                <w:rFonts w:cs="Arial"/>
                <w:sz w:val="20"/>
                <w:szCs w:val="20"/>
              </w:rPr>
            </w:pPr>
            <w:r w:rsidRPr="00DC10FC">
              <w:rPr>
                <w:rFonts w:cs="Arial"/>
                <w:sz w:val="20"/>
                <w:szCs w:val="20"/>
              </w:rPr>
              <w:t>Akteure</w:t>
            </w:r>
          </w:p>
        </w:tc>
        <w:tc>
          <w:tcPr>
            <w:tcW w:w="6367" w:type="dxa"/>
          </w:tcPr>
          <w:p w:rsidRPr="00DC10FC" w:rsidR="0030449E" w:rsidP="0030449E" w:rsidRDefault="0030449E" w14:paraId="5A45C8B7"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SU-Admin, SU-Ansprechperson</w:t>
            </w:r>
          </w:p>
        </w:tc>
      </w:tr>
      <w:tr w:rsidR="0030449E" w:rsidTr="0005420B" w14:paraId="14EAFB0C" w14:textId="77777777">
        <w:tc>
          <w:tcPr>
            <w:cnfStyle w:val="001000000000" w:firstRow="0" w:lastRow="0" w:firstColumn="1" w:lastColumn="0" w:oddVBand="0" w:evenVBand="0" w:oddHBand="0" w:evenHBand="0" w:firstRowFirstColumn="0" w:firstRowLastColumn="0" w:lastRowFirstColumn="0" w:lastRowLastColumn="0"/>
            <w:tcW w:w="9096" w:type="dxa"/>
            <w:gridSpan w:val="2"/>
          </w:tcPr>
          <w:p w:rsidRPr="00DC10FC" w:rsidR="0030449E" w:rsidP="0030449E" w:rsidRDefault="0030449E" w14:paraId="120640A7" w14:textId="77777777">
            <w:pPr>
              <w:rPr>
                <w:rFonts w:cs="Arial"/>
                <w:sz w:val="20"/>
                <w:szCs w:val="20"/>
              </w:rPr>
            </w:pPr>
            <w:r w:rsidRPr="00DC10FC">
              <w:rPr>
                <w:rFonts w:cs="Arial"/>
                <w:sz w:val="20"/>
                <w:szCs w:val="20"/>
              </w:rPr>
              <w:t>Szenario 01</w:t>
            </w:r>
          </w:p>
        </w:tc>
      </w:tr>
      <w:tr w:rsidR="0030449E" w:rsidTr="0005420B" w14:paraId="6243C8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15ADAD90" w14:textId="77777777">
            <w:pPr>
              <w:rPr>
                <w:rFonts w:cs="Arial"/>
                <w:sz w:val="20"/>
                <w:szCs w:val="20"/>
              </w:rPr>
            </w:pPr>
            <w:r w:rsidRPr="00DC10FC">
              <w:rPr>
                <w:rFonts w:cs="Arial"/>
                <w:sz w:val="20"/>
                <w:szCs w:val="20"/>
              </w:rPr>
              <w:t>Auslösendes Ereignis</w:t>
            </w:r>
          </w:p>
        </w:tc>
        <w:tc>
          <w:tcPr>
            <w:tcW w:w="6367" w:type="dxa"/>
          </w:tcPr>
          <w:p w:rsidRPr="00DC10FC" w:rsidR="0030449E" w:rsidP="0030449E" w:rsidRDefault="0030449E" w14:paraId="42E83B9D"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Neuer SU-Mitarbeiter tritt in ein Unternehmen ein.</w:t>
            </w:r>
          </w:p>
        </w:tc>
      </w:tr>
      <w:tr w:rsidR="0030449E" w:rsidTr="0005420B" w14:paraId="30050673" w14:textId="77777777">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5D798255" w14:textId="77777777">
            <w:pPr>
              <w:rPr>
                <w:rFonts w:cs="Arial"/>
                <w:sz w:val="20"/>
                <w:szCs w:val="20"/>
              </w:rPr>
            </w:pPr>
            <w:r w:rsidRPr="00DC10FC">
              <w:rPr>
                <w:rFonts w:cs="Arial"/>
                <w:sz w:val="20"/>
                <w:szCs w:val="20"/>
              </w:rPr>
              <w:t>Beschreibung</w:t>
            </w:r>
          </w:p>
        </w:tc>
        <w:tc>
          <w:tcPr>
            <w:tcW w:w="6367" w:type="dxa"/>
          </w:tcPr>
          <w:p w:rsidRPr="00DC10FC" w:rsidR="0030449E" w:rsidP="0030449E" w:rsidRDefault="00711690" w14:paraId="1989D823" w14:textId="293290F1">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Pr="00DC10FC" w:rsidR="0030449E">
              <w:rPr>
                <w:rFonts w:ascii="Arial" w:hAnsi="Arial" w:cs="Arial"/>
                <w:sz w:val="20"/>
                <w:szCs w:val="20"/>
              </w:rPr>
              <w:t xml:space="preserve"> Mitarbeiter überprüft ob der Mitarbeiter bereits im System ist</w:t>
            </w:r>
          </w:p>
          <w:p w:rsidRPr="00DC10FC" w:rsidR="0030449E" w:rsidP="0030449E" w:rsidRDefault="00711690" w14:paraId="583587B6" w14:textId="16133DF2">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Pr="00DC10FC" w:rsidR="0030449E">
              <w:rPr>
                <w:rFonts w:ascii="Arial" w:hAnsi="Arial" w:cs="Arial"/>
                <w:sz w:val="20"/>
                <w:szCs w:val="20"/>
              </w:rPr>
              <w:t xml:space="preserve"> Mitarbeiter erfasst den Mitarbeiter mit ID, Namen, Vornamen, Rolle, Direkt-Telefon und </w:t>
            </w:r>
            <w:r w:rsidRPr="00DC10FC">
              <w:rPr>
                <w:rFonts w:ascii="Arial" w:hAnsi="Arial" w:cs="Arial"/>
                <w:sz w:val="20"/>
                <w:szCs w:val="20"/>
              </w:rPr>
              <w:t>Login Daten</w:t>
            </w:r>
            <w:r w:rsidRPr="00DC10FC" w:rsidR="0030449E">
              <w:rPr>
                <w:rFonts w:ascii="Arial" w:hAnsi="Arial" w:cs="Arial"/>
                <w:sz w:val="20"/>
                <w:szCs w:val="20"/>
              </w:rPr>
              <w:t xml:space="preserve"> im Mangelmanager</w:t>
            </w:r>
          </w:p>
          <w:p w:rsidRPr="00DC10FC" w:rsidR="0030449E" w:rsidP="0030449E" w:rsidRDefault="0030449E" w14:paraId="18A43885" w14:textId="77777777">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Mitarbeiter klickt auf Save und speichert so den neuen Mitarbeiter und Benutzer</w:t>
            </w:r>
          </w:p>
          <w:p w:rsidRPr="00DC10FC" w:rsidR="0030449E" w:rsidP="0030449E" w:rsidRDefault="0030449E" w14:paraId="6F191344" w14:textId="77777777">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30449E" w:rsidTr="0005420B" w14:paraId="4C81F93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6" w:type="dxa"/>
            <w:gridSpan w:val="2"/>
          </w:tcPr>
          <w:p w:rsidRPr="00DC10FC" w:rsidR="0030449E" w:rsidP="0030449E" w:rsidRDefault="0030449E" w14:paraId="4BD52F3C" w14:textId="77777777">
            <w:pPr>
              <w:rPr>
                <w:rFonts w:cs="Arial"/>
                <w:sz w:val="20"/>
                <w:szCs w:val="20"/>
              </w:rPr>
            </w:pPr>
            <w:r w:rsidRPr="00DC10FC">
              <w:rPr>
                <w:rFonts w:cs="Arial"/>
                <w:sz w:val="20"/>
                <w:szCs w:val="20"/>
              </w:rPr>
              <w:t>Szenario 02</w:t>
            </w:r>
          </w:p>
        </w:tc>
      </w:tr>
      <w:tr w:rsidR="0030449E" w:rsidTr="0005420B" w14:paraId="5F804052" w14:textId="77777777">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3143C7AB" w14:textId="77777777">
            <w:pPr>
              <w:rPr>
                <w:rFonts w:cs="Arial"/>
                <w:sz w:val="20"/>
                <w:szCs w:val="20"/>
              </w:rPr>
            </w:pPr>
            <w:r w:rsidRPr="00DC10FC">
              <w:rPr>
                <w:rFonts w:cs="Arial"/>
                <w:sz w:val="20"/>
                <w:szCs w:val="20"/>
              </w:rPr>
              <w:t>Auslösendes Ereignis</w:t>
            </w:r>
          </w:p>
        </w:tc>
        <w:tc>
          <w:tcPr>
            <w:tcW w:w="6367" w:type="dxa"/>
          </w:tcPr>
          <w:p w:rsidRPr="00DC10FC" w:rsidR="0030449E" w:rsidP="0030449E" w:rsidRDefault="0030449E" w14:paraId="104FC689"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SU-Mitarbeiter verlässt das Unternehmen</w:t>
            </w:r>
          </w:p>
        </w:tc>
      </w:tr>
      <w:tr w:rsidR="0030449E" w:rsidTr="0005420B" w14:paraId="517171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56307FBA" w14:textId="77777777">
            <w:pPr>
              <w:rPr>
                <w:rFonts w:cs="Arial"/>
                <w:sz w:val="20"/>
                <w:szCs w:val="20"/>
              </w:rPr>
            </w:pPr>
            <w:r w:rsidRPr="00DC10FC">
              <w:rPr>
                <w:rFonts w:cs="Arial"/>
                <w:sz w:val="20"/>
                <w:szCs w:val="20"/>
              </w:rPr>
              <w:t>Beschreibung</w:t>
            </w:r>
          </w:p>
        </w:tc>
        <w:tc>
          <w:tcPr>
            <w:tcW w:w="6367" w:type="dxa"/>
          </w:tcPr>
          <w:p w:rsidRPr="00DC10FC" w:rsidR="0030449E" w:rsidP="0030449E" w:rsidRDefault="00711690" w14:paraId="1DA0D8AA" w14:textId="35886E20">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Pr="00DC10FC" w:rsidR="0030449E">
              <w:rPr>
                <w:rFonts w:ascii="Arial" w:hAnsi="Arial" w:cs="Arial"/>
                <w:sz w:val="20"/>
                <w:szCs w:val="20"/>
              </w:rPr>
              <w:t xml:space="preserve"> Mitarbeiter überprüft ob der SU-Mitarbeiter im System vorhanden ist.</w:t>
            </w:r>
          </w:p>
          <w:p w:rsidRPr="00DC10FC" w:rsidR="0030449E" w:rsidP="0030449E" w:rsidRDefault="00711690" w14:paraId="3EA4C048" w14:textId="3FB2C98C">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Pr="00DC10FC" w:rsidR="0030449E">
              <w:rPr>
                <w:rFonts w:ascii="Arial" w:hAnsi="Arial" w:cs="Arial"/>
                <w:sz w:val="20"/>
                <w:szCs w:val="20"/>
              </w:rPr>
              <w:t xml:space="preserve"> Mitarbeiter deaktiviert SU-Mitarbeiter inkl. Login. Der SU-Mitarbeiter wird nicht aus der Datenbank gelöscht</w:t>
            </w:r>
          </w:p>
        </w:tc>
      </w:tr>
      <w:tr w:rsidR="0030449E" w:rsidTr="0005420B" w14:paraId="578C6EF8" w14:textId="77777777">
        <w:tc>
          <w:tcPr>
            <w:cnfStyle w:val="001000000000" w:firstRow="0" w:lastRow="0" w:firstColumn="1" w:lastColumn="0" w:oddVBand="0" w:evenVBand="0" w:oddHBand="0" w:evenHBand="0" w:firstRowFirstColumn="0" w:firstRowLastColumn="0" w:lastRowFirstColumn="0" w:lastRowLastColumn="0"/>
            <w:tcW w:w="9096" w:type="dxa"/>
            <w:gridSpan w:val="2"/>
          </w:tcPr>
          <w:p w:rsidRPr="00DC10FC" w:rsidR="0030449E" w:rsidP="0030449E" w:rsidRDefault="0030449E" w14:paraId="0826E784" w14:textId="77777777">
            <w:pPr>
              <w:rPr>
                <w:rFonts w:cs="Arial"/>
                <w:sz w:val="20"/>
                <w:szCs w:val="20"/>
              </w:rPr>
            </w:pPr>
            <w:r w:rsidRPr="00DC10FC">
              <w:rPr>
                <w:rFonts w:cs="Arial"/>
                <w:sz w:val="20"/>
                <w:szCs w:val="20"/>
              </w:rPr>
              <w:t>Szenario 03</w:t>
            </w:r>
          </w:p>
        </w:tc>
      </w:tr>
      <w:tr w:rsidR="0030449E" w:rsidTr="0005420B" w14:paraId="4896E2D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418A0CE4" w14:textId="77777777">
            <w:pPr>
              <w:rPr>
                <w:rFonts w:cs="Arial"/>
                <w:sz w:val="20"/>
                <w:szCs w:val="20"/>
              </w:rPr>
            </w:pPr>
            <w:r w:rsidRPr="00DC10FC">
              <w:rPr>
                <w:rFonts w:cs="Arial"/>
                <w:sz w:val="20"/>
                <w:szCs w:val="20"/>
              </w:rPr>
              <w:t>Auslösendes Ereignis</w:t>
            </w:r>
          </w:p>
        </w:tc>
        <w:tc>
          <w:tcPr>
            <w:tcW w:w="6367" w:type="dxa"/>
          </w:tcPr>
          <w:p w:rsidRPr="00DC10FC" w:rsidR="0030449E" w:rsidP="0030449E" w:rsidRDefault="0030449E" w14:paraId="681D56C6" w14:textId="3E2ABC54">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 xml:space="preserve">SU-Mitarbeiter Information ändern. </w:t>
            </w:r>
            <w:r w:rsidR="00711690">
              <w:rPr>
                <w:rFonts w:cs="Arial"/>
                <w:sz w:val="20"/>
                <w:szCs w:val="20"/>
              </w:rPr>
              <w:t>z.</w:t>
            </w:r>
            <w:r w:rsidRPr="00DC10FC">
              <w:rPr>
                <w:rFonts w:cs="Arial"/>
                <w:sz w:val="20"/>
                <w:szCs w:val="20"/>
              </w:rPr>
              <w:t>B</w:t>
            </w:r>
            <w:r w:rsidR="00711690">
              <w:rPr>
                <w:rFonts w:cs="Arial"/>
                <w:sz w:val="20"/>
                <w:szCs w:val="20"/>
              </w:rPr>
              <w:t>.</w:t>
            </w:r>
            <w:r w:rsidRPr="00DC10FC">
              <w:rPr>
                <w:rFonts w:cs="Arial"/>
                <w:sz w:val="20"/>
                <w:szCs w:val="20"/>
              </w:rPr>
              <w:t xml:space="preserve"> Telefonnummer wird geändert.</w:t>
            </w:r>
          </w:p>
        </w:tc>
      </w:tr>
      <w:tr w:rsidR="0030449E" w:rsidTr="0005420B" w14:paraId="799E7652" w14:textId="77777777">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5F8A1891" w14:textId="77777777">
            <w:pPr>
              <w:rPr>
                <w:rFonts w:cs="Arial"/>
                <w:sz w:val="20"/>
                <w:szCs w:val="20"/>
              </w:rPr>
            </w:pPr>
            <w:r w:rsidRPr="00DC10FC">
              <w:rPr>
                <w:rFonts w:cs="Arial"/>
                <w:sz w:val="20"/>
                <w:szCs w:val="20"/>
              </w:rPr>
              <w:t>Beschreibung</w:t>
            </w:r>
          </w:p>
        </w:tc>
        <w:tc>
          <w:tcPr>
            <w:tcW w:w="6367" w:type="dxa"/>
          </w:tcPr>
          <w:p w:rsidRPr="00DC10FC" w:rsidR="0030449E" w:rsidP="0030449E" w:rsidRDefault="00711690" w14:paraId="4FDD5C2D" w14:textId="4ED5956D">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Pr="00DC10FC" w:rsidR="0030449E">
              <w:rPr>
                <w:rFonts w:ascii="Arial" w:hAnsi="Arial" w:cs="Arial"/>
                <w:sz w:val="20"/>
                <w:szCs w:val="20"/>
              </w:rPr>
              <w:t xml:space="preserve"> Mitarbeiter überprüft ob der SU-Mitarbeiter im System vorhanden ist.</w:t>
            </w:r>
          </w:p>
          <w:p w:rsidRPr="00DC10FC" w:rsidR="0030449E" w:rsidP="0030449E" w:rsidRDefault="0030449E" w14:paraId="7A25FA98" w14:textId="77777777">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SU-Mitarbeiter Datensatz wird geöffnet.</w:t>
            </w:r>
          </w:p>
          <w:p w:rsidRPr="00DC10FC" w:rsidR="0030449E" w:rsidP="0030449E" w:rsidRDefault="0030449E" w14:paraId="1E0B87AA" w14:textId="77777777">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geändert.</w:t>
            </w:r>
          </w:p>
          <w:p w:rsidRPr="00DC10FC" w:rsidR="0030449E" w:rsidP="0030449E" w:rsidRDefault="0030449E" w14:paraId="3B6054B5" w14:textId="77777777">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Datensatz wird mittels Klick auf „Speichern“ abgespeichert und in der Datenbank aktualisiert.</w:t>
            </w:r>
          </w:p>
        </w:tc>
      </w:tr>
      <w:tr w:rsidR="0030449E" w:rsidTr="0005420B" w14:paraId="39B841E6" w14:textId="77777777">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96" w:type="dxa"/>
            <w:gridSpan w:val="2"/>
          </w:tcPr>
          <w:p w:rsidRPr="00DC10FC" w:rsidR="0030449E" w:rsidP="0030449E" w:rsidRDefault="0030449E" w14:paraId="4F2E2E6F" w14:textId="77777777">
            <w:pPr>
              <w:rPr>
                <w:rFonts w:cs="Arial"/>
                <w:sz w:val="20"/>
                <w:szCs w:val="20"/>
              </w:rPr>
            </w:pPr>
            <w:r w:rsidRPr="00DC10FC">
              <w:rPr>
                <w:rFonts w:cs="Arial"/>
                <w:sz w:val="20"/>
                <w:szCs w:val="20"/>
              </w:rPr>
              <w:t>Szenario 04</w:t>
            </w:r>
          </w:p>
        </w:tc>
      </w:tr>
      <w:tr w:rsidR="0030449E" w:rsidTr="0005420B" w14:paraId="632ED113" w14:textId="77777777">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6CC4EBC5" w14:textId="77777777">
            <w:pPr>
              <w:rPr>
                <w:rFonts w:cs="Arial"/>
                <w:sz w:val="20"/>
                <w:szCs w:val="20"/>
              </w:rPr>
            </w:pPr>
            <w:r w:rsidRPr="00DC10FC">
              <w:rPr>
                <w:rFonts w:cs="Arial"/>
                <w:sz w:val="20"/>
                <w:szCs w:val="20"/>
              </w:rPr>
              <w:t>Auslösendes Ereignis</w:t>
            </w:r>
          </w:p>
        </w:tc>
        <w:tc>
          <w:tcPr>
            <w:tcW w:w="6367" w:type="dxa"/>
          </w:tcPr>
          <w:p w:rsidRPr="00DC10FC" w:rsidR="0030449E" w:rsidP="0030449E" w:rsidRDefault="0030449E" w14:paraId="5995CEE3"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Einem Projekt wird eine Ansprechperson zugewiesen.</w:t>
            </w:r>
          </w:p>
        </w:tc>
      </w:tr>
      <w:tr w:rsidRPr="00DC10FC" w:rsidR="0030449E" w:rsidTr="0005420B" w14:paraId="6654BB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DC10FC" w:rsidR="0030449E" w:rsidP="0030449E" w:rsidRDefault="0030449E" w14:paraId="1617B459" w14:textId="77777777">
            <w:pPr>
              <w:rPr>
                <w:rFonts w:cs="Arial"/>
                <w:sz w:val="20"/>
                <w:szCs w:val="20"/>
              </w:rPr>
            </w:pPr>
            <w:r w:rsidRPr="00DC10FC">
              <w:rPr>
                <w:rFonts w:cs="Arial"/>
                <w:sz w:val="20"/>
                <w:szCs w:val="20"/>
              </w:rPr>
              <w:t>Beschreibung</w:t>
            </w:r>
          </w:p>
        </w:tc>
        <w:tc>
          <w:tcPr>
            <w:tcW w:w="6367" w:type="dxa"/>
          </w:tcPr>
          <w:p w:rsidRPr="00DC10FC" w:rsidR="0030449E" w:rsidP="0030449E" w:rsidRDefault="00711690" w14:paraId="266E8A22" w14:textId="59158EF4">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Pr="00DC10FC" w:rsidR="0030449E">
              <w:rPr>
                <w:rFonts w:ascii="Arial" w:hAnsi="Arial" w:cs="Arial"/>
                <w:sz w:val="20"/>
                <w:szCs w:val="20"/>
              </w:rPr>
              <w:t xml:space="preserve"> Mitarbeiter öffnet in der Projektverwaltung ein ausgewähltes Projekt.</w:t>
            </w:r>
          </w:p>
          <w:p w:rsidRPr="00DC10FC" w:rsidR="0030449E" w:rsidP="0030449E" w:rsidRDefault="0030449E" w14:paraId="79B5FEFC" w14:textId="77777777">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keine Ansprechperson zugeteilt ist, kann eine Ansprechperson ausgewählt und gesetzt werden.</w:t>
            </w:r>
          </w:p>
          <w:p w:rsidRPr="00DC10FC" w:rsidR="0030449E" w:rsidP="0030449E" w:rsidRDefault="0030449E" w14:paraId="5603F212" w14:textId="77777777">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bereits eine Ansprechperson zugeteilt ist, kann diese geändert werden. Mit einem Klick auf Ansprechperson ändern öffnet sich eine Eingabemaske.</w:t>
            </w:r>
          </w:p>
          <w:p w:rsidRPr="00DC10FC" w:rsidR="0030449E" w:rsidP="0030449E" w:rsidRDefault="0030449E" w14:paraId="706A855C" w14:textId="77777777">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Neue Ansprechperson wird ausgewählt.</w:t>
            </w:r>
          </w:p>
          <w:p w:rsidRPr="00DC10FC" w:rsidR="0030449E" w:rsidP="0030449E" w:rsidRDefault="0030449E" w14:paraId="418B1F0C" w14:textId="77777777">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Mit „OK“ bestätigt man die Änderung.</w:t>
            </w:r>
          </w:p>
          <w:p w:rsidRPr="00DC10FC" w:rsidR="0030449E" w:rsidP="0030449E" w:rsidRDefault="0030449E" w14:paraId="1132D652" w14:textId="12DB63B4">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in der Datenbank aktualisiert.</w:t>
            </w:r>
          </w:p>
        </w:tc>
      </w:tr>
    </w:tbl>
    <w:p w:rsidR="00433C6F" w:rsidP="00433C6F" w:rsidRDefault="00433C6F" w14:paraId="1A67A192" w14:textId="6ECD9CC7">
      <w:pPr>
        <w:pStyle w:val="berschrift3"/>
      </w:pPr>
      <w:r>
        <w:t xml:space="preserve">UseCase001 </w:t>
      </w:r>
      <w:r w:rsidR="0008115B">
        <w:t>Visualisierung</w:t>
      </w:r>
    </w:p>
    <w:p w:rsidR="004A78C2" w:rsidP="004A78C2" w:rsidRDefault="00196265" w14:paraId="19EF5CAF" w14:textId="1A1E8A01">
      <w:r>
        <w:pict w14:anchorId="5F8882E1">
          <v:shape id="_x0000_i1028" style="width:7in;height:312pt" type="#_x0000_t75">
            <v:imagedata o:title="UseCase001" r:id="rId21"/>
          </v:shape>
        </w:pict>
      </w:r>
    </w:p>
    <w:p w:rsidR="00433C6F" w:rsidP="00433C6F" w:rsidRDefault="00433C6F" w14:paraId="59D3913B" w14:textId="790DF422">
      <w:pPr>
        <w:pStyle w:val="berschrift3"/>
      </w:pPr>
      <w:r>
        <w:t>UseCase001 Aktivitätsdiagramm</w:t>
      </w:r>
    </w:p>
    <w:p w:rsidR="00433C6F" w:rsidP="00433C6F" w:rsidRDefault="005B2BEE" w14:paraId="275BC626" w14:textId="25106F9D">
      <w:r w:rsidRPr="005B2BEE">
        <w:rPr>
          <w:noProof/>
          <w:lang w:val="de-CH" w:eastAsia="de-CH"/>
        </w:rPr>
        <w:drawing>
          <wp:inline distT="0" distB="0" distL="0" distR="0" wp14:anchorId="029691B6" wp14:editId="47A7899C">
            <wp:extent cx="3943350" cy="5772150"/>
            <wp:effectExtent l="0" t="0" r="0" b="0"/>
            <wp:docPr id="10" name="Grafik 10" descr="C:\Users\tickstero\Documents\Github\INM21_Group_B\01_Planung\01_Dokumente\Diagramme\UseCase\Activity_Diagramme\Bilder\U001_Activity_SU-Mitarbeiter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1_Activity_SU-Mitarbeiter_Erfassen.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3350" cy="5772150"/>
                    </a:xfrm>
                    <a:prstGeom prst="rect">
                      <a:avLst/>
                    </a:prstGeom>
                    <a:noFill/>
                    <a:ln>
                      <a:noFill/>
                    </a:ln>
                  </pic:spPr>
                </pic:pic>
              </a:graphicData>
            </a:graphic>
          </wp:inline>
        </w:drawing>
      </w:r>
    </w:p>
    <w:p w:rsidR="005B2BEE" w:rsidP="00433C6F" w:rsidRDefault="005B2BEE" w14:paraId="44D993C3" w14:textId="5EC08A96"/>
    <w:p w:rsidR="005B2BEE" w:rsidP="00433C6F" w:rsidRDefault="00196265" w14:paraId="0156F985" w14:textId="45132056">
      <w:r>
        <w:pict w14:anchorId="16D6AF63">
          <v:shape id="_x0000_i1029" style="width:249.6pt;height:405.6pt;mso-position-horizontal-relative:text;mso-position-vertical-relative:text" wrapcoords="-65 0 -65 21560 21600 21560 21600 0 -65 0" type="#_x0000_t75">
            <v:imagedata o:title="U001_Activity_SU-Mitarbeiter_Aendern" r:id="rId23"/>
          </v:shape>
        </w:pict>
      </w:r>
    </w:p>
    <w:p w:rsidR="005B2BEE" w:rsidP="00433C6F" w:rsidRDefault="005B2BEE" w14:paraId="0171D0EA" w14:textId="77777777"/>
    <w:p w:rsidR="005B2BEE" w:rsidP="00433C6F" w:rsidRDefault="005B2BEE" w14:paraId="06685C5B" w14:textId="1CDC5161">
      <w:r w:rsidRPr="005B2BEE">
        <w:rPr>
          <w:noProof/>
          <w:lang w:val="de-CH" w:eastAsia="de-CH"/>
        </w:rPr>
        <w:drawing>
          <wp:inline distT="0" distB="0" distL="0" distR="0" wp14:anchorId="4B2AA67E" wp14:editId="0A9D0B76">
            <wp:extent cx="4552950" cy="5153025"/>
            <wp:effectExtent l="0" t="0" r="0" b="9525"/>
            <wp:docPr id="13" name="Grafik 13" descr="C:\Users\tickstero\Documents\Github\INM21_Group_B\01_Planung\01_Dokumente\Diagramme\UseCase\Activity_Diagramme\Bilder\U001_Activity_SU-Mitarbeiter_Loe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1_Activity_SU-Mitarbeiter_Loeschen.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950" cy="5153025"/>
                    </a:xfrm>
                    <a:prstGeom prst="rect">
                      <a:avLst/>
                    </a:prstGeom>
                    <a:noFill/>
                    <a:ln>
                      <a:noFill/>
                    </a:ln>
                  </pic:spPr>
                </pic:pic>
              </a:graphicData>
            </a:graphic>
          </wp:inline>
        </w:drawing>
      </w:r>
    </w:p>
    <w:p w:rsidR="005B2BEE" w:rsidP="00433C6F" w:rsidRDefault="005B2BEE" w14:paraId="6CABBD23" w14:textId="77777777"/>
    <w:p w:rsidRPr="00433C6F" w:rsidR="005B2BEE" w:rsidP="00433C6F" w:rsidRDefault="005B2BEE" w14:paraId="1EA64A2A" w14:textId="1456D536">
      <w:r w:rsidRPr="005B2BEE">
        <w:rPr>
          <w:noProof/>
          <w:lang w:val="de-CH" w:eastAsia="de-CH"/>
        </w:rPr>
        <w:drawing>
          <wp:inline distT="0" distB="0" distL="0" distR="0" wp14:anchorId="7F898515" wp14:editId="3851368B">
            <wp:extent cx="2762250" cy="6134100"/>
            <wp:effectExtent l="0" t="0" r="0" b="0"/>
            <wp:docPr id="14" name="Grafik 14" descr="C:\Users\tickstero\Documents\Github\INM21_Group_B\01_Planung\01_Dokumente\Diagramme\UseCase\Activity_Diagramme\Bilder\U001_Activity_Ansprechperso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1_Activity_Ansprechperson_Zuweisen.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0" cy="6134100"/>
                    </a:xfrm>
                    <a:prstGeom prst="rect">
                      <a:avLst/>
                    </a:prstGeom>
                    <a:noFill/>
                    <a:ln>
                      <a:noFill/>
                    </a:ln>
                  </pic:spPr>
                </pic:pic>
              </a:graphicData>
            </a:graphic>
          </wp:inline>
        </w:drawing>
      </w:r>
    </w:p>
    <w:p w:rsidR="00DC10FC" w:rsidRDefault="00DC10FC" w14:paraId="0FCED21A" w14:textId="0C5EF249">
      <w:pPr>
        <w:spacing w:before="0"/>
        <w:jc w:val="left"/>
      </w:pPr>
      <w:r>
        <w:br w:type="page"/>
      </w:r>
    </w:p>
    <w:p w:rsidR="00DC10FC" w:rsidP="00433C6F" w:rsidRDefault="00433C6F" w14:paraId="31818EE5" w14:textId="06CD54C8">
      <w:pPr>
        <w:pStyle w:val="berschrift2"/>
      </w:pPr>
      <w:bookmarkStart w:name="_Toc419726898" w:id="213"/>
      <w:r>
        <w:t>UseCase002</w:t>
      </w:r>
      <w:bookmarkEnd w:id="213"/>
    </w:p>
    <w:p w:rsidRPr="00433C6F" w:rsidR="00433C6F" w:rsidP="00433C6F" w:rsidRDefault="00433C6F" w14:paraId="0E3A403F" w14:textId="6BBF5E37">
      <w:pPr>
        <w:pStyle w:val="berschrift3"/>
      </w:pPr>
      <w:r>
        <w:t>UseCase002 Beschreibung</w:t>
      </w:r>
    </w:p>
    <w:tbl>
      <w:tblPr>
        <w:tblStyle w:val="Gitternetztabelle4Akzent2"/>
        <w:tblW w:w="0" w:type="auto"/>
        <w:tblLook w:val="04A0" w:firstRow="1" w:lastRow="0" w:firstColumn="1" w:lastColumn="0" w:noHBand="0" w:noVBand="1"/>
      </w:tblPr>
      <w:tblGrid>
        <w:gridCol w:w="2689"/>
        <w:gridCol w:w="6333"/>
        <w:gridCol w:w="34"/>
      </w:tblGrid>
      <w:tr w:rsidRPr="00C776D9" w:rsidR="00DC10FC" w:rsidTr="00BA484E" w14:paraId="70A674F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55D1B5EE" w14:textId="77777777">
            <w:pPr>
              <w:rPr>
                <w:rFonts w:cs="Arial"/>
                <w:sz w:val="20"/>
                <w:szCs w:val="20"/>
              </w:rPr>
            </w:pPr>
            <w:r w:rsidRPr="00C776D9">
              <w:rPr>
                <w:rFonts w:cs="Arial"/>
                <w:sz w:val="20"/>
                <w:szCs w:val="20"/>
              </w:rPr>
              <w:t>UseCase002</w:t>
            </w:r>
          </w:p>
        </w:tc>
        <w:tc>
          <w:tcPr>
            <w:tcW w:w="6367" w:type="dxa"/>
            <w:gridSpan w:val="2"/>
          </w:tcPr>
          <w:p w:rsidRPr="00C776D9" w:rsidR="00DC10FC" w:rsidP="00226296" w:rsidRDefault="00DC10FC" w14:paraId="693D5302" w14:textId="77777777">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SU-Ansprechperson  Datenverwaltung</w:t>
            </w:r>
          </w:p>
        </w:tc>
      </w:tr>
      <w:tr w:rsidRPr="00C776D9" w:rsidR="00BF783E" w:rsidTr="00BA484E" w14:paraId="45F4AF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C776D9" w:rsidR="00BF783E" w:rsidP="00226296" w:rsidRDefault="00BF783E" w14:paraId="142599D2" w14:textId="5FD3B1EE">
            <w:pPr>
              <w:rPr>
                <w:rFonts w:cs="Arial"/>
                <w:sz w:val="20"/>
                <w:szCs w:val="20"/>
              </w:rPr>
            </w:pPr>
            <w:r>
              <w:rPr>
                <w:rFonts w:cs="Arial"/>
                <w:sz w:val="20"/>
                <w:szCs w:val="20"/>
              </w:rPr>
              <w:t>Autor</w:t>
            </w:r>
          </w:p>
        </w:tc>
        <w:tc>
          <w:tcPr>
            <w:tcW w:w="6367" w:type="dxa"/>
            <w:gridSpan w:val="2"/>
          </w:tcPr>
          <w:p w:rsidRPr="00C776D9" w:rsidR="00BF783E" w:rsidP="00226296" w:rsidRDefault="00BF783E" w14:paraId="018AD407" w14:textId="0F098A67">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Max von Gelhorn</w:t>
            </w:r>
          </w:p>
        </w:tc>
      </w:tr>
      <w:tr w:rsidRPr="00C776D9" w:rsidR="00DC10FC" w:rsidTr="00BA484E" w14:paraId="7755D216" w14:textId="77777777">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3CE28153" w14:textId="77777777">
            <w:pPr>
              <w:rPr>
                <w:rFonts w:cs="Arial"/>
                <w:sz w:val="20"/>
                <w:szCs w:val="20"/>
              </w:rPr>
            </w:pPr>
            <w:r w:rsidRPr="00C776D9">
              <w:rPr>
                <w:rFonts w:cs="Arial"/>
                <w:sz w:val="20"/>
                <w:szCs w:val="20"/>
              </w:rPr>
              <w:t>Ziel</w:t>
            </w:r>
          </w:p>
        </w:tc>
        <w:tc>
          <w:tcPr>
            <w:tcW w:w="6367" w:type="dxa"/>
            <w:gridSpan w:val="2"/>
          </w:tcPr>
          <w:p w:rsidRPr="00C776D9" w:rsidR="00DC10FC" w:rsidP="00226296" w:rsidRDefault="00DC10FC" w14:paraId="58881336"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Die Ansprechperson des Subunternehmens kann für die Ihm Zugeteilte Projekte die Mängel welche seine Firma betreffen einsehen, bestätigen und Kommentieren.</w:t>
            </w:r>
          </w:p>
        </w:tc>
      </w:tr>
      <w:tr w:rsidRPr="00C776D9" w:rsidR="00DC10FC" w:rsidTr="00BA484E" w14:paraId="08111C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32697D2B" w14:textId="77777777">
            <w:pPr>
              <w:rPr>
                <w:rFonts w:cs="Arial"/>
                <w:sz w:val="20"/>
                <w:szCs w:val="20"/>
              </w:rPr>
            </w:pPr>
            <w:r w:rsidRPr="00C776D9">
              <w:rPr>
                <w:rFonts w:cs="Arial"/>
                <w:sz w:val="20"/>
                <w:szCs w:val="20"/>
              </w:rPr>
              <w:t>Kategorie</w:t>
            </w:r>
          </w:p>
        </w:tc>
        <w:tc>
          <w:tcPr>
            <w:tcW w:w="6367" w:type="dxa"/>
            <w:gridSpan w:val="2"/>
          </w:tcPr>
          <w:p w:rsidRPr="00C776D9" w:rsidR="00DC10FC" w:rsidP="00226296" w:rsidRDefault="00DC10FC" w14:paraId="13F3B91C"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Primär, Ist essenziell für die Funktionalität des Mängelmanagers</w:t>
            </w:r>
          </w:p>
        </w:tc>
      </w:tr>
      <w:tr w:rsidRPr="00C776D9" w:rsidR="00DC10FC" w:rsidTr="00BA484E" w14:paraId="6C9A45E9" w14:textId="77777777">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138000BF" w14:textId="77777777">
            <w:pPr>
              <w:rPr>
                <w:rFonts w:cs="Arial"/>
                <w:sz w:val="20"/>
                <w:szCs w:val="20"/>
              </w:rPr>
            </w:pPr>
            <w:r w:rsidRPr="00C776D9">
              <w:rPr>
                <w:rFonts w:cs="Arial"/>
                <w:sz w:val="20"/>
                <w:szCs w:val="20"/>
              </w:rPr>
              <w:t>Vorbedingungen</w:t>
            </w:r>
          </w:p>
        </w:tc>
        <w:tc>
          <w:tcPr>
            <w:tcW w:w="6367" w:type="dxa"/>
            <w:gridSpan w:val="2"/>
          </w:tcPr>
          <w:p w:rsidRPr="00C776D9" w:rsidR="00DC10FC" w:rsidP="00226296" w:rsidRDefault="00DC10FC" w14:paraId="30A95E7A"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Es sind vom Projektleiter Mängel erfasst worden welche den SU-Anspr. Betreffen. Und welche der SU-Anspr. Noch nicht zur Kenntnis genommen hat.</w:t>
            </w:r>
          </w:p>
        </w:tc>
      </w:tr>
      <w:tr w:rsidRPr="00C776D9" w:rsidR="00DC10FC" w:rsidTr="00BA484E" w14:paraId="1C5771A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7578E271" w14:textId="77777777">
            <w:pPr>
              <w:rPr>
                <w:rFonts w:cs="Arial"/>
                <w:sz w:val="20"/>
                <w:szCs w:val="20"/>
              </w:rPr>
            </w:pPr>
            <w:r w:rsidRPr="00C776D9">
              <w:rPr>
                <w:rFonts w:cs="Arial"/>
                <w:sz w:val="20"/>
                <w:szCs w:val="20"/>
              </w:rPr>
              <w:t>Nachbedingungen Erfolg</w:t>
            </w:r>
          </w:p>
        </w:tc>
        <w:tc>
          <w:tcPr>
            <w:tcW w:w="6367" w:type="dxa"/>
            <w:gridSpan w:val="2"/>
          </w:tcPr>
          <w:p w:rsidRPr="00C776D9" w:rsidR="00DC10FC" w:rsidP="00226296" w:rsidRDefault="00DC10FC" w14:paraId="39941159"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Hat die Ihm Betreffenden Mängel abgearbeitet.</w:t>
            </w:r>
          </w:p>
          <w:p w:rsidRPr="00C776D9" w:rsidR="00DC10FC" w:rsidP="00226296" w:rsidRDefault="00DC10FC" w14:paraId="006A4666"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Und in der Datenbank sind die Dazugehörigen Daten dem Entsprechen abgeändert worden.</w:t>
            </w:r>
          </w:p>
          <w:p w:rsidRPr="00C776D9" w:rsidR="00DC10FC" w:rsidP="00226296" w:rsidRDefault="00DC10FC" w14:paraId="081B59FA"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 xml:space="preserve"> </w:t>
            </w:r>
          </w:p>
        </w:tc>
      </w:tr>
      <w:tr w:rsidRPr="00C776D9" w:rsidR="00DC10FC" w:rsidTr="00BA484E" w14:paraId="01F19170" w14:textId="77777777">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61B03B51" w14:textId="77777777">
            <w:pPr>
              <w:rPr>
                <w:rFonts w:cs="Arial"/>
                <w:sz w:val="20"/>
                <w:szCs w:val="20"/>
              </w:rPr>
            </w:pPr>
            <w:r w:rsidRPr="00C776D9">
              <w:rPr>
                <w:rFonts w:cs="Arial"/>
                <w:sz w:val="20"/>
                <w:szCs w:val="20"/>
              </w:rPr>
              <w:t>Nachbedingungen Fehlschlag</w:t>
            </w:r>
          </w:p>
        </w:tc>
        <w:tc>
          <w:tcPr>
            <w:tcW w:w="6367" w:type="dxa"/>
            <w:gridSpan w:val="2"/>
          </w:tcPr>
          <w:p w:rsidRPr="00C776D9" w:rsidR="00DC10FC" w:rsidP="00226296" w:rsidRDefault="00DC10FC" w14:paraId="40E08F98"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Konnte keine Verbindung zum Server herstellen und konnte deshalb die abgearbeiteten Daten nicht Speichern.</w:t>
            </w:r>
          </w:p>
        </w:tc>
      </w:tr>
      <w:tr w:rsidRPr="00C776D9" w:rsidR="00DC10FC" w:rsidTr="00BA484E" w14:paraId="647EF7C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2B6539A6" w14:textId="77777777">
            <w:pPr>
              <w:rPr>
                <w:rFonts w:cs="Arial"/>
                <w:sz w:val="20"/>
                <w:szCs w:val="20"/>
              </w:rPr>
            </w:pPr>
            <w:r w:rsidRPr="00C776D9">
              <w:rPr>
                <w:rFonts w:cs="Arial"/>
                <w:sz w:val="20"/>
                <w:szCs w:val="20"/>
              </w:rPr>
              <w:t>Akteure</w:t>
            </w:r>
          </w:p>
        </w:tc>
        <w:tc>
          <w:tcPr>
            <w:tcW w:w="6367" w:type="dxa"/>
            <w:gridSpan w:val="2"/>
          </w:tcPr>
          <w:p w:rsidRPr="00C776D9" w:rsidR="00DC10FC" w:rsidP="00226296" w:rsidRDefault="00DC10FC" w14:paraId="6561657A"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GU-Bauleiter, SU-Ansprechperson</w:t>
            </w:r>
          </w:p>
        </w:tc>
      </w:tr>
      <w:tr w:rsidRPr="00C776D9" w:rsidR="00DC10FC" w:rsidTr="00BA484E" w14:paraId="5C64E199"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rsidRPr="00C776D9" w:rsidR="00DC10FC" w:rsidP="00226296" w:rsidRDefault="00DC10FC" w14:paraId="75F53E53" w14:textId="77777777">
            <w:pPr>
              <w:rPr>
                <w:rFonts w:cs="Arial"/>
                <w:sz w:val="20"/>
                <w:szCs w:val="20"/>
              </w:rPr>
            </w:pPr>
            <w:r w:rsidRPr="00C776D9">
              <w:rPr>
                <w:rFonts w:cs="Arial"/>
                <w:sz w:val="20"/>
                <w:szCs w:val="20"/>
              </w:rPr>
              <w:t>Szenario 01 SU-Ansprechpeson kann Mangel-Kenntnisnahme bestätigen SU-UI</w:t>
            </w:r>
          </w:p>
        </w:tc>
      </w:tr>
      <w:tr w:rsidRPr="00C776D9" w:rsidR="00DC10FC" w:rsidTr="00BA484E" w14:paraId="20982EFF"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252F96B5" w14:textId="77777777">
            <w:pPr>
              <w:rPr>
                <w:rFonts w:cs="Arial"/>
                <w:sz w:val="20"/>
                <w:szCs w:val="20"/>
              </w:rPr>
            </w:pPr>
            <w:r w:rsidRPr="00C776D9">
              <w:rPr>
                <w:rFonts w:cs="Arial"/>
                <w:sz w:val="20"/>
                <w:szCs w:val="20"/>
              </w:rPr>
              <w:t>Auslösendes Ereignis</w:t>
            </w:r>
          </w:p>
        </w:tc>
        <w:tc>
          <w:tcPr>
            <w:tcW w:w="6333" w:type="dxa"/>
          </w:tcPr>
          <w:p w:rsidRPr="00C776D9" w:rsidR="00DC10FC" w:rsidP="00226296" w:rsidRDefault="00DC10FC" w14:paraId="2DB5555A"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GU-Bauleiter hat einen neuen Mangel erfasst.</w:t>
            </w:r>
          </w:p>
        </w:tc>
      </w:tr>
      <w:tr w:rsidRPr="00C776D9" w:rsidR="00DC10FC" w:rsidTr="00BA484E" w14:paraId="1DA42F81"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094FA330" w14:textId="77777777">
            <w:pPr>
              <w:rPr>
                <w:rFonts w:cs="Arial"/>
                <w:sz w:val="20"/>
                <w:szCs w:val="20"/>
              </w:rPr>
            </w:pPr>
            <w:r w:rsidRPr="00C776D9">
              <w:rPr>
                <w:rFonts w:cs="Arial"/>
                <w:sz w:val="20"/>
                <w:szCs w:val="20"/>
              </w:rPr>
              <w:t>Beschreibung</w:t>
            </w:r>
          </w:p>
        </w:tc>
        <w:tc>
          <w:tcPr>
            <w:tcW w:w="6333" w:type="dxa"/>
          </w:tcPr>
          <w:p w:rsidRPr="00C776D9" w:rsidR="00DC10FC" w:rsidP="00DC10FC" w:rsidRDefault="00DC10FC" w14:paraId="4F3424E7" w14:textId="77777777">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rsidRPr="00C776D9" w:rsidR="00DC10FC" w:rsidP="00DC10FC" w:rsidRDefault="00DC10FC" w14:paraId="1E78A22A" w14:textId="77777777">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dass es neue Mängel gibt.</w:t>
            </w:r>
          </w:p>
          <w:p w:rsidRPr="00C776D9" w:rsidR="00DC10FC" w:rsidP="00DC10FC" w:rsidRDefault="00DC10FC" w14:paraId="14F1DC7C" w14:textId="77777777">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Wenn er die Meldung gelesen hat, kann er bestätigen dass er sie gelesen hat.</w:t>
            </w:r>
          </w:p>
        </w:tc>
      </w:tr>
      <w:tr w:rsidRPr="00C776D9" w:rsidR="00DC10FC" w:rsidTr="00BA484E" w14:paraId="68E3F4A1"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3EBF3304" w14:textId="77777777">
            <w:pPr>
              <w:rPr>
                <w:rFonts w:cs="Arial"/>
                <w:sz w:val="20"/>
                <w:szCs w:val="20"/>
              </w:rPr>
            </w:pPr>
            <w:r w:rsidRPr="00C776D9">
              <w:rPr>
                <w:rFonts w:cs="Arial"/>
                <w:sz w:val="20"/>
                <w:szCs w:val="20"/>
              </w:rPr>
              <w:t>Alternativen</w:t>
            </w:r>
          </w:p>
        </w:tc>
        <w:tc>
          <w:tcPr>
            <w:tcW w:w="6333" w:type="dxa"/>
          </w:tcPr>
          <w:p w:rsidRPr="00C776D9" w:rsidR="00DC10FC" w:rsidP="00226296" w:rsidRDefault="00DC10FC" w14:paraId="48150169"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Liehst den Mängel aber bestätigt nicht dass er Ihn gelesen hat.</w:t>
            </w:r>
          </w:p>
        </w:tc>
      </w:tr>
      <w:tr w:rsidRPr="00C776D9" w:rsidR="00DC10FC" w:rsidTr="00BA484E" w14:paraId="2B437A54"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rsidRPr="00C776D9" w:rsidR="00DC10FC" w:rsidP="00226296" w:rsidRDefault="00DC10FC" w14:paraId="0C2CBC61" w14:textId="77777777">
            <w:pPr>
              <w:rPr>
                <w:rFonts w:cs="Arial"/>
                <w:sz w:val="20"/>
                <w:szCs w:val="20"/>
              </w:rPr>
            </w:pPr>
            <w:r w:rsidRPr="00C776D9">
              <w:rPr>
                <w:rFonts w:cs="Arial"/>
                <w:sz w:val="20"/>
                <w:szCs w:val="20"/>
              </w:rPr>
              <w:t>Szenario 02 SU-Ansprechperson kann zugeteilte Mängel/Projekte in SU-UI einsehen</w:t>
            </w:r>
          </w:p>
        </w:tc>
      </w:tr>
      <w:tr w:rsidRPr="00C776D9" w:rsidR="00DC10FC" w:rsidTr="00BA484E" w14:paraId="3AE6B83E"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56B8BEFB" w14:textId="77777777">
            <w:pPr>
              <w:rPr>
                <w:rFonts w:cs="Arial"/>
                <w:sz w:val="20"/>
                <w:szCs w:val="20"/>
              </w:rPr>
            </w:pPr>
            <w:r w:rsidRPr="00C776D9">
              <w:rPr>
                <w:rFonts w:cs="Arial"/>
                <w:sz w:val="20"/>
                <w:szCs w:val="20"/>
              </w:rPr>
              <w:t>Auslösendes Ereignis</w:t>
            </w:r>
          </w:p>
        </w:tc>
        <w:tc>
          <w:tcPr>
            <w:tcW w:w="6333" w:type="dxa"/>
          </w:tcPr>
          <w:p w:rsidRPr="00C776D9" w:rsidR="00DC10FC" w:rsidP="00226296" w:rsidRDefault="00DC10FC" w14:paraId="0883948E"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Will sehen was für Mängel/Projekte er beheben muss.</w:t>
            </w:r>
          </w:p>
        </w:tc>
      </w:tr>
      <w:tr w:rsidRPr="00C776D9" w:rsidR="00DC10FC" w:rsidTr="00BA484E" w14:paraId="1C692C2F"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40370641" w14:textId="77777777">
            <w:pPr>
              <w:rPr>
                <w:rFonts w:cs="Arial"/>
                <w:sz w:val="20"/>
                <w:szCs w:val="20"/>
              </w:rPr>
            </w:pPr>
            <w:r w:rsidRPr="00C776D9">
              <w:rPr>
                <w:rFonts w:cs="Arial"/>
                <w:sz w:val="20"/>
                <w:szCs w:val="20"/>
              </w:rPr>
              <w:t>Beschreibung</w:t>
            </w:r>
          </w:p>
        </w:tc>
        <w:tc>
          <w:tcPr>
            <w:tcW w:w="6333" w:type="dxa"/>
          </w:tcPr>
          <w:p w:rsidRPr="00C776D9" w:rsidR="00DC10FC" w:rsidP="00DC10FC" w:rsidRDefault="00DC10FC" w14:paraId="19F7BC63" w14:textId="77777777">
            <w:pPr>
              <w:pStyle w:val="Listenabsatz"/>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rsidRPr="00C776D9" w:rsidR="00DC10FC" w:rsidP="00DC10FC" w:rsidRDefault="00DC10FC" w14:paraId="5002F476" w14:textId="77777777">
            <w:pPr>
              <w:pStyle w:val="Listenabsatz"/>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eine Liste mit allen Mängel/Projekte welche ihn betreffen.</w:t>
            </w:r>
          </w:p>
        </w:tc>
      </w:tr>
      <w:tr w:rsidRPr="00C776D9" w:rsidR="00DC10FC" w:rsidTr="00BA484E" w14:paraId="4D4151B7"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09D0CE56" w14:textId="77777777">
            <w:pPr>
              <w:rPr>
                <w:rFonts w:cs="Arial"/>
                <w:sz w:val="20"/>
                <w:szCs w:val="20"/>
              </w:rPr>
            </w:pPr>
            <w:r w:rsidRPr="00C776D9">
              <w:rPr>
                <w:rFonts w:cs="Arial"/>
                <w:sz w:val="20"/>
                <w:szCs w:val="20"/>
              </w:rPr>
              <w:t>Alternativen</w:t>
            </w:r>
          </w:p>
        </w:tc>
        <w:tc>
          <w:tcPr>
            <w:tcW w:w="6333" w:type="dxa"/>
          </w:tcPr>
          <w:p w:rsidRPr="00C776D9" w:rsidR="00DC10FC" w:rsidP="00226296" w:rsidRDefault="00DC10FC" w14:paraId="2A8862C1"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Kann die Mängel/Projekte nicht einsehen da er keine Verbindung zum Server hat.</w:t>
            </w:r>
          </w:p>
        </w:tc>
      </w:tr>
      <w:tr w:rsidRPr="00C776D9" w:rsidR="00DC10FC" w:rsidTr="00BA484E" w14:paraId="44C9703A"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rsidRPr="00C776D9" w:rsidR="00DC10FC" w:rsidP="00226296" w:rsidRDefault="00DC10FC" w14:paraId="5DE8BDE2" w14:textId="77777777">
            <w:pPr>
              <w:rPr>
                <w:rFonts w:cs="Arial"/>
                <w:sz w:val="20"/>
                <w:szCs w:val="20"/>
              </w:rPr>
            </w:pPr>
            <w:r w:rsidRPr="00C776D9">
              <w:rPr>
                <w:rFonts w:cs="Arial"/>
                <w:sz w:val="20"/>
                <w:szCs w:val="20"/>
              </w:rPr>
              <w:t>Szenario 03 SU-Ansprechperson kann Meldung zu Mangel verfassen in SU-UI</w:t>
            </w:r>
          </w:p>
        </w:tc>
      </w:tr>
      <w:tr w:rsidRPr="00C776D9" w:rsidR="00DC10FC" w:rsidTr="00BA484E" w14:paraId="554B51BF"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7EE334D6" w14:textId="77777777">
            <w:pPr>
              <w:rPr>
                <w:rFonts w:cs="Arial"/>
                <w:sz w:val="20"/>
                <w:szCs w:val="20"/>
              </w:rPr>
            </w:pPr>
            <w:r w:rsidRPr="00C776D9">
              <w:rPr>
                <w:rFonts w:cs="Arial"/>
                <w:sz w:val="20"/>
                <w:szCs w:val="20"/>
              </w:rPr>
              <w:t>Auslösendes Ereignis</w:t>
            </w:r>
          </w:p>
        </w:tc>
        <w:tc>
          <w:tcPr>
            <w:tcW w:w="6333" w:type="dxa"/>
          </w:tcPr>
          <w:p w:rsidRPr="00C776D9" w:rsidR="00DC10FC" w:rsidP="00226296" w:rsidRDefault="00DC10FC" w14:paraId="6D6EF8CA"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Will eine Meldung zum Mängel schreiben, die der GU-Bauleiter einsehen kann.</w:t>
            </w:r>
          </w:p>
        </w:tc>
      </w:tr>
      <w:tr w:rsidRPr="00C776D9" w:rsidR="00DC10FC" w:rsidTr="00BA484E" w14:paraId="0F4A7410"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458BE9AC" w14:textId="77777777">
            <w:pPr>
              <w:rPr>
                <w:rFonts w:cs="Arial"/>
                <w:sz w:val="20"/>
                <w:szCs w:val="20"/>
              </w:rPr>
            </w:pPr>
            <w:r w:rsidRPr="00C776D9">
              <w:rPr>
                <w:rFonts w:cs="Arial"/>
                <w:sz w:val="20"/>
                <w:szCs w:val="20"/>
              </w:rPr>
              <w:t>Beschreibung</w:t>
            </w:r>
          </w:p>
        </w:tc>
        <w:tc>
          <w:tcPr>
            <w:tcW w:w="6333" w:type="dxa"/>
          </w:tcPr>
          <w:p w:rsidRPr="00C776D9" w:rsidR="00DC10FC" w:rsidP="00DC10FC" w:rsidRDefault="00DC10FC" w14:paraId="23904ACC" w14:textId="77777777">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rsidRPr="00C776D9" w:rsidR="00DC10FC" w:rsidP="00DC10FC" w:rsidRDefault="00DC10FC" w14:paraId="71922961" w14:textId="77777777">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Verfasst zu einem Mangel eine Meldung und Speichert diese.</w:t>
            </w:r>
          </w:p>
        </w:tc>
      </w:tr>
      <w:tr w:rsidRPr="00C776D9" w:rsidR="00DC10FC" w:rsidTr="00BA484E" w14:paraId="6FF4FECB"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36534D2D" w14:textId="77777777">
            <w:pPr>
              <w:rPr>
                <w:rFonts w:cs="Arial"/>
                <w:sz w:val="20"/>
                <w:szCs w:val="20"/>
              </w:rPr>
            </w:pPr>
            <w:r w:rsidRPr="00C776D9">
              <w:rPr>
                <w:rFonts w:cs="Arial"/>
                <w:sz w:val="20"/>
                <w:szCs w:val="20"/>
              </w:rPr>
              <w:t>Alternativen</w:t>
            </w:r>
          </w:p>
        </w:tc>
        <w:tc>
          <w:tcPr>
            <w:tcW w:w="6333" w:type="dxa"/>
          </w:tcPr>
          <w:p w:rsidRPr="00C776D9" w:rsidR="00DC10FC" w:rsidP="00226296" w:rsidRDefault="00DC10FC" w14:paraId="34C47623"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Kann die Mängel nicht einsehen da er keine Verbindung zum Server hat.</w:t>
            </w:r>
          </w:p>
        </w:tc>
      </w:tr>
      <w:tr w:rsidRPr="00C776D9" w:rsidR="00DC10FC" w:rsidTr="00BA484E" w14:paraId="33647857"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rsidRPr="00C776D9" w:rsidR="00DC10FC" w:rsidP="00226296" w:rsidRDefault="00DC10FC" w14:paraId="24DFA909" w14:textId="77777777">
            <w:pPr>
              <w:rPr>
                <w:rFonts w:cs="Arial"/>
                <w:sz w:val="20"/>
                <w:szCs w:val="20"/>
              </w:rPr>
            </w:pPr>
            <w:r w:rsidRPr="00C776D9">
              <w:rPr>
                <w:rFonts w:cs="Arial"/>
                <w:sz w:val="20"/>
                <w:szCs w:val="20"/>
              </w:rPr>
              <w:t>Szenario 04 SU-Ansprechperson kann Mangel als erledigt markieren in SU-UI</w:t>
            </w:r>
          </w:p>
        </w:tc>
      </w:tr>
      <w:tr w:rsidRPr="00C776D9" w:rsidR="00DC10FC" w:rsidTr="00BA484E" w14:paraId="26A93E2D"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306972AE" w14:textId="77777777">
            <w:pPr>
              <w:rPr>
                <w:rFonts w:cs="Arial"/>
                <w:sz w:val="20"/>
                <w:szCs w:val="20"/>
              </w:rPr>
            </w:pPr>
            <w:r w:rsidRPr="00C776D9">
              <w:rPr>
                <w:rFonts w:cs="Arial"/>
                <w:sz w:val="20"/>
                <w:szCs w:val="20"/>
              </w:rPr>
              <w:t>Auslösendes Ereignis</w:t>
            </w:r>
          </w:p>
        </w:tc>
        <w:tc>
          <w:tcPr>
            <w:tcW w:w="6333" w:type="dxa"/>
          </w:tcPr>
          <w:p w:rsidRPr="00C776D9" w:rsidR="00DC10FC" w:rsidP="00226296" w:rsidRDefault="00DC10FC" w14:paraId="58614537"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Hat einen Mangel behoben und möchte diesen als erledigt markieren.</w:t>
            </w:r>
          </w:p>
        </w:tc>
      </w:tr>
      <w:tr w:rsidRPr="00C776D9" w:rsidR="00DC10FC" w:rsidTr="00BA484E" w14:paraId="542AE44E" w14:textId="77777777">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45C30D1A" w14:textId="77777777">
            <w:pPr>
              <w:rPr>
                <w:rFonts w:cs="Arial"/>
                <w:sz w:val="20"/>
                <w:szCs w:val="20"/>
              </w:rPr>
            </w:pPr>
            <w:r w:rsidRPr="00C776D9">
              <w:rPr>
                <w:rFonts w:cs="Arial"/>
                <w:sz w:val="20"/>
                <w:szCs w:val="20"/>
              </w:rPr>
              <w:t>Beschreibung</w:t>
            </w:r>
          </w:p>
        </w:tc>
        <w:tc>
          <w:tcPr>
            <w:tcW w:w="6333" w:type="dxa"/>
          </w:tcPr>
          <w:p w:rsidRPr="00C776D9" w:rsidR="00DC10FC" w:rsidP="00DC10FC" w:rsidRDefault="00DC10FC" w14:paraId="66DA8698" w14:textId="77777777">
            <w:pPr>
              <w:pStyle w:val="Listenabsatz"/>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rsidRPr="00C776D9" w:rsidR="00DC10FC" w:rsidP="00DC10FC" w:rsidRDefault="00DC10FC" w14:paraId="686A617D" w14:textId="77777777">
            <w:pPr>
              <w:pStyle w:val="Listenabsatz"/>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Setzt den Status von einem Mangel auf „Erledigt“</w:t>
            </w:r>
          </w:p>
        </w:tc>
      </w:tr>
      <w:tr w:rsidRPr="00C776D9" w:rsidR="00DC10FC" w:rsidTr="00BA484E" w14:paraId="54DCD7B7" w14:textId="77777777">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rsidRPr="00C776D9" w:rsidR="00DC10FC" w:rsidP="00226296" w:rsidRDefault="00DC10FC" w14:paraId="0C8573C2" w14:textId="77777777">
            <w:pPr>
              <w:rPr>
                <w:rFonts w:cs="Arial"/>
                <w:sz w:val="20"/>
                <w:szCs w:val="20"/>
              </w:rPr>
            </w:pPr>
            <w:r w:rsidRPr="00C776D9">
              <w:rPr>
                <w:rFonts w:cs="Arial"/>
                <w:sz w:val="20"/>
                <w:szCs w:val="20"/>
              </w:rPr>
              <w:t>Alternativen</w:t>
            </w:r>
          </w:p>
        </w:tc>
        <w:tc>
          <w:tcPr>
            <w:tcW w:w="6333" w:type="dxa"/>
          </w:tcPr>
          <w:p w:rsidRPr="00C776D9" w:rsidR="00DC10FC" w:rsidP="00226296" w:rsidRDefault="00DC10FC" w14:paraId="76B690C5"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Kann den Status nicht ändern da er keine Verbindung zum Server hat.</w:t>
            </w:r>
          </w:p>
        </w:tc>
      </w:tr>
    </w:tbl>
    <w:p w:rsidR="00DC10FC" w:rsidP="00433C6F" w:rsidRDefault="00433C6F" w14:paraId="3CBA1B65" w14:textId="048C9EDA">
      <w:pPr>
        <w:pStyle w:val="berschrift3"/>
      </w:pPr>
      <w:r>
        <w:t xml:space="preserve">UseCase002 </w:t>
      </w:r>
      <w:r w:rsidR="0008115B">
        <w:t>Visualisierung</w:t>
      </w:r>
    </w:p>
    <w:p w:rsidRPr="005B2BEE" w:rsidR="005B2BEE" w:rsidP="005B2BEE" w:rsidRDefault="00101A30" w14:paraId="623E347C" w14:textId="4A96B7E0">
      <w:r w:rsidRPr="00101A30">
        <w:rPr>
          <w:noProof/>
          <w:lang w:val="de-CH" w:eastAsia="de-CH"/>
        </w:rPr>
        <w:drawing>
          <wp:inline distT="0" distB="0" distL="0" distR="0" wp14:anchorId="17EAE002" wp14:editId="6A774994">
            <wp:extent cx="5756910" cy="3736520"/>
            <wp:effectExtent l="0" t="0" r="0" b="0"/>
            <wp:docPr id="8" name="Grafik 8" descr="C:\Users\tickstero\Documents\Github\INM21_Group_B\01_Planung\01_Dokumente\Diagramme\UseCase\UseCase_Bilder\UseCase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ckstero\Documents\Github\INM21_Group_B\01_Planung\01_Dokumente\Diagramme\UseCase\UseCase_Bilder\UseCase002.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736520"/>
                    </a:xfrm>
                    <a:prstGeom prst="rect">
                      <a:avLst/>
                    </a:prstGeom>
                    <a:noFill/>
                    <a:ln>
                      <a:noFill/>
                    </a:ln>
                  </pic:spPr>
                </pic:pic>
              </a:graphicData>
            </a:graphic>
          </wp:inline>
        </w:drawing>
      </w:r>
    </w:p>
    <w:p w:rsidR="00433C6F" w:rsidP="00433C6F" w:rsidRDefault="00433C6F" w14:paraId="77219F2C" w14:textId="7E6BB953">
      <w:pPr>
        <w:pStyle w:val="berschrift3"/>
      </w:pPr>
      <w:r>
        <w:t>UseCase002 Aktivitätsdiagramm</w:t>
      </w:r>
    </w:p>
    <w:p w:rsidR="005B2BEE" w:rsidP="005B2BEE" w:rsidRDefault="005B2BEE" w14:paraId="0B6ABF2F" w14:textId="0262A147">
      <w:r w:rsidRPr="005B2BEE">
        <w:rPr>
          <w:noProof/>
          <w:lang w:val="de-CH" w:eastAsia="de-CH"/>
        </w:rPr>
        <w:drawing>
          <wp:inline distT="0" distB="0" distL="0" distR="0" wp14:anchorId="3F910950" wp14:editId="059D6049">
            <wp:extent cx="3997325" cy="6986905"/>
            <wp:effectExtent l="0" t="0" r="3175" b="4445"/>
            <wp:docPr id="18" name="Grafik 18" descr="C:\Users\tickstero\Documents\Github\INM21_Group_B\01_Planung\01_Dokumente\Diagramme\UseCase\Activity_Diagramme\Bilder\U002_Activity_Kenntnisnah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2_Activity_Kenntnisnahme.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7325" cy="6986905"/>
                    </a:xfrm>
                    <a:prstGeom prst="rect">
                      <a:avLst/>
                    </a:prstGeom>
                    <a:noFill/>
                    <a:ln>
                      <a:noFill/>
                    </a:ln>
                  </pic:spPr>
                </pic:pic>
              </a:graphicData>
            </a:graphic>
          </wp:inline>
        </w:drawing>
      </w:r>
    </w:p>
    <w:p w:rsidRPr="005B2BEE" w:rsidR="005B2BEE" w:rsidP="005B2BEE" w:rsidRDefault="005B2BEE" w14:paraId="1221BAA7" w14:textId="1CD1BFD1">
      <w:r w:rsidRPr="005B2BEE">
        <w:rPr>
          <w:noProof/>
          <w:lang w:val="de-CH" w:eastAsia="de-CH"/>
        </w:rPr>
        <w:drawing>
          <wp:inline distT="0" distB="0" distL="0" distR="0" wp14:anchorId="17E28FD8" wp14:editId="4D664D91">
            <wp:extent cx="3798570" cy="6986905"/>
            <wp:effectExtent l="0" t="0" r="0" b="4445"/>
            <wp:docPr id="19" name="Grafik 19" descr="C:\Users\tickstero\Documents\Github\INM21_Group_B\01_Planung\01_Dokumente\Diagramme\UseCase\Activity_Diagramme\Bilder\U002_Activity_Meldung_v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2_Activity_Meldung_verfassen.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8570" cy="6986905"/>
                    </a:xfrm>
                    <a:prstGeom prst="rect">
                      <a:avLst/>
                    </a:prstGeom>
                    <a:noFill/>
                    <a:ln>
                      <a:noFill/>
                    </a:ln>
                  </pic:spPr>
                </pic:pic>
              </a:graphicData>
            </a:graphic>
          </wp:inline>
        </w:drawing>
      </w:r>
    </w:p>
    <w:p w:rsidRPr="005B2BEE" w:rsidR="005B2BEE" w:rsidP="005B2BEE" w:rsidRDefault="005B2BEE" w14:paraId="0D6E0A89" w14:textId="3354A079">
      <w:r w:rsidRPr="005B2BEE">
        <w:rPr>
          <w:noProof/>
          <w:lang w:val="de-CH" w:eastAsia="de-CH"/>
        </w:rPr>
        <w:drawing>
          <wp:inline distT="0" distB="0" distL="0" distR="0" wp14:anchorId="07D84FC4" wp14:editId="340A0FC9">
            <wp:extent cx="3529965" cy="7022465"/>
            <wp:effectExtent l="0" t="0" r="0" b="6985"/>
            <wp:docPr id="16" name="Grafik 16" descr="C:\Users\tickstero\Documents\Github\INM21_Group_B\01_Planung\01_Dokumente\Diagramme\UseCase\Activity_Diagramme\Bilder\U002_Acitvity_Erledigt_Markier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U002_Acitvity_Erledigt_Markieren.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9965" cy="7022465"/>
                    </a:xfrm>
                    <a:prstGeom prst="rect">
                      <a:avLst/>
                    </a:prstGeom>
                    <a:noFill/>
                    <a:ln>
                      <a:noFill/>
                    </a:ln>
                  </pic:spPr>
                </pic:pic>
              </a:graphicData>
            </a:graphic>
          </wp:inline>
        </w:drawing>
      </w:r>
    </w:p>
    <w:p w:rsidR="00433C6F" w:rsidP="00694E46" w:rsidRDefault="00433C6F" w14:paraId="05A4F4DB" w14:textId="2452170E">
      <w:pPr>
        <w:pStyle w:val="berschrift2"/>
      </w:pPr>
      <w:bookmarkStart w:name="_Toc419726899" w:id="214"/>
      <w:r>
        <w:t>UseCase003</w:t>
      </w:r>
      <w:bookmarkEnd w:id="214"/>
    </w:p>
    <w:p w:rsidRPr="00433C6F" w:rsidR="00433C6F" w:rsidP="00694E46" w:rsidRDefault="00433C6F" w14:paraId="27CC333B" w14:textId="5FD61FD8">
      <w:pPr>
        <w:pStyle w:val="berschrift3"/>
      </w:pPr>
      <w:r>
        <w:t>UseCase003 Beschreibung</w:t>
      </w:r>
    </w:p>
    <w:tbl>
      <w:tblPr>
        <w:tblStyle w:val="Gitternetztabelle4Akzent2"/>
        <w:tblW w:w="9096" w:type="dxa"/>
        <w:tblLook w:val="04A0" w:firstRow="1" w:lastRow="0" w:firstColumn="1" w:lastColumn="0" w:noHBand="0" w:noVBand="1"/>
      </w:tblPr>
      <w:tblGrid>
        <w:gridCol w:w="2729"/>
        <w:gridCol w:w="6367"/>
      </w:tblGrid>
      <w:tr w:rsidRPr="00256CC7" w:rsidR="00DC10FC" w:rsidTr="0005420B" w14:paraId="622BA82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256CC7" w:rsidR="00DC10FC" w:rsidP="00226296" w:rsidRDefault="00DC10FC" w14:paraId="421F9F8C" w14:textId="77777777">
            <w:pPr>
              <w:rPr>
                <w:rFonts w:cs="Arial"/>
                <w:sz w:val="20"/>
                <w:szCs w:val="20"/>
              </w:rPr>
            </w:pPr>
            <w:r w:rsidRPr="00256CC7">
              <w:rPr>
                <w:rFonts w:cs="Arial"/>
                <w:sz w:val="20"/>
                <w:szCs w:val="20"/>
              </w:rPr>
              <w:t>UseCase003</w:t>
            </w:r>
          </w:p>
        </w:tc>
        <w:tc>
          <w:tcPr>
            <w:tcW w:w="6367" w:type="dxa"/>
          </w:tcPr>
          <w:p w:rsidRPr="00256CC7" w:rsidR="00DC10FC" w:rsidP="00226296" w:rsidRDefault="00DC10FC" w14:paraId="5238A556" w14:textId="77777777">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 kann Software Online Downloaden</w:t>
            </w:r>
          </w:p>
        </w:tc>
      </w:tr>
      <w:tr w:rsidRPr="00256CC7" w:rsidR="00BF783E" w:rsidTr="0005420B" w14:paraId="146967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256CC7" w:rsidR="00BF783E" w:rsidP="00226296" w:rsidRDefault="00BF783E" w14:paraId="7B021AFD" w14:textId="60403E12">
            <w:pPr>
              <w:rPr>
                <w:rFonts w:cs="Arial"/>
                <w:sz w:val="20"/>
                <w:szCs w:val="20"/>
              </w:rPr>
            </w:pPr>
            <w:r>
              <w:rPr>
                <w:rFonts w:cs="Arial"/>
                <w:sz w:val="20"/>
                <w:szCs w:val="20"/>
              </w:rPr>
              <w:t>Autor</w:t>
            </w:r>
          </w:p>
        </w:tc>
        <w:tc>
          <w:tcPr>
            <w:tcW w:w="6367" w:type="dxa"/>
          </w:tcPr>
          <w:p w:rsidRPr="00256CC7" w:rsidR="00BF783E" w:rsidP="00226296" w:rsidRDefault="00BF783E" w14:paraId="1AD26495" w14:textId="1B9A1048">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Luca Kündig</w:t>
            </w:r>
          </w:p>
        </w:tc>
      </w:tr>
      <w:tr w:rsidRPr="00256CC7" w:rsidR="00DC10FC" w:rsidTr="0005420B" w14:paraId="53CA49FE" w14:textId="77777777">
        <w:tc>
          <w:tcPr>
            <w:cnfStyle w:val="001000000000" w:firstRow="0" w:lastRow="0" w:firstColumn="1" w:lastColumn="0" w:oddVBand="0" w:evenVBand="0" w:oddHBand="0" w:evenHBand="0" w:firstRowFirstColumn="0" w:firstRowLastColumn="0" w:lastRowFirstColumn="0" w:lastRowLastColumn="0"/>
            <w:tcW w:w="2729" w:type="dxa"/>
          </w:tcPr>
          <w:p w:rsidRPr="00256CC7" w:rsidR="00DC10FC" w:rsidP="00226296" w:rsidRDefault="00DC10FC" w14:paraId="3FDF1785" w14:textId="77777777">
            <w:pPr>
              <w:rPr>
                <w:rFonts w:cs="Arial"/>
                <w:sz w:val="20"/>
                <w:szCs w:val="20"/>
              </w:rPr>
            </w:pPr>
            <w:r w:rsidRPr="00256CC7">
              <w:rPr>
                <w:rFonts w:cs="Arial"/>
                <w:sz w:val="20"/>
                <w:szCs w:val="20"/>
              </w:rPr>
              <w:t>Ziel</w:t>
            </w:r>
          </w:p>
        </w:tc>
        <w:tc>
          <w:tcPr>
            <w:tcW w:w="6367" w:type="dxa"/>
          </w:tcPr>
          <w:p w:rsidRPr="00256CC7" w:rsidR="00DC10FC" w:rsidP="00226296" w:rsidRDefault="00DC10FC" w14:paraId="6C960EFF"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Mitarbeiter eines Subunternehmens können die Mängelmanager Software Downloaden</w:t>
            </w:r>
          </w:p>
        </w:tc>
      </w:tr>
      <w:tr w:rsidRPr="00256CC7" w:rsidR="00DC10FC" w:rsidTr="0005420B" w14:paraId="5F5035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256CC7" w:rsidR="00DC10FC" w:rsidP="00226296" w:rsidRDefault="00DC10FC" w14:paraId="12856AC5" w14:textId="77777777">
            <w:pPr>
              <w:rPr>
                <w:rFonts w:cs="Arial"/>
                <w:sz w:val="20"/>
                <w:szCs w:val="20"/>
              </w:rPr>
            </w:pPr>
            <w:r w:rsidRPr="00256CC7">
              <w:rPr>
                <w:rFonts w:cs="Arial"/>
                <w:sz w:val="20"/>
                <w:szCs w:val="20"/>
              </w:rPr>
              <w:t>Kategorie</w:t>
            </w:r>
          </w:p>
        </w:tc>
        <w:tc>
          <w:tcPr>
            <w:tcW w:w="6367" w:type="dxa"/>
          </w:tcPr>
          <w:p w:rsidRPr="00256CC7" w:rsidR="00DC10FC" w:rsidP="00226296" w:rsidRDefault="00DC10FC" w14:paraId="235DC4B6"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Sekundär, da kein direkten Einfluss auf die Funktionalität</w:t>
            </w:r>
          </w:p>
        </w:tc>
      </w:tr>
      <w:tr w:rsidRPr="00256CC7" w:rsidR="00DC10FC" w:rsidTr="0005420B" w14:paraId="7C07F646" w14:textId="77777777">
        <w:tc>
          <w:tcPr>
            <w:cnfStyle w:val="001000000000" w:firstRow="0" w:lastRow="0" w:firstColumn="1" w:lastColumn="0" w:oddVBand="0" w:evenVBand="0" w:oddHBand="0" w:evenHBand="0" w:firstRowFirstColumn="0" w:firstRowLastColumn="0" w:lastRowFirstColumn="0" w:lastRowLastColumn="0"/>
            <w:tcW w:w="2729" w:type="dxa"/>
          </w:tcPr>
          <w:p w:rsidRPr="00256CC7" w:rsidR="00DC10FC" w:rsidP="00226296" w:rsidRDefault="00DC10FC" w14:paraId="2333E368" w14:textId="77777777">
            <w:pPr>
              <w:rPr>
                <w:rFonts w:cs="Arial"/>
                <w:sz w:val="20"/>
                <w:szCs w:val="20"/>
              </w:rPr>
            </w:pPr>
            <w:r w:rsidRPr="00256CC7">
              <w:rPr>
                <w:rFonts w:cs="Arial"/>
                <w:sz w:val="20"/>
                <w:szCs w:val="20"/>
              </w:rPr>
              <w:t>Vorbedingungen</w:t>
            </w:r>
          </w:p>
        </w:tc>
        <w:tc>
          <w:tcPr>
            <w:tcW w:w="6367" w:type="dxa"/>
          </w:tcPr>
          <w:p w:rsidRPr="00256CC7" w:rsidR="00DC10FC" w:rsidP="00226296" w:rsidRDefault="00DC10FC" w14:paraId="18A7E4F9"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Der Mitarbeiter des Subunternehmens hat die Software noch nicht auf seinem PC</w:t>
            </w:r>
          </w:p>
        </w:tc>
      </w:tr>
      <w:tr w:rsidRPr="00256CC7" w:rsidR="00DC10FC" w:rsidTr="0005420B" w14:paraId="48C1ED4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256CC7" w:rsidR="00DC10FC" w:rsidP="00226296" w:rsidRDefault="00DC10FC" w14:paraId="587FE91E" w14:textId="77777777">
            <w:pPr>
              <w:rPr>
                <w:rFonts w:cs="Arial"/>
                <w:sz w:val="20"/>
                <w:szCs w:val="20"/>
              </w:rPr>
            </w:pPr>
            <w:r w:rsidRPr="00256CC7">
              <w:rPr>
                <w:rFonts w:cs="Arial"/>
                <w:sz w:val="20"/>
                <w:szCs w:val="20"/>
              </w:rPr>
              <w:t>Nachbedingungen Erfolg</w:t>
            </w:r>
          </w:p>
        </w:tc>
        <w:tc>
          <w:tcPr>
            <w:tcW w:w="6367" w:type="dxa"/>
          </w:tcPr>
          <w:p w:rsidRPr="00256CC7" w:rsidR="00DC10FC" w:rsidP="00226296" w:rsidRDefault="00DC10FC" w14:paraId="3E1F1052"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auf seinem PC verwenden.</w:t>
            </w:r>
          </w:p>
        </w:tc>
      </w:tr>
      <w:tr w:rsidRPr="00256CC7" w:rsidR="00DC10FC" w:rsidTr="0005420B" w14:paraId="09A92483" w14:textId="77777777">
        <w:tc>
          <w:tcPr>
            <w:cnfStyle w:val="001000000000" w:firstRow="0" w:lastRow="0" w:firstColumn="1" w:lastColumn="0" w:oddVBand="0" w:evenVBand="0" w:oddHBand="0" w:evenHBand="0" w:firstRowFirstColumn="0" w:firstRowLastColumn="0" w:lastRowFirstColumn="0" w:lastRowLastColumn="0"/>
            <w:tcW w:w="2729" w:type="dxa"/>
          </w:tcPr>
          <w:p w:rsidRPr="00256CC7" w:rsidR="00DC10FC" w:rsidP="00226296" w:rsidRDefault="00DC10FC" w14:paraId="52B7E427" w14:textId="77777777">
            <w:pPr>
              <w:rPr>
                <w:rFonts w:cs="Arial"/>
                <w:sz w:val="20"/>
                <w:szCs w:val="20"/>
              </w:rPr>
            </w:pPr>
            <w:r w:rsidRPr="00256CC7">
              <w:rPr>
                <w:rFonts w:cs="Arial"/>
                <w:sz w:val="20"/>
                <w:szCs w:val="20"/>
              </w:rPr>
              <w:t>Nachbedingungen Fehlschlag</w:t>
            </w:r>
          </w:p>
        </w:tc>
        <w:tc>
          <w:tcPr>
            <w:tcW w:w="6367" w:type="dxa"/>
          </w:tcPr>
          <w:p w:rsidRPr="00256CC7" w:rsidR="00DC10FC" w:rsidP="00226296" w:rsidRDefault="00DC10FC" w14:paraId="73B88A93"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nicht downloaden, oder der Download ist fehlerhaft.</w:t>
            </w:r>
          </w:p>
        </w:tc>
      </w:tr>
      <w:tr w:rsidRPr="00256CC7" w:rsidR="00DC10FC" w:rsidTr="0005420B" w14:paraId="4BBE3FB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256CC7" w:rsidR="00DC10FC" w:rsidP="00226296" w:rsidRDefault="00DC10FC" w14:paraId="38EA79DA" w14:textId="77777777">
            <w:pPr>
              <w:rPr>
                <w:rFonts w:cs="Arial"/>
                <w:sz w:val="20"/>
                <w:szCs w:val="20"/>
              </w:rPr>
            </w:pPr>
            <w:r w:rsidRPr="00256CC7">
              <w:rPr>
                <w:rFonts w:cs="Arial"/>
                <w:sz w:val="20"/>
                <w:szCs w:val="20"/>
              </w:rPr>
              <w:t>Akteure</w:t>
            </w:r>
          </w:p>
        </w:tc>
        <w:tc>
          <w:tcPr>
            <w:tcW w:w="6367" w:type="dxa"/>
          </w:tcPr>
          <w:p w:rsidRPr="00256CC7" w:rsidR="00DC10FC" w:rsidP="00226296" w:rsidRDefault="00DC10FC" w14:paraId="165165E2"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Subunternehmen Ansprechperson, Subunternehmen Backoffice</w:t>
            </w:r>
          </w:p>
        </w:tc>
      </w:tr>
      <w:tr w:rsidRPr="00256CC7" w:rsidR="00DC10FC" w:rsidTr="0005420B" w14:paraId="479040C9" w14:textId="77777777">
        <w:tc>
          <w:tcPr>
            <w:cnfStyle w:val="001000000000" w:firstRow="0" w:lastRow="0" w:firstColumn="1" w:lastColumn="0" w:oddVBand="0" w:evenVBand="0" w:oddHBand="0" w:evenHBand="0" w:firstRowFirstColumn="0" w:firstRowLastColumn="0" w:lastRowFirstColumn="0" w:lastRowLastColumn="0"/>
            <w:tcW w:w="2729" w:type="dxa"/>
          </w:tcPr>
          <w:p w:rsidRPr="00256CC7" w:rsidR="00DC10FC" w:rsidP="00226296" w:rsidRDefault="00DC10FC" w14:paraId="5C9FBE5A" w14:textId="77777777">
            <w:pPr>
              <w:rPr>
                <w:rFonts w:cs="Arial"/>
                <w:sz w:val="20"/>
                <w:szCs w:val="20"/>
              </w:rPr>
            </w:pPr>
            <w:r w:rsidRPr="00256CC7">
              <w:rPr>
                <w:rFonts w:cs="Arial"/>
                <w:sz w:val="20"/>
                <w:szCs w:val="20"/>
              </w:rPr>
              <w:t>Auslösendes Ereignis</w:t>
            </w:r>
          </w:p>
        </w:tc>
        <w:tc>
          <w:tcPr>
            <w:tcW w:w="6367" w:type="dxa"/>
          </w:tcPr>
          <w:p w:rsidRPr="00256CC7" w:rsidR="00DC10FC" w:rsidP="00226296" w:rsidRDefault="00DC10FC" w14:paraId="77565F3B"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Neues Subunternehmen wird erfasst und beteiligt sich an einem Projekt</w:t>
            </w:r>
          </w:p>
        </w:tc>
      </w:tr>
      <w:tr w:rsidRPr="00256CC7" w:rsidR="00DC10FC" w:rsidTr="0005420B" w14:paraId="1F14E2B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256CC7" w:rsidR="00DC10FC" w:rsidP="00226296" w:rsidRDefault="00DC10FC" w14:paraId="04123DA8" w14:textId="77777777">
            <w:pPr>
              <w:rPr>
                <w:rFonts w:cs="Arial"/>
                <w:sz w:val="20"/>
                <w:szCs w:val="20"/>
              </w:rPr>
            </w:pPr>
            <w:r w:rsidRPr="00256CC7">
              <w:rPr>
                <w:rFonts w:cs="Arial"/>
                <w:sz w:val="20"/>
                <w:szCs w:val="20"/>
              </w:rPr>
              <w:t>Beschreibung</w:t>
            </w:r>
          </w:p>
        </w:tc>
        <w:tc>
          <w:tcPr>
            <w:tcW w:w="6367" w:type="dxa"/>
          </w:tcPr>
          <w:p w:rsidRPr="00256CC7" w:rsidR="00DC10FC" w:rsidP="00DC10FC" w:rsidRDefault="00DC10FC" w14:paraId="4AD41951" w14:textId="77777777">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verbindet sich auf die Download Seite</w:t>
            </w:r>
          </w:p>
          <w:p w:rsidRPr="00256CC7" w:rsidR="00DC10FC" w:rsidP="00DC10FC" w:rsidRDefault="00DC10FC" w14:paraId="45DC169C" w14:textId="77777777">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lädt sich die Datei auf seinen PC.</w:t>
            </w:r>
          </w:p>
          <w:p w:rsidRPr="00256CC7" w:rsidR="00DC10FC" w:rsidP="00DC10FC" w:rsidRDefault="00DC10FC" w14:paraId="275C44E0" w14:textId="77777777">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Download ist erfolgreich abgeschlossen</w:t>
            </w:r>
          </w:p>
          <w:p w:rsidRPr="00256CC7" w:rsidR="00DC10FC" w:rsidP="00DC10FC" w:rsidRDefault="00DC10FC" w14:paraId="19CB15ED" w14:textId="77777777">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führt die Software aus</w:t>
            </w:r>
          </w:p>
        </w:tc>
      </w:tr>
      <w:tr w:rsidRPr="00256CC7" w:rsidR="00DC10FC" w:rsidTr="0005420B" w14:paraId="5D2F99D8" w14:textId="77777777">
        <w:tc>
          <w:tcPr>
            <w:cnfStyle w:val="001000000000" w:firstRow="0" w:lastRow="0" w:firstColumn="1" w:lastColumn="0" w:oddVBand="0" w:evenVBand="0" w:oddHBand="0" w:evenHBand="0" w:firstRowFirstColumn="0" w:firstRowLastColumn="0" w:lastRowFirstColumn="0" w:lastRowLastColumn="0"/>
            <w:tcW w:w="2729" w:type="dxa"/>
          </w:tcPr>
          <w:p w:rsidRPr="00256CC7" w:rsidR="00DC10FC" w:rsidP="00226296" w:rsidRDefault="00DC10FC" w14:paraId="7F495F9D" w14:textId="77777777">
            <w:pPr>
              <w:rPr>
                <w:rFonts w:cs="Arial"/>
                <w:sz w:val="20"/>
                <w:szCs w:val="20"/>
              </w:rPr>
            </w:pPr>
            <w:r w:rsidRPr="00256CC7">
              <w:rPr>
                <w:rFonts w:cs="Arial"/>
                <w:sz w:val="20"/>
                <w:szCs w:val="20"/>
              </w:rPr>
              <w:t>Erweiterung</w:t>
            </w:r>
          </w:p>
        </w:tc>
        <w:tc>
          <w:tcPr>
            <w:tcW w:w="6367" w:type="dxa"/>
          </w:tcPr>
          <w:p w:rsidRPr="00256CC7" w:rsidR="00DC10FC" w:rsidP="00226296" w:rsidRDefault="00DC10FC" w14:paraId="3CE5F688"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Pr="00256CC7" w:rsidR="00DC10FC" w:rsidTr="0005420B" w14:paraId="3523F37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256CC7" w:rsidR="00DC10FC" w:rsidP="00226296" w:rsidRDefault="00DC10FC" w14:paraId="062DD687" w14:textId="77777777">
            <w:pPr>
              <w:rPr>
                <w:rFonts w:cs="Arial"/>
                <w:sz w:val="20"/>
                <w:szCs w:val="20"/>
              </w:rPr>
            </w:pPr>
            <w:r w:rsidRPr="00256CC7">
              <w:rPr>
                <w:rFonts w:cs="Arial"/>
                <w:sz w:val="20"/>
                <w:szCs w:val="20"/>
              </w:rPr>
              <w:t>Alternativen</w:t>
            </w:r>
          </w:p>
        </w:tc>
        <w:tc>
          <w:tcPr>
            <w:tcW w:w="6367" w:type="dxa"/>
          </w:tcPr>
          <w:p w:rsidRPr="00256CC7" w:rsidR="00DC10FC" w:rsidP="00226296" w:rsidRDefault="00DC10FC" w14:paraId="278BB177"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1a Es gibt keine Download Seite: Die Datei wird via externes Medium (CD, Stick,…) Verbreitet.</w:t>
            </w:r>
          </w:p>
        </w:tc>
      </w:tr>
    </w:tbl>
    <w:p w:rsidR="00DC10FC" w:rsidP="00433C6F" w:rsidRDefault="00433C6F" w14:paraId="374C74F4" w14:textId="7D6CD797">
      <w:pPr>
        <w:pStyle w:val="berschrift3"/>
      </w:pPr>
      <w:r>
        <w:t xml:space="preserve">UseCase003 </w:t>
      </w:r>
      <w:r w:rsidR="0008115B">
        <w:t>Visualisierung</w:t>
      </w:r>
    </w:p>
    <w:p w:rsidR="00694E46" w:rsidP="00694E46" w:rsidRDefault="00B125F4" w14:paraId="19C5DD77" w14:textId="2038E66B">
      <w:r>
        <w:rPr>
          <w:noProof/>
          <w:lang w:val="de-CH" w:eastAsia="de-CH"/>
        </w:rPr>
        <w:drawing>
          <wp:inline distT="0" distB="0" distL="0" distR="0" wp14:anchorId="41EC4EC5" wp14:editId="5AD87321">
            <wp:extent cx="5756910" cy="3862705"/>
            <wp:effectExtent l="0" t="0" r="0" b="4445"/>
            <wp:docPr id="5" name="Grafik 5" descr="C:\Users\tickstero\AppData\Local\Microsoft\Windows\INetCache\Content.Word\UseCase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ickstero\AppData\Local\Microsoft\Windows\INetCache\Content.Word\UseCase003.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3862705"/>
                    </a:xfrm>
                    <a:prstGeom prst="rect">
                      <a:avLst/>
                    </a:prstGeom>
                    <a:noFill/>
                    <a:ln>
                      <a:noFill/>
                    </a:ln>
                  </pic:spPr>
                </pic:pic>
              </a:graphicData>
            </a:graphic>
          </wp:inline>
        </w:drawing>
      </w:r>
    </w:p>
    <w:p w:rsidRPr="00694E46" w:rsidR="00B125F4" w:rsidP="00694E46" w:rsidRDefault="00B125F4" w14:paraId="0259A3CC" w14:textId="77777777"/>
    <w:p w:rsidR="00433C6F" w:rsidP="00433C6F" w:rsidRDefault="00433C6F" w14:paraId="07D6E2DF" w14:textId="14EA3038">
      <w:pPr>
        <w:pStyle w:val="berschrift3"/>
      </w:pPr>
      <w:r>
        <w:t>UseCase003 Aktivitätsdiagramm</w:t>
      </w:r>
    </w:p>
    <w:p w:rsidR="00DC10FC" w:rsidP="004A78C2" w:rsidRDefault="00101A30" w14:paraId="3F3F7F15" w14:textId="4471C91D">
      <w:r w:rsidRPr="00101A30">
        <w:rPr>
          <w:noProof/>
          <w:lang w:val="de-CH" w:eastAsia="de-CH"/>
        </w:rPr>
        <w:drawing>
          <wp:inline distT="0" distB="0" distL="0" distR="0" wp14:anchorId="38C4179B" wp14:editId="0EAE013A">
            <wp:extent cx="4495800" cy="7239000"/>
            <wp:effectExtent l="0" t="0" r="0" b="0"/>
            <wp:docPr id="9" name="Grafik 9" descr="C:\Users\tickstero\Documents\Github\INM21_Group_B\01_Planung\01_Dokumente\Diagramme\UseCase\Activity_Diagramme\Bilder\Activity_Software_Downlo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ckstero\Documents\Github\INM21_Group_B\01_Planung\01_Dokumente\Diagramme\UseCase\Activity_Diagramme\Bilder\Activity_Software_Download.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800" cy="7239000"/>
                    </a:xfrm>
                    <a:prstGeom prst="rect">
                      <a:avLst/>
                    </a:prstGeom>
                    <a:noFill/>
                    <a:ln>
                      <a:noFill/>
                    </a:ln>
                  </pic:spPr>
                </pic:pic>
              </a:graphicData>
            </a:graphic>
          </wp:inline>
        </w:drawing>
      </w:r>
    </w:p>
    <w:p w:rsidR="00DC10FC" w:rsidRDefault="00DC10FC" w14:paraId="76C99AB9" w14:textId="2180DCB5">
      <w:pPr>
        <w:spacing w:before="0"/>
        <w:jc w:val="left"/>
      </w:pPr>
      <w:r>
        <w:br w:type="page"/>
      </w:r>
    </w:p>
    <w:p w:rsidR="00694E46" w:rsidP="00694E46" w:rsidRDefault="00694E46" w14:paraId="00F7BBF4" w14:textId="3AF2251B">
      <w:pPr>
        <w:pStyle w:val="berschrift2"/>
      </w:pPr>
      <w:bookmarkStart w:name="_Toc419726900" w:id="215"/>
      <w:r>
        <w:t>UseCase004</w:t>
      </w:r>
      <w:bookmarkEnd w:id="215"/>
    </w:p>
    <w:p w:rsidRPr="00694E46" w:rsidR="00694E46" w:rsidP="00694E46" w:rsidRDefault="00694E46" w14:paraId="41E0244D" w14:textId="4EDD78A3">
      <w:pPr>
        <w:pStyle w:val="berschrift3"/>
      </w:pPr>
      <w:r>
        <w:t>UseCase004 Beschreibung</w:t>
      </w:r>
    </w:p>
    <w:tbl>
      <w:tblPr>
        <w:tblStyle w:val="Gitternetztabelle4Akzent2"/>
        <w:tblW w:w="0" w:type="auto"/>
        <w:tblLook w:val="04A0" w:firstRow="1" w:lastRow="0" w:firstColumn="1" w:lastColumn="0" w:noHBand="0" w:noVBand="1"/>
      </w:tblPr>
      <w:tblGrid>
        <w:gridCol w:w="2689"/>
        <w:gridCol w:w="6367"/>
      </w:tblGrid>
      <w:tr w:rsidRPr="00DC10FC" w:rsidR="00DC10FC" w:rsidTr="00BA484E" w14:paraId="0F19157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27D5ED78" w14:textId="77777777">
            <w:pPr>
              <w:rPr>
                <w:rFonts w:cs="Arial"/>
                <w:sz w:val="20"/>
                <w:szCs w:val="20"/>
              </w:rPr>
            </w:pPr>
            <w:r w:rsidRPr="00DC10FC">
              <w:rPr>
                <w:rFonts w:cs="Arial"/>
                <w:sz w:val="20"/>
                <w:szCs w:val="20"/>
              </w:rPr>
              <w:t>UseCase004</w:t>
            </w:r>
          </w:p>
        </w:tc>
        <w:tc>
          <w:tcPr>
            <w:tcW w:w="6367" w:type="dxa"/>
          </w:tcPr>
          <w:p w:rsidRPr="00DC10FC" w:rsidR="00DC10FC" w:rsidP="00226296" w:rsidRDefault="00DC10FC" w14:paraId="5503D542" w14:textId="77777777">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GU-BackOffice Datenverwaltung</w:t>
            </w:r>
          </w:p>
        </w:tc>
      </w:tr>
      <w:tr w:rsidRPr="00DC10FC" w:rsidR="00BF783E" w:rsidTr="00BA484E" w14:paraId="42CB0F9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DC10FC" w:rsidR="00BF783E" w:rsidP="00226296" w:rsidRDefault="00BF783E" w14:paraId="02F82872" w14:textId="006E3064">
            <w:pPr>
              <w:rPr>
                <w:rFonts w:cs="Arial"/>
                <w:sz w:val="20"/>
                <w:szCs w:val="20"/>
              </w:rPr>
            </w:pPr>
            <w:r>
              <w:rPr>
                <w:rFonts w:cs="Arial"/>
                <w:sz w:val="20"/>
                <w:szCs w:val="20"/>
              </w:rPr>
              <w:t>Autor</w:t>
            </w:r>
          </w:p>
        </w:tc>
        <w:tc>
          <w:tcPr>
            <w:tcW w:w="6367" w:type="dxa"/>
          </w:tcPr>
          <w:p w:rsidRPr="00DC10FC" w:rsidR="00BF783E" w:rsidP="00226296" w:rsidRDefault="00BF783E" w14:paraId="05344F18" w14:textId="1E43158B">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Luca Kündig</w:t>
            </w:r>
          </w:p>
        </w:tc>
      </w:tr>
      <w:tr w:rsidRPr="00DC10FC" w:rsidR="00DC10FC" w:rsidTr="00BA484E" w14:paraId="57BDF456" w14:textId="77777777">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5058B9C3" w14:textId="77777777">
            <w:pPr>
              <w:rPr>
                <w:rFonts w:cs="Arial"/>
                <w:sz w:val="20"/>
                <w:szCs w:val="20"/>
              </w:rPr>
            </w:pPr>
            <w:r w:rsidRPr="00DC10FC">
              <w:rPr>
                <w:rFonts w:cs="Arial"/>
                <w:sz w:val="20"/>
                <w:szCs w:val="20"/>
              </w:rPr>
              <w:t>Ziel</w:t>
            </w:r>
          </w:p>
        </w:tc>
        <w:tc>
          <w:tcPr>
            <w:tcW w:w="6367" w:type="dxa"/>
          </w:tcPr>
          <w:p w:rsidRPr="00DC10FC" w:rsidR="00DC10FC" w:rsidP="00226296" w:rsidRDefault="00DC10FC" w14:paraId="76DB57A3"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Der BackOffice-Mitarbeiter der Unternehmung kann Einträge in der Datenbank sowohl erfassen, löschen, ändern und lesen</w:t>
            </w:r>
          </w:p>
        </w:tc>
      </w:tr>
      <w:tr w:rsidRPr="00DC10FC" w:rsidR="00DC10FC" w:rsidTr="00BA484E" w14:paraId="720A71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2D536547" w14:textId="77777777">
            <w:pPr>
              <w:rPr>
                <w:rFonts w:cs="Arial"/>
                <w:sz w:val="20"/>
                <w:szCs w:val="20"/>
              </w:rPr>
            </w:pPr>
            <w:r w:rsidRPr="00DC10FC">
              <w:rPr>
                <w:rFonts w:cs="Arial"/>
                <w:sz w:val="20"/>
                <w:szCs w:val="20"/>
              </w:rPr>
              <w:t>Kategorie</w:t>
            </w:r>
          </w:p>
        </w:tc>
        <w:tc>
          <w:tcPr>
            <w:tcW w:w="6367" w:type="dxa"/>
          </w:tcPr>
          <w:p w:rsidRPr="00DC10FC" w:rsidR="00DC10FC" w:rsidP="00226296" w:rsidRDefault="00DC10FC" w14:paraId="73612D0E"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Pr="00DC10FC" w:rsidR="00DC10FC" w:rsidTr="00BA484E" w14:paraId="24C62DF8" w14:textId="77777777">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15A71471" w14:textId="77777777">
            <w:pPr>
              <w:rPr>
                <w:rFonts w:cs="Arial"/>
                <w:sz w:val="20"/>
                <w:szCs w:val="20"/>
              </w:rPr>
            </w:pPr>
            <w:r w:rsidRPr="00DC10FC">
              <w:rPr>
                <w:rFonts w:cs="Arial"/>
                <w:sz w:val="20"/>
                <w:szCs w:val="20"/>
              </w:rPr>
              <w:t>Vorbedingungen</w:t>
            </w:r>
          </w:p>
        </w:tc>
        <w:tc>
          <w:tcPr>
            <w:tcW w:w="6367" w:type="dxa"/>
          </w:tcPr>
          <w:p w:rsidRPr="00DC10FC" w:rsidR="00DC10FC" w:rsidP="00226296" w:rsidRDefault="00DC10FC" w14:paraId="45C80074"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Daten sind nicht vorhanden die erfasst werden müssen und die Daten die geändert, gelöscht oder gelesen werden müssen sind im System vorhanden</w:t>
            </w:r>
          </w:p>
        </w:tc>
      </w:tr>
      <w:tr w:rsidRPr="00DC10FC" w:rsidR="00DC10FC" w:rsidTr="00BA484E" w14:paraId="380AE99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61DE560A" w14:textId="77777777">
            <w:pPr>
              <w:rPr>
                <w:rFonts w:cs="Arial"/>
                <w:sz w:val="20"/>
                <w:szCs w:val="20"/>
              </w:rPr>
            </w:pPr>
            <w:r w:rsidRPr="00DC10FC">
              <w:rPr>
                <w:rFonts w:cs="Arial"/>
                <w:sz w:val="20"/>
                <w:szCs w:val="20"/>
              </w:rPr>
              <w:t>Nachbedingungen Erfolg</w:t>
            </w:r>
          </w:p>
        </w:tc>
        <w:tc>
          <w:tcPr>
            <w:tcW w:w="6367" w:type="dxa"/>
          </w:tcPr>
          <w:p w:rsidRPr="00DC10FC" w:rsidR="00DC10FC" w:rsidP="00226296" w:rsidRDefault="00DC10FC" w14:paraId="29979A65"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Daten sind im System erfasst, geändert oder gelöscht worden</w:t>
            </w:r>
          </w:p>
        </w:tc>
      </w:tr>
      <w:tr w:rsidRPr="00DC10FC" w:rsidR="00DC10FC" w:rsidTr="00BA484E" w14:paraId="192976E0" w14:textId="77777777">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15AFF19E" w14:textId="77777777">
            <w:pPr>
              <w:rPr>
                <w:rFonts w:cs="Arial"/>
                <w:sz w:val="20"/>
                <w:szCs w:val="20"/>
              </w:rPr>
            </w:pPr>
            <w:r w:rsidRPr="00DC10FC">
              <w:rPr>
                <w:rFonts w:cs="Arial"/>
                <w:sz w:val="20"/>
                <w:szCs w:val="20"/>
              </w:rPr>
              <w:t>Nachbedingungen Fehlschlag</w:t>
            </w:r>
          </w:p>
        </w:tc>
        <w:tc>
          <w:tcPr>
            <w:tcW w:w="6367" w:type="dxa"/>
          </w:tcPr>
          <w:p w:rsidRPr="00DC10FC" w:rsidR="00DC10FC" w:rsidP="00226296" w:rsidRDefault="00DC10FC" w14:paraId="19D4F0E0"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Die Daten sind fehlerhaft erfasst, geändert, nicht gelöscht</w:t>
            </w:r>
          </w:p>
        </w:tc>
      </w:tr>
      <w:tr w:rsidRPr="00196265" w:rsidR="00DC10FC" w:rsidTr="00BA484E" w14:paraId="180149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66C23D60" w14:textId="77777777">
            <w:pPr>
              <w:rPr>
                <w:rFonts w:cs="Arial"/>
                <w:sz w:val="20"/>
                <w:szCs w:val="20"/>
              </w:rPr>
            </w:pPr>
            <w:r w:rsidRPr="00DC10FC">
              <w:rPr>
                <w:rFonts w:cs="Arial"/>
                <w:sz w:val="20"/>
                <w:szCs w:val="20"/>
              </w:rPr>
              <w:t>Akteure</w:t>
            </w:r>
          </w:p>
        </w:tc>
        <w:tc>
          <w:tcPr>
            <w:tcW w:w="6367" w:type="dxa"/>
          </w:tcPr>
          <w:p w:rsidRPr="00DC10FC" w:rsidR="00DC10FC" w:rsidP="00226296" w:rsidRDefault="00DC10FC" w14:paraId="44B96916" w14:textId="77777777">
            <w:pPr>
              <w:cnfStyle w:val="000000100000" w:firstRow="0" w:lastRow="0" w:firstColumn="0" w:lastColumn="0" w:oddVBand="0" w:evenVBand="0" w:oddHBand="1" w:evenHBand="0" w:firstRowFirstColumn="0" w:firstRowLastColumn="0" w:lastRowFirstColumn="0" w:lastRowLastColumn="0"/>
              <w:rPr>
                <w:rFonts w:cs="Arial"/>
                <w:sz w:val="20"/>
                <w:szCs w:val="20"/>
                <w:lang w:val="fr-CH"/>
              </w:rPr>
            </w:pPr>
            <w:r w:rsidRPr="00DC10FC">
              <w:rPr>
                <w:rFonts w:cs="Arial"/>
                <w:sz w:val="20"/>
                <w:szCs w:val="20"/>
                <w:lang w:val="fr-CH"/>
              </w:rPr>
              <w:t>GU-BackOffice, GU-Bauleiter, SU-BackOffice, Bauherr</w:t>
            </w:r>
          </w:p>
        </w:tc>
      </w:tr>
      <w:tr w:rsidRPr="00DC10FC" w:rsidR="00DC10FC" w:rsidTr="00BA484E" w14:paraId="0382494E" w14:textId="77777777">
        <w:tc>
          <w:tcPr>
            <w:cnfStyle w:val="001000000000" w:firstRow="0" w:lastRow="0" w:firstColumn="1" w:lastColumn="0" w:oddVBand="0" w:evenVBand="0" w:oddHBand="0" w:evenHBand="0" w:firstRowFirstColumn="0" w:firstRowLastColumn="0" w:lastRowFirstColumn="0" w:lastRowLastColumn="0"/>
            <w:tcW w:w="9056" w:type="dxa"/>
            <w:gridSpan w:val="2"/>
          </w:tcPr>
          <w:p w:rsidRPr="00DC10FC" w:rsidR="00DC10FC" w:rsidP="00226296" w:rsidRDefault="00DC10FC" w14:paraId="046721A4" w14:textId="77777777">
            <w:pPr>
              <w:rPr>
                <w:rFonts w:cs="Arial"/>
                <w:sz w:val="20"/>
                <w:szCs w:val="20"/>
              </w:rPr>
            </w:pPr>
            <w:r w:rsidRPr="00DC10FC">
              <w:rPr>
                <w:rFonts w:cs="Arial"/>
                <w:sz w:val="20"/>
                <w:szCs w:val="20"/>
              </w:rPr>
              <w:t>Szenario 01</w:t>
            </w:r>
          </w:p>
        </w:tc>
      </w:tr>
      <w:tr w:rsidRPr="00DC10FC" w:rsidR="00DC10FC" w:rsidTr="00BA484E" w14:paraId="534B6E1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3842D5B5" w14:textId="77777777">
            <w:pPr>
              <w:rPr>
                <w:rFonts w:cs="Arial"/>
                <w:sz w:val="20"/>
                <w:szCs w:val="20"/>
              </w:rPr>
            </w:pPr>
            <w:r w:rsidRPr="00DC10FC">
              <w:rPr>
                <w:rFonts w:cs="Arial"/>
                <w:sz w:val="20"/>
                <w:szCs w:val="20"/>
              </w:rPr>
              <w:t>Auslösendes Ereignis</w:t>
            </w:r>
          </w:p>
        </w:tc>
        <w:tc>
          <w:tcPr>
            <w:tcW w:w="6367" w:type="dxa"/>
          </w:tcPr>
          <w:p w:rsidRPr="00DC10FC" w:rsidR="00DC10FC" w:rsidP="00226296" w:rsidRDefault="00DC10FC" w14:paraId="770D4636"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Neuer Bauleiter tritt in die Unternehmung ein</w:t>
            </w:r>
          </w:p>
        </w:tc>
      </w:tr>
      <w:tr w:rsidRPr="00DC10FC" w:rsidR="00DC10FC" w:rsidTr="00BA484E" w14:paraId="0C2E5552" w14:textId="77777777">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0FCA641C" w14:textId="77777777">
            <w:pPr>
              <w:rPr>
                <w:rFonts w:cs="Arial"/>
                <w:sz w:val="20"/>
                <w:szCs w:val="20"/>
              </w:rPr>
            </w:pPr>
            <w:r w:rsidRPr="00DC10FC">
              <w:rPr>
                <w:rFonts w:cs="Arial"/>
                <w:sz w:val="20"/>
                <w:szCs w:val="20"/>
              </w:rPr>
              <w:t>Beschreibung</w:t>
            </w:r>
          </w:p>
        </w:tc>
        <w:tc>
          <w:tcPr>
            <w:tcW w:w="6367" w:type="dxa"/>
          </w:tcPr>
          <w:p w:rsidRPr="00DC10FC" w:rsidR="00DC10FC" w:rsidP="00DC10FC" w:rsidRDefault="00DC10FC" w14:paraId="626F4928" w14:textId="77777777">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Bauleiter bereits im System ist</w:t>
            </w:r>
          </w:p>
          <w:p w:rsidRPr="00DC10FC" w:rsidR="00DC10FC" w:rsidP="00DC10FC" w:rsidRDefault="00DC10FC" w14:paraId="62566C34" w14:textId="77777777">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Maske zum Erfassen eines neuen Bauleiters</w:t>
            </w:r>
          </w:p>
          <w:p w:rsidRPr="00DC10FC" w:rsidR="00DC10FC" w:rsidP="00DC10FC" w:rsidRDefault="00DC10FC" w14:paraId="2881FD94" w14:textId="77777777">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erfasst den Bauleiter mit ID, Name, Vorname, Adresse, Rolle, Login-Daten im Mängelmanager</w:t>
            </w:r>
          </w:p>
          <w:p w:rsidRPr="00DC10FC" w:rsidR="00DC10FC" w:rsidP="00DC10FC" w:rsidRDefault="00DC10FC" w14:paraId="1DE9E5D1" w14:textId="77777777">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den neuen Benutzer</w:t>
            </w:r>
          </w:p>
          <w:p w:rsidRPr="00DC10FC" w:rsidR="00DC10FC" w:rsidP="00DC10FC" w:rsidRDefault="00DC10FC" w14:paraId="31224E9B" w14:textId="77777777">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Pr="00DC10FC" w:rsidR="00DC10FC" w:rsidTr="00BA484E" w14:paraId="0675E5F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688BE96D" w14:textId="77777777">
            <w:pPr>
              <w:rPr>
                <w:rFonts w:cs="Arial"/>
                <w:sz w:val="20"/>
                <w:szCs w:val="20"/>
              </w:rPr>
            </w:pPr>
            <w:r w:rsidRPr="00DC10FC">
              <w:rPr>
                <w:rFonts w:cs="Arial"/>
                <w:sz w:val="20"/>
                <w:szCs w:val="20"/>
              </w:rPr>
              <w:t>Erweiterung</w:t>
            </w:r>
          </w:p>
        </w:tc>
        <w:tc>
          <w:tcPr>
            <w:tcW w:w="6367" w:type="dxa"/>
          </w:tcPr>
          <w:p w:rsidRPr="00DC10FC" w:rsidR="00DC10FC" w:rsidP="00226296" w:rsidRDefault="00DC10FC" w14:paraId="5A86F51B"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1a Benutzer existiert bereits: Nichts ist zu tun</w:t>
            </w:r>
          </w:p>
        </w:tc>
      </w:tr>
      <w:tr w:rsidRPr="00DC10FC" w:rsidR="00DC10FC" w:rsidTr="00BA484E" w14:paraId="57CF9B04" w14:textId="77777777">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74046123" w14:textId="77777777">
            <w:pPr>
              <w:rPr>
                <w:rFonts w:cs="Arial"/>
                <w:sz w:val="20"/>
                <w:szCs w:val="20"/>
              </w:rPr>
            </w:pPr>
            <w:r w:rsidRPr="00DC10FC">
              <w:rPr>
                <w:rFonts w:cs="Arial"/>
                <w:sz w:val="20"/>
                <w:szCs w:val="20"/>
              </w:rPr>
              <w:t>Alternativen</w:t>
            </w:r>
          </w:p>
        </w:tc>
        <w:tc>
          <w:tcPr>
            <w:tcW w:w="6367" w:type="dxa"/>
          </w:tcPr>
          <w:p w:rsidRPr="00DC10FC" w:rsidR="00DC10FC" w:rsidP="00226296" w:rsidRDefault="00DC10FC" w14:paraId="670F7A31"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2a Der neue Bauleiter erfasst seinen User selber</w:t>
            </w:r>
          </w:p>
        </w:tc>
      </w:tr>
      <w:tr w:rsidRPr="00DC10FC" w:rsidR="00DC10FC" w:rsidTr="00BA484E" w14:paraId="4D200A8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tcPr>
          <w:p w:rsidRPr="00DC10FC" w:rsidR="00DC10FC" w:rsidP="00226296" w:rsidRDefault="00DC10FC" w14:paraId="527AD3E6" w14:textId="77777777">
            <w:pPr>
              <w:rPr>
                <w:rFonts w:cs="Arial"/>
                <w:sz w:val="20"/>
                <w:szCs w:val="20"/>
              </w:rPr>
            </w:pPr>
            <w:r w:rsidRPr="00DC10FC">
              <w:rPr>
                <w:rFonts w:cs="Arial"/>
                <w:sz w:val="20"/>
                <w:szCs w:val="20"/>
              </w:rPr>
              <w:t>Szenario 02</w:t>
            </w:r>
          </w:p>
        </w:tc>
      </w:tr>
      <w:tr w:rsidRPr="00DC10FC" w:rsidR="00DC10FC" w:rsidTr="00BA484E" w14:paraId="673ECEA4" w14:textId="77777777">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6140AD11" w14:textId="77777777">
            <w:pPr>
              <w:rPr>
                <w:rFonts w:cs="Arial"/>
                <w:sz w:val="20"/>
                <w:szCs w:val="20"/>
              </w:rPr>
            </w:pPr>
            <w:r w:rsidRPr="00DC10FC">
              <w:rPr>
                <w:rFonts w:cs="Arial"/>
                <w:sz w:val="20"/>
                <w:szCs w:val="20"/>
              </w:rPr>
              <w:t>Auslösendes Ereignis</w:t>
            </w:r>
          </w:p>
        </w:tc>
        <w:tc>
          <w:tcPr>
            <w:tcW w:w="6367" w:type="dxa"/>
          </w:tcPr>
          <w:p w:rsidRPr="00DC10FC" w:rsidR="00DC10FC" w:rsidP="00226296" w:rsidRDefault="00DC10FC" w14:paraId="093C3EB8"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Bauherr ändert seine Adresse</w:t>
            </w:r>
          </w:p>
        </w:tc>
      </w:tr>
      <w:tr w:rsidRPr="00DC10FC" w:rsidR="00DC10FC" w:rsidTr="00BA484E" w14:paraId="150A2E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6F8A5373" w14:textId="77777777">
            <w:pPr>
              <w:rPr>
                <w:rFonts w:cs="Arial"/>
                <w:sz w:val="20"/>
                <w:szCs w:val="20"/>
              </w:rPr>
            </w:pPr>
            <w:r w:rsidRPr="00DC10FC">
              <w:rPr>
                <w:rFonts w:cs="Arial"/>
                <w:sz w:val="20"/>
                <w:szCs w:val="20"/>
              </w:rPr>
              <w:t>Beschreibung</w:t>
            </w:r>
          </w:p>
        </w:tc>
        <w:tc>
          <w:tcPr>
            <w:tcW w:w="6367" w:type="dxa"/>
          </w:tcPr>
          <w:p w:rsidRPr="00DC10FC" w:rsidR="00DC10FC" w:rsidP="00DC10FC" w:rsidRDefault="00DC10FC" w14:paraId="28B055DE" w14:textId="77777777">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Bauherr bereits im System ist</w:t>
            </w:r>
          </w:p>
          <w:p w:rsidRPr="00DC10FC" w:rsidR="00DC10FC" w:rsidP="00DC10FC" w:rsidRDefault="00DC10FC" w14:paraId="0FDAFF7E" w14:textId="77777777">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SU-BackOffice Mitarbeiter</w:t>
            </w:r>
          </w:p>
          <w:p w:rsidRPr="00DC10FC" w:rsidR="00DC10FC" w:rsidP="00DC10FC" w:rsidRDefault="00DC10FC" w14:paraId="5F883015" w14:textId="77777777">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ersetzt die alte Adresse des Bauherren im Mängelmanager</w:t>
            </w:r>
          </w:p>
          <w:p w:rsidRPr="00DC10FC" w:rsidR="00DC10FC" w:rsidP="00DC10FC" w:rsidRDefault="00DC10FC" w14:paraId="06A96F06" w14:textId="77777777">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die neue Adresse</w:t>
            </w:r>
          </w:p>
          <w:p w:rsidRPr="00DC10FC" w:rsidR="00DC10FC" w:rsidP="00DC10FC" w:rsidRDefault="00DC10FC" w14:paraId="2D14E10B" w14:textId="77777777">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Adresse des Bauherren wird in der Datenbank gespeichert</w:t>
            </w:r>
          </w:p>
        </w:tc>
      </w:tr>
      <w:tr w:rsidRPr="00DC10FC" w:rsidR="00DC10FC" w:rsidTr="00BA484E" w14:paraId="7F3EB5A8" w14:textId="77777777">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42B047BA" w14:textId="77777777">
            <w:pPr>
              <w:rPr>
                <w:rFonts w:cs="Arial"/>
                <w:sz w:val="20"/>
                <w:szCs w:val="20"/>
              </w:rPr>
            </w:pPr>
            <w:r w:rsidRPr="00DC10FC">
              <w:rPr>
                <w:rFonts w:cs="Arial"/>
                <w:sz w:val="20"/>
                <w:szCs w:val="20"/>
              </w:rPr>
              <w:t>Erweiterung</w:t>
            </w:r>
          </w:p>
        </w:tc>
        <w:tc>
          <w:tcPr>
            <w:tcW w:w="6367" w:type="dxa"/>
          </w:tcPr>
          <w:p w:rsidRPr="00DC10FC" w:rsidR="00DC10FC" w:rsidP="00226296" w:rsidRDefault="00DC10FC" w14:paraId="7FBC8B73"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1a Bauherr existiert noch nicht: Bauherr wird via Szenario 01 erfasst</w:t>
            </w:r>
          </w:p>
        </w:tc>
      </w:tr>
      <w:tr w:rsidRPr="00DC10FC" w:rsidR="00DC10FC" w:rsidTr="00BA484E" w14:paraId="4B349BF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23CBEA0A" w14:textId="77777777">
            <w:pPr>
              <w:rPr>
                <w:rFonts w:cs="Arial"/>
                <w:sz w:val="20"/>
                <w:szCs w:val="20"/>
              </w:rPr>
            </w:pPr>
            <w:r w:rsidRPr="00DC10FC">
              <w:rPr>
                <w:rFonts w:cs="Arial"/>
                <w:sz w:val="20"/>
                <w:szCs w:val="20"/>
              </w:rPr>
              <w:t>Alternativen</w:t>
            </w:r>
          </w:p>
        </w:tc>
        <w:tc>
          <w:tcPr>
            <w:tcW w:w="6367" w:type="dxa"/>
          </w:tcPr>
          <w:p w:rsidRPr="00DC10FC" w:rsidR="00DC10FC" w:rsidP="00226296" w:rsidRDefault="00DC10FC" w14:paraId="60DE4CC9"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w:t>
            </w:r>
          </w:p>
        </w:tc>
      </w:tr>
      <w:tr w:rsidRPr="00DC10FC" w:rsidR="00DC10FC" w:rsidTr="00BA484E" w14:paraId="7C492538" w14:textId="77777777">
        <w:tc>
          <w:tcPr>
            <w:cnfStyle w:val="001000000000" w:firstRow="0" w:lastRow="0" w:firstColumn="1" w:lastColumn="0" w:oddVBand="0" w:evenVBand="0" w:oddHBand="0" w:evenHBand="0" w:firstRowFirstColumn="0" w:firstRowLastColumn="0" w:lastRowFirstColumn="0" w:lastRowLastColumn="0"/>
            <w:tcW w:w="9056" w:type="dxa"/>
            <w:gridSpan w:val="2"/>
          </w:tcPr>
          <w:p w:rsidRPr="00DC10FC" w:rsidR="00DC10FC" w:rsidP="00226296" w:rsidRDefault="00DC10FC" w14:paraId="3C50A14F" w14:textId="77777777">
            <w:pPr>
              <w:rPr>
                <w:rFonts w:cs="Arial"/>
                <w:sz w:val="20"/>
                <w:szCs w:val="20"/>
              </w:rPr>
            </w:pPr>
            <w:r w:rsidRPr="00DC10FC">
              <w:rPr>
                <w:rFonts w:cs="Arial"/>
                <w:sz w:val="20"/>
                <w:szCs w:val="20"/>
              </w:rPr>
              <w:t>Szenario 03</w:t>
            </w:r>
          </w:p>
        </w:tc>
      </w:tr>
      <w:tr w:rsidRPr="00DC10FC" w:rsidR="00DC10FC" w:rsidTr="00BA484E" w14:paraId="01D908A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1D25C72A" w14:textId="77777777">
            <w:pPr>
              <w:rPr>
                <w:rFonts w:cs="Arial"/>
                <w:sz w:val="20"/>
                <w:szCs w:val="20"/>
              </w:rPr>
            </w:pPr>
            <w:r w:rsidRPr="00DC10FC">
              <w:rPr>
                <w:rFonts w:cs="Arial"/>
                <w:sz w:val="20"/>
                <w:szCs w:val="20"/>
              </w:rPr>
              <w:t>Auslösendes Ereignis</w:t>
            </w:r>
          </w:p>
        </w:tc>
        <w:tc>
          <w:tcPr>
            <w:tcW w:w="6367" w:type="dxa"/>
          </w:tcPr>
          <w:p w:rsidRPr="00DC10FC" w:rsidR="00DC10FC" w:rsidP="00226296" w:rsidRDefault="00DC10FC" w14:paraId="4D564670"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Bauherr beendet Zusammenarbeit mit GU, das Projekt wird gelöscht</w:t>
            </w:r>
          </w:p>
        </w:tc>
      </w:tr>
      <w:tr w:rsidRPr="00DC10FC" w:rsidR="00DC10FC" w:rsidTr="00BA484E" w14:paraId="0F6D6235" w14:textId="77777777">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7E2E0A4A" w14:textId="77777777">
            <w:pPr>
              <w:rPr>
                <w:rFonts w:cs="Arial"/>
                <w:sz w:val="20"/>
                <w:szCs w:val="20"/>
              </w:rPr>
            </w:pPr>
            <w:r w:rsidRPr="00DC10FC">
              <w:rPr>
                <w:rFonts w:cs="Arial"/>
                <w:sz w:val="20"/>
                <w:szCs w:val="20"/>
              </w:rPr>
              <w:t>Beschreibung</w:t>
            </w:r>
          </w:p>
        </w:tc>
        <w:tc>
          <w:tcPr>
            <w:tcW w:w="6367" w:type="dxa"/>
          </w:tcPr>
          <w:p w:rsidRPr="00DC10FC" w:rsidR="00DC10FC" w:rsidP="00DC10FC" w:rsidRDefault="00DC10FC" w14:paraId="474DC35A" w14:textId="77777777">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das Projekt im System vorhanden ist</w:t>
            </w:r>
          </w:p>
          <w:p w:rsidRPr="00DC10FC" w:rsidR="00DC10FC" w:rsidP="00DC10FC" w:rsidRDefault="00DC10FC" w14:paraId="0D4C3807" w14:textId="77777777">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Projekts</w:t>
            </w:r>
          </w:p>
          <w:p w:rsidRPr="00DC10FC" w:rsidR="00DC10FC" w:rsidP="00DC10FC" w:rsidRDefault="00DC10FC" w14:paraId="400E2056" w14:textId="77777777">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den delete Button im Mängelmanager</w:t>
            </w:r>
          </w:p>
          <w:p w:rsidRPr="00DC10FC" w:rsidR="00DC10FC" w:rsidP="00DC10FC" w:rsidRDefault="00DC10FC" w14:paraId="78FB5B21" w14:textId="77777777">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bestätigen Button im Mängelmanager</w:t>
            </w:r>
          </w:p>
          <w:p w:rsidRPr="00DC10FC" w:rsidR="00DC10FC" w:rsidP="00DC10FC" w:rsidRDefault="00DC10FC" w14:paraId="5DE403A9" w14:textId="77777777">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Projektdaten werden aus der Datenbank gelöscht</w:t>
            </w:r>
          </w:p>
        </w:tc>
      </w:tr>
      <w:tr w:rsidRPr="00DC10FC" w:rsidR="00DC10FC" w:rsidTr="00BA484E" w14:paraId="0D8D3C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Pr="00DC10FC" w:rsidR="00DC10FC" w:rsidP="00226296" w:rsidRDefault="00DC10FC" w14:paraId="4FD08B27" w14:textId="77777777">
            <w:pPr>
              <w:rPr>
                <w:rFonts w:cs="Arial"/>
                <w:sz w:val="20"/>
                <w:szCs w:val="20"/>
              </w:rPr>
            </w:pPr>
            <w:r w:rsidRPr="00DC10FC">
              <w:rPr>
                <w:rFonts w:cs="Arial"/>
                <w:sz w:val="20"/>
                <w:szCs w:val="20"/>
              </w:rPr>
              <w:t>Alternativen</w:t>
            </w:r>
          </w:p>
        </w:tc>
        <w:tc>
          <w:tcPr>
            <w:tcW w:w="6367" w:type="dxa"/>
          </w:tcPr>
          <w:p w:rsidRPr="00DC10FC" w:rsidR="00DC10FC" w:rsidP="00226296" w:rsidRDefault="00DC10FC" w14:paraId="0E773086"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Status des Projekt wird auf abgebrochen geändert</w:t>
            </w:r>
          </w:p>
        </w:tc>
      </w:tr>
    </w:tbl>
    <w:p w:rsidR="005B5930" w:rsidP="00694E46" w:rsidRDefault="00694E46" w14:paraId="40F30CC4" w14:textId="2982B13D">
      <w:pPr>
        <w:pStyle w:val="berschrift3"/>
      </w:pPr>
      <w:r>
        <w:t xml:space="preserve">UseCase004 </w:t>
      </w:r>
      <w:r w:rsidR="0008115B">
        <w:t>Visualisierung</w:t>
      </w:r>
    </w:p>
    <w:p w:rsidRPr="00B125F4" w:rsidR="00B125F4" w:rsidP="00B125F4" w:rsidRDefault="00B125F4" w14:paraId="0E536AD9" w14:textId="3136BB35">
      <w:r w:rsidRPr="00B125F4">
        <w:rPr>
          <w:noProof/>
          <w:lang w:val="de-CH" w:eastAsia="de-CH"/>
        </w:rPr>
        <w:drawing>
          <wp:inline distT="0" distB="0" distL="0" distR="0" wp14:anchorId="1BB8B8D2" wp14:editId="33559718">
            <wp:extent cx="5756910" cy="6612890"/>
            <wp:effectExtent l="0" t="0" r="0" b="0"/>
            <wp:docPr id="20" name="Grafik 20" descr="C:\Users\tickstero\Documents\Github\INM21_Group_B\01_Planung\01_Dokumente\Diagramme\UseCase\UseCase_Bilder\UseCase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ckstero\Documents\Github\INM21_Group_B\01_Planung\01_Dokumente\Diagramme\UseCase\UseCase_Bilder\UseCase004.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6612890"/>
                    </a:xfrm>
                    <a:prstGeom prst="rect">
                      <a:avLst/>
                    </a:prstGeom>
                    <a:noFill/>
                    <a:ln>
                      <a:noFill/>
                    </a:ln>
                  </pic:spPr>
                </pic:pic>
              </a:graphicData>
            </a:graphic>
          </wp:inline>
        </w:drawing>
      </w:r>
    </w:p>
    <w:p w:rsidR="00694E46" w:rsidP="00694E46" w:rsidRDefault="00694E46" w14:paraId="08076727" w14:textId="1F0CEFD4">
      <w:pPr>
        <w:pStyle w:val="berschrift3"/>
      </w:pPr>
      <w:r>
        <w:t>UseCase004</w:t>
      </w:r>
      <w:r>
        <w:tab/>
      </w:r>
      <w:r>
        <w:t>Aktivitätsdiagramm</w:t>
      </w:r>
    </w:p>
    <w:p w:rsidR="00B125F4" w:rsidP="00B125F4" w:rsidRDefault="00B125F4" w14:paraId="3EB2BC4D" w14:textId="77777777">
      <w:pPr>
        <w:rPr>
          <w:noProof/>
          <w:lang w:val="de-CH" w:eastAsia="de-CH"/>
        </w:rPr>
      </w:pPr>
    </w:p>
    <w:p w:rsidR="00B125F4" w:rsidP="00B125F4" w:rsidRDefault="00B125F4" w14:paraId="0891B9DC" w14:textId="0A32142E">
      <w:r w:rsidRPr="00B125F4">
        <w:rPr>
          <w:noProof/>
          <w:lang w:val="de-CH" w:eastAsia="de-CH"/>
        </w:rPr>
        <w:drawing>
          <wp:inline distT="0" distB="0" distL="0" distR="0" wp14:anchorId="4E4CED2B" wp14:editId="1FB8A8D7">
            <wp:extent cx="4443095" cy="7121525"/>
            <wp:effectExtent l="0" t="0" r="0" b="3175"/>
            <wp:docPr id="22" name="Grafik 22" descr="C:\Users\tickstero\Documents\Github\INM21_Group_B\01_Planung\01_Dokumente\Diagramme\UseCase\Activity_Diagramme\Bilder\Activity_Daten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Activity_Diagramme\Bilder\Activity_Daten_Erfassen.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3095" cy="7121525"/>
                    </a:xfrm>
                    <a:prstGeom prst="rect">
                      <a:avLst/>
                    </a:prstGeom>
                    <a:noFill/>
                    <a:ln>
                      <a:noFill/>
                    </a:ln>
                  </pic:spPr>
                </pic:pic>
              </a:graphicData>
            </a:graphic>
          </wp:inline>
        </w:drawing>
      </w:r>
    </w:p>
    <w:p w:rsidRPr="00B125F4" w:rsidR="00B125F4" w:rsidP="00B125F4" w:rsidRDefault="00B125F4" w14:paraId="048B13DC" w14:textId="245DBE49">
      <w:r w:rsidRPr="00B125F4">
        <w:rPr>
          <w:noProof/>
          <w:lang w:val="de-CH" w:eastAsia="de-CH"/>
        </w:rPr>
        <w:drawing>
          <wp:inline distT="0" distB="0" distL="0" distR="0" wp14:anchorId="16A5B3E7" wp14:editId="04F7755A">
            <wp:extent cx="3722370" cy="6031230"/>
            <wp:effectExtent l="0" t="0" r="0" b="7620"/>
            <wp:docPr id="23" name="Grafik 23" descr="C:\Users\tickstero\Documents\Github\INM21_Group_B\01_Planung\01_Dokumente\Diagramme\UseCase\Activity_Diagramme\Bilder\Activity_Date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ckstero\Documents\Github\INM21_Group_B\01_Planung\01_Dokumente\Diagramme\UseCase\Activity_Diagramme\Bilder\Activity_Daten_Zuweisen.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2370" cy="6031230"/>
                    </a:xfrm>
                    <a:prstGeom prst="rect">
                      <a:avLst/>
                    </a:prstGeom>
                    <a:noFill/>
                    <a:ln>
                      <a:noFill/>
                    </a:ln>
                  </pic:spPr>
                </pic:pic>
              </a:graphicData>
            </a:graphic>
          </wp:inline>
        </w:drawing>
      </w:r>
    </w:p>
    <w:p w:rsidR="00B125F4" w:rsidP="00B125F4" w:rsidRDefault="00B125F4" w14:paraId="75924BC2" w14:textId="353ECB3F">
      <w:r w:rsidRPr="00B125F4">
        <w:rPr>
          <w:noProof/>
          <w:lang w:val="de-CH" w:eastAsia="de-CH"/>
        </w:rPr>
        <w:drawing>
          <wp:inline distT="0" distB="0" distL="0" distR="0" wp14:anchorId="18D2CC86" wp14:editId="1650CFC1">
            <wp:extent cx="3722370" cy="5902325"/>
            <wp:effectExtent l="0" t="0" r="0" b="3175"/>
            <wp:docPr id="21" name="Grafik 21" descr="C:\Users\tickstero\Documents\Github\INM21_Group_B\01_Planung\01_Dokumente\Diagramme\UseCase\Activity_Diagramme\Bilder\Activity_Daten_Aender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Activity_Daten_Aendern.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2370" cy="5902325"/>
                    </a:xfrm>
                    <a:prstGeom prst="rect">
                      <a:avLst/>
                    </a:prstGeom>
                    <a:noFill/>
                    <a:ln>
                      <a:noFill/>
                    </a:ln>
                  </pic:spPr>
                </pic:pic>
              </a:graphicData>
            </a:graphic>
          </wp:inline>
        </w:drawing>
      </w:r>
    </w:p>
    <w:p w:rsidR="00B125F4" w:rsidP="00B125F4" w:rsidRDefault="00B125F4" w14:paraId="45080934" w14:textId="77777777"/>
    <w:p w:rsidRPr="00B125F4" w:rsidR="00B125F4" w:rsidP="00B125F4" w:rsidRDefault="00B125F4" w14:paraId="0DA831F8" w14:textId="26D8A264">
      <w:r w:rsidRPr="00B125F4">
        <w:rPr>
          <w:noProof/>
          <w:lang w:val="de-CH" w:eastAsia="de-CH"/>
        </w:rPr>
        <w:drawing>
          <wp:inline distT="0" distB="0" distL="0" distR="0" wp14:anchorId="668DE144" wp14:editId="14E16B28">
            <wp:extent cx="3692525" cy="5802630"/>
            <wp:effectExtent l="0" t="0" r="3175" b="7620"/>
            <wp:docPr id="24" name="Grafik 24" descr="C:\Users\tickstero\Documents\Github\INM21_Group_B\01_Planung\01_Dokumente\Diagramme\UseCase\Activity_Diagramme\Bilder\Activity_Daten_Loea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ckstero\Documents\Github\INM21_Group_B\01_Planung\01_Dokumente\Diagramme\UseCase\Activity_Diagramme\Bilder\Activity_Daten_Loeaschen.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2525" cy="5802630"/>
                    </a:xfrm>
                    <a:prstGeom prst="rect">
                      <a:avLst/>
                    </a:prstGeom>
                    <a:noFill/>
                    <a:ln>
                      <a:noFill/>
                    </a:ln>
                  </pic:spPr>
                </pic:pic>
              </a:graphicData>
            </a:graphic>
          </wp:inline>
        </w:drawing>
      </w:r>
    </w:p>
    <w:p w:rsidR="00694E46" w:rsidP="00694E46" w:rsidRDefault="00694E46" w14:paraId="5AACFAB0" w14:textId="391A2926">
      <w:pPr>
        <w:pStyle w:val="berschrift2"/>
      </w:pPr>
      <w:bookmarkStart w:name="_Toc419726901" w:id="216"/>
      <w:r>
        <w:t>UseCase005</w:t>
      </w:r>
      <w:bookmarkEnd w:id="216"/>
    </w:p>
    <w:p w:rsidRPr="00694E46" w:rsidR="00694E46" w:rsidP="00694E46" w:rsidRDefault="00694E46" w14:paraId="3FF7738F" w14:textId="13191B3B">
      <w:pPr>
        <w:pStyle w:val="berschrift3"/>
      </w:pPr>
      <w:r>
        <w:t>UseCase005 Beschreibung</w:t>
      </w:r>
    </w:p>
    <w:tbl>
      <w:tblPr>
        <w:tblStyle w:val="Gitternetztabelle4Akzent2"/>
        <w:tblW w:w="9096" w:type="dxa"/>
        <w:tblLook w:val="0020" w:firstRow="1" w:lastRow="0" w:firstColumn="0" w:lastColumn="0" w:noHBand="0" w:noVBand="0"/>
      </w:tblPr>
      <w:tblGrid>
        <w:gridCol w:w="2729"/>
        <w:gridCol w:w="6367"/>
      </w:tblGrid>
      <w:tr w:rsidRPr="00D93842" w:rsidR="00BA484E" w:rsidTr="0005420B" w14:paraId="39E0E39D" w14:textId="77777777">
        <w:trPr>
          <w:cnfStyle w:val="100000000000" w:firstRow="1" w:lastRow="0" w:firstColumn="0" w:lastColumn="0" w:oddVBand="0" w:evenVBand="0" w:oddHBand="0"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rsidRPr="00D93842" w:rsidR="005B5930" w:rsidP="00266AA2" w:rsidRDefault="005B5930" w14:paraId="2D94738F" w14:textId="77777777">
            <w:pPr>
              <w:rPr>
                <w:sz w:val="20"/>
                <w:szCs w:val="20"/>
              </w:rPr>
            </w:pPr>
            <w:r w:rsidRPr="00D93842">
              <w:rPr>
                <w:sz w:val="20"/>
                <w:szCs w:val="20"/>
              </w:rPr>
              <w:t>UseCase005</w:t>
            </w:r>
          </w:p>
        </w:tc>
        <w:tc>
          <w:tcPr>
            <w:tcW w:w="6367" w:type="dxa"/>
          </w:tcPr>
          <w:p w:rsidRPr="00D93842" w:rsidR="005B5930" w:rsidP="00266AA2" w:rsidRDefault="005B5930" w14:paraId="3321FC82" w14:textId="77777777">
            <w:pPr>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Datenverwaltung</w:t>
            </w:r>
          </w:p>
        </w:tc>
      </w:tr>
      <w:tr w:rsidRPr="00D93842" w:rsidR="00BF783E" w:rsidTr="0005420B" w14:paraId="32B53C29"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rsidRPr="00BF783E" w:rsidR="00BF783E" w:rsidP="00266AA2" w:rsidRDefault="00BF783E" w14:paraId="6AFAB78F" w14:textId="01EAB19C">
            <w:pPr>
              <w:rPr>
                <w:b/>
                <w:sz w:val="20"/>
                <w:szCs w:val="20"/>
              </w:rPr>
            </w:pPr>
            <w:r w:rsidRPr="00BF783E">
              <w:rPr>
                <w:b/>
                <w:sz w:val="20"/>
                <w:szCs w:val="20"/>
              </w:rPr>
              <w:t>Autor</w:t>
            </w:r>
          </w:p>
        </w:tc>
        <w:tc>
          <w:tcPr>
            <w:tcW w:w="6367" w:type="dxa"/>
          </w:tcPr>
          <w:p w:rsidRPr="00D93842" w:rsidR="00BF783E" w:rsidP="00266AA2" w:rsidRDefault="000E726F" w14:paraId="2F60E16F" w14:textId="152475B5">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Pr>
                <w:rFonts w:eastAsia="Calibri"/>
                <w:sz w:val="20"/>
                <w:szCs w:val="20"/>
              </w:rPr>
              <w:t>Mike Monticoli</w:t>
            </w:r>
          </w:p>
        </w:tc>
      </w:tr>
      <w:tr w:rsidRPr="00D93842" w:rsidR="00BA484E" w:rsidTr="0005420B" w14:paraId="648C8FD3" w14:textId="77777777">
        <w:trPr>
          <w:trHeight w:val="1"/>
        </w:trPr>
        <w:tc>
          <w:tcPr>
            <w:cnfStyle w:val="000010000000" w:firstRow="0" w:lastRow="0" w:firstColumn="0" w:lastColumn="0" w:oddVBand="1" w:evenVBand="0" w:oddHBand="0" w:evenHBand="0" w:firstRowFirstColumn="0" w:firstRowLastColumn="0" w:lastRowFirstColumn="0" w:lastRowLastColumn="0"/>
            <w:tcW w:w="2729" w:type="dxa"/>
          </w:tcPr>
          <w:p w:rsidRPr="00D93842" w:rsidR="005B5930" w:rsidP="00266AA2" w:rsidRDefault="005B5930" w14:paraId="0388D674" w14:textId="77777777">
            <w:pPr>
              <w:rPr>
                <w:rFonts w:eastAsia="Calibri"/>
                <w:b/>
                <w:sz w:val="20"/>
                <w:szCs w:val="20"/>
              </w:rPr>
            </w:pPr>
            <w:r w:rsidRPr="00D93842">
              <w:rPr>
                <w:rFonts w:eastAsia="Calibri"/>
                <w:b/>
                <w:sz w:val="20"/>
                <w:szCs w:val="20"/>
              </w:rPr>
              <w:t>Ziel</w:t>
            </w:r>
          </w:p>
        </w:tc>
        <w:tc>
          <w:tcPr>
            <w:tcW w:w="6367" w:type="dxa"/>
          </w:tcPr>
          <w:p w:rsidRPr="00D93842" w:rsidR="005B5930" w:rsidP="00266AA2" w:rsidRDefault="005B5930" w14:paraId="3397E081" w14:textId="77777777">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kann Mängel und Meldungen erfassen. Er kann alle Meldungen und Mängel zu seinem Projekt einsehen. Er kann die Mängelbehebung bestätigen. Er sieht all seine Projekte im GU-UI.</w:t>
            </w:r>
          </w:p>
        </w:tc>
      </w:tr>
      <w:tr w:rsidRPr="00D93842" w:rsidR="006A07DE" w:rsidTr="0005420B" w14:paraId="5C3D5828"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rsidRPr="00D93842" w:rsidR="005B5930" w:rsidP="00266AA2" w:rsidRDefault="005B5930" w14:paraId="7F767F1E" w14:textId="77777777">
            <w:pPr>
              <w:rPr>
                <w:rFonts w:eastAsia="Calibri"/>
                <w:b/>
                <w:sz w:val="20"/>
                <w:szCs w:val="20"/>
              </w:rPr>
            </w:pPr>
            <w:r w:rsidRPr="00D93842">
              <w:rPr>
                <w:rFonts w:eastAsia="Calibri"/>
                <w:b/>
                <w:sz w:val="20"/>
                <w:szCs w:val="20"/>
              </w:rPr>
              <w:t>Kategorie</w:t>
            </w:r>
          </w:p>
        </w:tc>
        <w:tc>
          <w:tcPr>
            <w:tcW w:w="6367" w:type="dxa"/>
            <w:shd w:val="clear" w:color="auto" w:fill="FFFFFF" w:themeFill="background1"/>
          </w:tcPr>
          <w:p w:rsidRPr="00D93842" w:rsidR="005B5930" w:rsidP="00266AA2" w:rsidRDefault="005B5930" w14:paraId="7FF7B08F"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Primär, ist essenziell für die Funktionalität des Mängelmanagers</w:t>
            </w:r>
          </w:p>
        </w:tc>
      </w:tr>
      <w:tr w:rsidRPr="00D93842" w:rsidR="006A07DE" w:rsidTr="0005420B" w14:paraId="6980E407" w14:textId="77777777">
        <w:trPr>
          <w:trHeight w:val="1"/>
        </w:trPr>
        <w:tc>
          <w:tcPr>
            <w:cnfStyle w:val="000010000000" w:firstRow="0" w:lastRow="0" w:firstColumn="0" w:lastColumn="0" w:oddVBand="1" w:evenVBand="0" w:oddHBand="0" w:evenHBand="0" w:firstRowFirstColumn="0" w:firstRowLastColumn="0" w:lastRowFirstColumn="0" w:lastRowLastColumn="0"/>
            <w:tcW w:w="2729" w:type="dxa"/>
          </w:tcPr>
          <w:p w:rsidRPr="00D93842" w:rsidR="005B5930" w:rsidP="00266AA2" w:rsidRDefault="005B5930" w14:paraId="386BDA43" w14:textId="77777777">
            <w:pPr>
              <w:rPr>
                <w:rFonts w:eastAsia="Calibri"/>
                <w:b/>
                <w:sz w:val="20"/>
                <w:szCs w:val="20"/>
              </w:rPr>
            </w:pPr>
            <w:r w:rsidRPr="00D93842">
              <w:rPr>
                <w:rFonts w:eastAsia="Calibri"/>
                <w:b/>
                <w:sz w:val="20"/>
                <w:szCs w:val="20"/>
              </w:rPr>
              <w:t>Vorbedingungen</w:t>
            </w:r>
          </w:p>
        </w:tc>
        <w:tc>
          <w:tcPr>
            <w:tcW w:w="6367" w:type="dxa"/>
          </w:tcPr>
          <w:p w:rsidRPr="00D93842" w:rsidR="005B5930" w:rsidP="00266AA2" w:rsidRDefault="005B5930" w14:paraId="1CA10D1D" w14:textId="77777777">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Ein Mangel / Eine Meldung ist noch nicht erfasst oder muss bearbeitet werden</w:t>
            </w:r>
          </w:p>
        </w:tc>
      </w:tr>
      <w:tr w:rsidRPr="00D93842" w:rsidR="006A07DE" w:rsidTr="0005420B" w14:paraId="5A7E209A"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rsidRPr="00D93842" w:rsidR="005B5930" w:rsidP="00266AA2" w:rsidRDefault="005B5930" w14:paraId="10B8E039" w14:textId="77777777">
            <w:pPr>
              <w:rPr>
                <w:rFonts w:eastAsia="Calibri"/>
                <w:b/>
                <w:sz w:val="20"/>
                <w:szCs w:val="20"/>
              </w:rPr>
            </w:pPr>
            <w:r w:rsidRPr="00D93842">
              <w:rPr>
                <w:rFonts w:eastAsia="Calibri"/>
                <w:b/>
                <w:sz w:val="20"/>
                <w:szCs w:val="20"/>
              </w:rPr>
              <w:t>Nachbedingungen Erfolg</w:t>
            </w:r>
          </w:p>
        </w:tc>
        <w:tc>
          <w:tcPr>
            <w:tcW w:w="6367" w:type="dxa"/>
            <w:shd w:val="clear" w:color="auto" w:fill="FFFFFF" w:themeFill="background1"/>
          </w:tcPr>
          <w:p w:rsidRPr="00D93842" w:rsidR="005B5930" w:rsidP="00266AA2" w:rsidRDefault="005B5930" w14:paraId="1F7EB1F7"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Der GU-Bauleiter konnte die Mängel und Meldungen erfassen beziehungsweise die gewünschte Mängelbehebung bestätigen.</w:t>
            </w:r>
          </w:p>
        </w:tc>
      </w:tr>
      <w:tr w:rsidRPr="00D93842" w:rsidR="006A07DE" w:rsidTr="0005420B" w14:paraId="6396757B" w14:textId="77777777">
        <w:trPr>
          <w:trHeight w:val="1"/>
        </w:trPr>
        <w:tc>
          <w:tcPr>
            <w:cnfStyle w:val="000010000000" w:firstRow="0" w:lastRow="0" w:firstColumn="0" w:lastColumn="0" w:oddVBand="1" w:evenVBand="0" w:oddHBand="0" w:evenHBand="0" w:firstRowFirstColumn="0" w:firstRowLastColumn="0" w:lastRowFirstColumn="0" w:lastRowLastColumn="0"/>
            <w:tcW w:w="2729" w:type="dxa"/>
          </w:tcPr>
          <w:p w:rsidRPr="00D93842" w:rsidR="005B5930" w:rsidP="00266AA2" w:rsidRDefault="005B5930" w14:paraId="33B5A5EA" w14:textId="77777777">
            <w:pPr>
              <w:rPr>
                <w:rFonts w:eastAsia="Calibri"/>
                <w:b/>
                <w:sz w:val="20"/>
                <w:szCs w:val="20"/>
              </w:rPr>
            </w:pPr>
            <w:r w:rsidRPr="00D93842">
              <w:rPr>
                <w:rFonts w:eastAsia="Calibri"/>
                <w:b/>
                <w:sz w:val="20"/>
                <w:szCs w:val="20"/>
              </w:rPr>
              <w:t>Nachbedingungen Fehlschlag</w:t>
            </w:r>
          </w:p>
        </w:tc>
        <w:tc>
          <w:tcPr>
            <w:tcW w:w="6367" w:type="dxa"/>
          </w:tcPr>
          <w:p w:rsidRPr="00D93842" w:rsidR="005B5930" w:rsidP="00266AA2" w:rsidRDefault="005B5930" w14:paraId="5AAAC00C" w14:textId="77777777">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Die Mängel und Meldungen wurden fehlerhaft erfasst oder die Mängelbehebung konnte nicht bestätigt werden.</w:t>
            </w:r>
          </w:p>
        </w:tc>
      </w:tr>
      <w:tr w:rsidRPr="00D93842" w:rsidR="00D93842" w:rsidTr="0005420B" w14:paraId="08CDFBF7"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rsidRPr="00D93842" w:rsidR="005B5930" w:rsidP="00266AA2" w:rsidRDefault="005B5930" w14:paraId="1E25E9D2" w14:textId="77777777">
            <w:pPr>
              <w:rPr>
                <w:rFonts w:eastAsia="Calibri"/>
                <w:b/>
                <w:sz w:val="20"/>
                <w:szCs w:val="20"/>
              </w:rPr>
            </w:pPr>
            <w:r w:rsidRPr="00D93842">
              <w:rPr>
                <w:rFonts w:eastAsia="Calibri"/>
                <w:b/>
                <w:sz w:val="20"/>
                <w:szCs w:val="20"/>
              </w:rPr>
              <w:t>Akteure</w:t>
            </w:r>
          </w:p>
        </w:tc>
        <w:tc>
          <w:tcPr>
            <w:tcW w:w="6367" w:type="dxa"/>
            <w:shd w:val="clear" w:color="auto" w:fill="FFFFFF" w:themeFill="background1"/>
          </w:tcPr>
          <w:p w:rsidRPr="00D93842" w:rsidR="005B5930" w:rsidP="00266AA2" w:rsidRDefault="005B5930" w14:paraId="2F87D39D"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SU-Ansprechperson</w:t>
            </w:r>
          </w:p>
        </w:tc>
      </w:tr>
      <w:tr w:rsidRPr="00D93842" w:rsidR="005B5930" w:rsidTr="0005420B" w14:paraId="1DCD5723" w14:textId="77777777">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rsidRPr="00D93842" w:rsidR="005B5930" w:rsidP="00266AA2" w:rsidRDefault="005B5930" w14:paraId="6147E29C" w14:textId="77777777">
            <w:pPr>
              <w:rPr>
                <w:rFonts w:eastAsia="Calibri"/>
                <w:b/>
                <w:sz w:val="20"/>
                <w:szCs w:val="20"/>
              </w:rPr>
            </w:pPr>
            <w:r w:rsidRPr="00D93842">
              <w:rPr>
                <w:rFonts w:eastAsia="Calibri"/>
                <w:b/>
                <w:sz w:val="20"/>
                <w:szCs w:val="20"/>
              </w:rPr>
              <w:t>Szenario 1</w:t>
            </w:r>
          </w:p>
        </w:tc>
      </w:tr>
      <w:tr w:rsidRPr="00D93842" w:rsidR="00D93842" w:rsidTr="0005420B" w14:paraId="149E3142"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rsidRPr="00D93842" w:rsidR="005B5930" w:rsidP="00266AA2" w:rsidRDefault="005B5930" w14:paraId="699492BC" w14:textId="77777777">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rsidRPr="00D93842" w:rsidR="005B5930" w:rsidP="00266AA2" w:rsidRDefault="005B5930" w14:paraId="03CE18E8"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neuen Mangel erfassen.</w:t>
            </w:r>
          </w:p>
        </w:tc>
      </w:tr>
      <w:tr w:rsidRPr="00D93842" w:rsidR="006A07DE" w:rsidTr="0005420B" w14:paraId="3B7C5548" w14:textId="77777777">
        <w:trPr>
          <w:trHeight w:val="1"/>
        </w:trPr>
        <w:tc>
          <w:tcPr>
            <w:cnfStyle w:val="000010000000" w:firstRow="0" w:lastRow="0" w:firstColumn="0" w:lastColumn="0" w:oddVBand="1" w:evenVBand="0" w:oddHBand="0" w:evenHBand="0" w:firstRowFirstColumn="0" w:firstRowLastColumn="0" w:lastRowFirstColumn="0" w:lastRowLastColumn="0"/>
            <w:tcW w:w="2729" w:type="dxa"/>
          </w:tcPr>
          <w:p w:rsidRPr="00D93842" w:rsidR="005B5930" w:rsidP="00266AA2" w:rsidRDefault="005B5930" w14:paraId="13D47491" w14:textId="77777777">
            <w:pPr>
              <w:rPr>
                <w:rFonts w:eastAsia="Calibri"/>
                <w:b/>
                <w:sz w:val="20"/>
                <w:szCs w:val="20"/>
              </w:rPr>
            </w:pPr>
            <w:r w:rsidRPr="00D93842">
              <w:rPr>
                <w:rFonts w:eastAsia="Calibri"/>
                <w:b/>
                <w:sz w:val="20"/>
                <w:szCs w:val="20"/>
              </w:rPr>
              <w:t>Beschreibung</w:t>
            </w:r>
          </w:p>
        </w:tc>
        <w:tc>
          <w:tcPr>
            <w:tcW w:w="6367" w:type="dxa"/>
          </w:tcPr>
          <w:p w:rsidRPr="00D93842" w:rsidR="005B5930" w:rsidP="00266AA2" w:rsidRDefault="005B5930" w14:paraId="58888C02" w14:textId="73C8184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w:t>
            </w:r>
            <w:r w:rsidR="00D93842">
              <w:rPr>
                <w:rFonts w:eastAsia="Calibri"/>
                <w:sz w:val="20"/>
                <w:szCs w:val="20"/>
              </w:rPr>
              <w:t>auleiter öffnet Projekt in GU-UI</w:t>
            </w:r>
            <w:r w:rsidRPr="00D93842">
              <w:rPr>
                <w:rFonts w:eastAsia="Calibri"/>
                <w:sz w:val="20"/>
                <w:szCs w:val="20"/>
              </w:rPr>
              <w:t>.</w:t>
            </w:r>
          </w:p>
          <w:p w:rsidRPr="00D93842" w:rsidR="005B5930" w:rsidP="00266AA2" w:rsidRDefault="005B5930" w14:paraId="096FFE73" w14:textId="77777777">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erfasst neuen Mangel im GU-UI.</w:t>
            </w:r>
          </w:p>
          <w:p w:rsidRPr="00D93842" w:rsidR="005B5930" w:rsidP="00266AA2" w:rsidRDefault="005B5930" w14:paraId="28812D76" w14:textId="77777777">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füllt die Daten zum Mangel aus.</w:t>
            </w:r>
          </w:p>
          <w:p w:rsidRPr="00D93842" w:rsidR="005B5930" w:rsidP="00266AA2" w:rsidRDefault="005B5930" w14:paraId="7EB9DDBB" w14:textId="77777777">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bestätigt, dass die Daten korrekt erfasst wurden.</w:t>
            </w:r>
          </w:p>
        </w:tc>
      </w:tr>
      <w:tr w:rsidRPr="00D93842" w:rsidR="005B5930" w:rsidTr="0005420B" w14:paraId="5D895142"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96" w:type="dxa"/>
            <w:gridSpan w:val="2"/>
            <w:shd w:val="clear" w:color="auto" w:fill="FFFFFF" w:themeFill="background1"/>
          </w:tcPr>
          <w:p w:rsidRPr="00D93842" w:rsidR="005B5930" w:rsidP="00266AA2" w:rsidRDefault="005B5930" w14:paraId="2BE078DC" w14:textId="77777777">
            <w:pPr>
              <w:rPr>
                <w:rFonts w:eastAsia="Calibri"/>
                <w:b/>
                <w:sz w:val="20"/>
                <w:szCs w:val="20"/>
              </w:rPr>
            </w:pPr>
            <w:r w:rsidRPr="00D93842">
              <w:rPr>
                <w:rFonts w:eastAsia="Calibri"/>
                <w:b/>
                <w:sz w:val="20"/>
                <w:szCs w:val="20"/>
              </w:rPr>
              <w:t>Szenario 2</w:t>
            </w:r>
          </w:p>
        </w:tc>
      </w:tr>
      <w:tr w:rsidRPr="00D93842" w:rsidR="006A07DE" w:rsidTr="0005420B" w14:paraId="1DBB3242" w14:textId="77777777">
        <w:trPr>
          <w:trHeight w:val="1"/>
        </w:trPr>
        <w:tc>
          <w:tcPr>
            <w:cnfStyle w:val="000010000000" w:firstRow="0" w:lastRow="0" w:firstColumn="0" w:lastColumn="0" w:oddVBand="1" w:evenVBand="0" w:oddHBand="0" w:evenHBand="0" w:firstRowFirstColumn="0" w:firstRowLastColumn="0" w:lastRowFirstColumn="0" w:lastRowLastColumn="0"/>
            <w:tcW w:w="2729" w:type="dxa"/>
          </w:tcPr>
          <w:p w:rsidRPr="00D93842" w:rsidR="005B5930" w:rsidP="00266AA2" w:rsidRDefault="005B5930" w14:paraId="77FF39CC" w14:textId="77777777">
            <w:pPr>
              <w:rPr>
                <w:rFonts w:eastAsia="Calibri"/>
                <w:b/>
                <w:sz w:val="20"/>
                <w:szCs w:val="20"/>
              </w:rPr>
            </w:pPr>
            <w:r w:rsidRPr="00D93842">
              <w:rPr>
                <w:rFonts w:eastAsia="Calibri"/>
                <w:b/>
                <w:sz w:val="20"/>
                <w:szCs w:val="20"/>
              </w:rPr>
              <w:t>Auslösendes Ereignis</w:t>
            </w:r>
          </w:p>
        </w:tc>
        <w:tc>
          <w:tcPr>
            <w:tcW w:w="6367" w:type="dxa"/>
          </w:tcPr>
          <w:p w:rsidRPr="00D93842" w:rsidR="005B5930" w:rsidP="00266AA2" w:rsidRDefault="005B5930" w14:paraId="15594BBC" w14:textId="77777777">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eine neue Meldung erfassen.</w:t>
            </w:r>
          </w:p>
        </w:tc>
      </w:tr>
      <w:tr w:rsidRPr="00D93842" w:rsidR="00D93842" w:rsidTr="0005420B" w14:paraId="06A0CDFD"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rsidRPr="00D93842" w:rsidR="005B5930" w:rsidP="00266AA2" w:rsidRDefault="005B5930" w14:paraId="3183C1FA" w14:textId="77777777">
            <w:pPr>
              <w:rPr>
                <w:rFonts w:eastAsia="Calibri"/>
                <w:b/>
                <w:sz w:val="20"/>
                <w:szCs w:val="20"/>
              </w:rPr>
            </w:pPr>
            <w:r w:rsidRPr="00D93842">
              <w:rPr>
                <w:rFonts w:eastAsia="Calibri"/>
                <w:b/>
                <w:sz w:val="20"/>
                <w:szCs w:val="20"/>
              </w:rPr>
              <w:t>Beschreibung</w:t>
            </w:r>
          </w:p>
        </w:tc>
        <w:tc>
          <w:tcPr>
            <w:tcW w:w="6367" w:type="dxa"/>
            <w:shd w:val="clear" w:color="auto" w:fill="FFFFFF" w:themeFill="background1"/>
          </w:tcPr>
          <w:p w:rsidRPr="00D93842" w:rsidR="005B5930" w:rsidP="00266AA2" w:rsidRDefault="005B5930" w14:paraId="26B56FE9"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erfasst neue Meldung im GU-UI.</w:t>
            </w:r>
          </w:p>
          <w:p w:rsidRPr="00D93842" w:rsidR="005B5930" w:rsidP="00266AA2" w:rsidRDefault="005B5930" w14:paraId="1992FA30"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füllt die Daten zur Meldung aus.</w:t>
            </w:r>
          </w:p>
          <w:p w:rsidRPr="00D93842" w:rsidR="005B5930" w:rsidP="00266AA2" w:rsidRDefault="005B5930" w14:paraId="3694D449"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bestätigt, dass die Daten korrekt erfasst wurden.</w:t>
            </w:r>
          </w:p>
        </w:tc>
      </w:tr>
      <w:tr w:rsidRPr="00D93842" w:rsidR="005B5930" w:rsidTr="0005420B" w14:paraId="5DB46DA7" w14:textId="77777777">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rsidRPr="00D93842" w:rsidR="005B5930" w:rsidP="00266AA2" w:rsidRDefault="005B5930" w14:paraId="620B11BD" w14:textId="77777777">
            <w:pPr>
              <w:rPr>
                <w:rFonts w:eastAsia="Calibri"/>
                <w:b/>
                <w:sz w:val="20"/>
                <w:szCs w:val="20"/>
              </w:rPr>
            </w:pPr>
            <w:r w:rsidRPr="00D93842">
              <w:rPr>
                <w:rFonts w:eastAsia="Calibri"/>
                <w:b/>
                <w:sz w:val="20"/>
                <w:szCs w:val="20"/>
              </w:rPr>
              <w:t>Szenario 3</w:t>
            </w:r>
          </w:p>
        </w:tc>
      </w:tr>
      <w:tr w:rsidRPr="00D93842" w:rsidR="00D93842" w:rsidTr="0005420B" w14:paraId="4C4F41CB"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rsidRPr="00D93842" w:rsidR="005B5930" w:rsidP="00266AA2" w:rsidRDefault="005B5930" w14:paraId="6DDF9261" w14:textId="77777777">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rsidRPr="00D93842" w:rsidR="005B5930" w:rsidP="00266AA2" w:rsidRDefault="005B5930" w14:paraId="34FF96F7"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Meldung oder Mangel einsehen</w:t>
            </w:r>
          </w:p>
        </w:tc>
      </w:tr>
      <w:tr w:rsidRPr="00D93842" w:rsidR="006A07DE" w:rsidTr="0005420B" w14:paraId="5E1467F5" w14:textId="77777777">
        <w:trPr>
          <w:trHeight w:val="1"/>
        </w:trPr>
        <w:tc>
          <w:tcPr>
            <w:cnfStyle w:val="000010000000" w:firstRow="0" w:lastRow="0" w:firstColumn="0" w:lastColumn="0" w:oddVBand="1" w:evenVBand="0" w:oddHBand="0" w:evenHBand="0" w:firstRowFirstColumn="0" w:firstRowLastColumn="0" w:lastRowFirstColumn="0" w:lastRowLastColumn="0"/>
            <w:tcW w:w="2729" w:type="dxa"/>
          </w:tcPr>
          <w:p w:rsidRPr="00D93842" w:rsidR="005B5930" w:rsidP="00266AA2" w:rsidRDefault="005B5930" w14:paraId="179BEE34" w14:textId="77777777">
            <w:pPr>
              <w:rPr>
                <w:rFonts w:eastAsia="Calibri"/>
                <w:b/>
                <w:sz w:val="20"/>
                <w:szCs w:val="20"/>
              </w:rPr>
            </w:pPr>
            <w:r w:rsidRPr="00D93842">
              <w:rPr>
                <w:rFonts w:eastAsia="Calibri"/>
                <w:b/>
                <w:sz w:val="20"/>
                <w:szCs w:val="20"/>
              </w:rPr>
              <w:t>Beschreibung</w:t>
            </w:r>
          </w:p>
        </w:tc>
        <w:tc>
          <w:tcPr>
            <w:tcW w:w="6367" w:type="dxa"/>
          </w:tcPr>
          <w:p w:rsidRPr="00D93842" w:rsidR="005B5930" w:rsidP="00266AA2" w:rsidRDefault="005B5930" w14:paraId="540DF21E" w14:textId="77777777">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das betroffene Projekt im GU-UI.</w:t>
            </w:r>
          </w:p>
          <w:p w:rsidRPr="00D93842" w:rsidR="005B5930" w:rsidP="00266AA2" w:rsidRDefault="005B5930" w14:paraId="360E4FB3" w14:textId="77777777">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die gewünschte Meldung beziehungsweise den gewünschten Mangel</w:t>
            </w:r>
          </w:p>
        </w:tc>
      </w:tr>
      <w:tr w:rsidRPr="00D93842" w:rsidR="005B5930" w:rsidTr="0005420B" w14:paraId="20F1645F"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96" w:type="dxa"/>
            <w:gridSpan w:val="2"/>
            <w:shd w:val="clear" w:color="auto" w:fill="FFFFFF" w:themeFill="background1"/>
          </w:tcPr>
          <w:p w:rsidRPr="00D93842" w:rsidR="005B5930" w:rsidP="00266AA2" w:rsidRDefault="005B5930" w14:paraId="4FE50B5A" w14:textId="77777777">
            <w:pPr>
              <w:rPr>
                <w:rFonts w:eastAsia="Calibri"/>
                <w:b/>
                <w:sz w:val="20"/>
                <w:szCs w:val="20"/>
              </w:rPr>
            </w:pPr>
            <w:r w:rsidRPr="00D93842">
              <w:rPr>
                <w:rFonts w:eastAsia="Calibri"/>
                <w:b/>
                <w:sz w:val="20"/>
                <w:szCs w:val="20"/>
              </w:rPr>
              <w:t>Szenario 4</w:t>
            </w:r>
          </w:p>
        </w:tc>
      </w:tr>
      <w:tr w:rsidRPr="00D93842" w:rsidR="006A07DE" w:rsidTr="0005420B" w14:paraId="7EA7F76C" w14:textId="77777777">
        <w:trPr>
          <w:trHeight w:val="1"/>
        </w:trPr>
        <w:tc>
          <w:tcPr>
            <w:cnfStyle w:val="000010000000" w:firstRow="0" w:lastRow="0" w:firstColumn="0" w:lastColumn="0" w:oddVBand="1" w:evenVBand="0" w:oddHBand="0" w:evenHBand="0" w:firstRowFirstColumn="0" w:firstRowLastColumn="0" w:lastRowFirstColumn="0" w:lastRowLastColumn="0"/>
            <w:tcW w:w="2729" w:type="dxa"/>
          </w:tcPr>
          <w:p w:rsidRPr="00D93842" w:rsidR="005B5930" w:rsidP="00266AA2" w:rsidRDefault="005B5930" w14:paraId="67A460D5" w14:textId="77777777">
            <w:pPr>
              <w:rPr>
                <w:rFonts w:eastAsia="Calibri"/>
                <w:b/>
                <w:sz w:val="20"/>
                <w:szCs w:val="20"/>
              </w:rPr>
            </w:pPr>
            <w:r w:rsidRPr="00D93842">
              <w:rPr>
                <w:rFonts w:eastAsia="Calibri"/>
                <w:b/>
                <w:sz w:val="20"/>
                <w:szCs w:val="20"/>
              </w:rPr>
              <w:t>Auslösendes Ereignis</w:t>
            </w:r>
          </w:p>
        </w:tc>
        <w:tc>
          <w:tcPr>
            <w:tcW w:w="6367" w:type="dxa"/>
          </w:tcPr>
          <w:p w:rsidRPr="00D93842" w:rsidR="005B5930" w:rsidP="00266AA2" w:rsidRDefault="005B5930" w14:paraId="2823C0CB" w14:textId="77777777">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die Behebung eines Mangels bestätigen.</w:t>
            </w:r>
          </w:p>
        </w:tc>
      </w:tr>
      <w:tr w:rsidRPr="00D93842" w:rsidR="00D93842" w:rsidTr="0005420B" w14:paraId="74C44AC2"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rsidRPr="00D93842" w:rsidR="005B5930" w:rsidP="00266AA2" w:rsidRDefault="005B5930" w14:paraId="0CCBD59C" w14:textId="77777777">
            <w:pPr>
              <w:rPr>
                <w:rFonts w:eastAsia="Calibri"/>
                <w:b/>
                <w:sz w:val="20"/>
                <w:szCs w:val="20"/>
              </w:rPr>
            </w:pPr>
            <w:r w:rsidRPr="00D93842">
              <w:rPr>
                <w:rFonts w:eastAsia="Calibri"/>
                <w:b/>
                <w:sz w:val="20"/>
                <w:szCs w:val="20"/>
              </w:rPr>
              <w:t>Beschreibung</w:t>
            </w:r>
          </w:p>
        </w:tc>
        <w:tc>
          <w:tcPr>
            <w:tcW w:w="6367" w:type="dxa"/>
            <w:shd w:val="clear" w:color="auto" w:fill="FFFFFF" w:themeFill="background1"/>
          </w:tcPr>
          <w:p w:rsidRPr="00D93842" w:rsidR="005B5930" w:rsidP="00266AA2" w:rsidRDefault="005B5930" w14:paraId="02CE8064"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 xml:space="preserve">GU-Bauleiter öffnet das betroffene Projekt im GU-UI. </w:t>
            </w:r>
          </w:p>
          <w:p w:rsidRPr="00D93842" w:rsidR="005B5930" w:rsidP="00266AA2" w:rsidRDefault="005B5930" w14:paraId="47203114"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öffnet den behobenen Mangel</w:t>
            </w:r>
          </w:p>
          <w:p w:rsidRPr="00D93842" w:rsidR="005B5930" w:rsidP="00266AA2" w:rsidRDefault="005B5930" w14:paraId="3907A150"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bestätigt die Mangelbehebung</w:t>
            </w:r>
          </w:p>
        </w:tc>
      </w:tr>
      <w:tr w:rsidRPr="00D93842" w:rsidR="005B5930" w:rsidTr="0005420B" w14:paraId="04B68197" w14:textId="77777777">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rsidRPr="00D93842" w:rsidR="005B5930" w:rsidP="00266AA2" w:rsidRDefault="005B5930" w14:paraId="2974E65F" w14:textId="77777777">
            <w:pPr>
              <w:rPr>
                <w:rFonts w:eastAsia="Calibri"/>
                <w:b/>
                <w:sz w:val="20"/>
                <w:szCs w:val="20"/>
              </w:rPr>
            </w:pPr>
            <w:r w:rsidRPr="00D93842">
              <w:rPr>
                <w:rFonts w:eastAsia="Calibri"/>
                <w:b/>
                <w:sz w:val="20"/>
                <w:szCs w:val="20"/>
              </w:rPr>
              <w:t>Szenario 5</w:t>
            </w:r>
          </w:p>
        </w:tc>
      </w:tr>
      <w:tr w:rsidRPr="00D93842" w:rsidR="00D93842" w:rsidTr="0005420B" w14:paraId="52016346"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rsidRPr="00D93842" w:rsidR="005B5930" w:rsidP="00266AA2" w:rsidRDefault="005B5930" w14:paraId="68961E5F" w14:textId="77777777">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rsidRPr="00D93842" w:rsidR="005B5930" w:rsidP="00266AA2" w:rsidRDefault="005B5930" w14:paraId="62181C45"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seine Projekt im GU-UI einsehen</w:t>
            </w:r>
          </w:p>
        </w:tc>
      </w:tr>
      <w:tr w:rsidRPr="00D93842" w:rsidR="006A07DE" w:rsidTr="0005420B" w14:paraId="4BDD6808" w14:textId="77777777">
        <w:trPr>
          <w:trHeight w:val="1"/>
        </w:trPr>
        <w:tc>
          <w:tcPr>
            <w:cnfStyle w:val="000010000000" w:firstRow="0" w:lastRow="0" w:firstColumn="0" w:lastColumn="0" w:oddVBand="1" w:evenVBand="0" w:oddHBand="0" w:evenHBand="0" w:firstRowFirstColumn="0" w:firstRowLastColumn="0" w:lastRowFirstColumn="0" w:lastRowLastColumn="0"/>
            <w:tcW w:w="2729" w:type="dxa"/>
          </w:tcPr>
          <w:p w:rsidRPr="00D93842" w:rsidR="005B5930" w:rsidP="00266AA2" w:rsidRDefault="005B5930" w14:paraId="1A4A56F7" w14:textId="77777777">
            <w:pPr>
              <w:rPr>
                <w:rFonts w:eastAsia="Calibri"/>
                <w:b/>
                <w:sz w:val="20"/>
                <w:szCs w:val="20"/>
              </w:rPr>
            </w:pPr>
            <w:r w:rsidRPr="00D93842">
              <w:rPr>
                <w:rFonts w:eastAsia="Calibri"/>
                <w:b/>
                <w:sz w:val="20"/>
                <w:szCs w:val="20"/>
              </w:rPr>
              <w:t>Beschreibung</w:t>
            </w:r>
          </w:p>
        </w:tc>
        <w:tc>
          <w:tcPr>
            <w:tcW w:w="6367" w:type="dxa"/>
          </w:tcPr>
          <w:p w:rsidRPr="00D93842" w:rsidR="005B5930" w:rsidP="00266AA2" w:rsidRDefault="005B5930" w14:paraId="30F6EFBD" w14:textId="77777777">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startet das GU-UI.</w:t>
            </w:r>
          </w:p>
          <w:p w:rsidRPr="00D93842" w:rsidR="005B5930" w:rsidP="00266AA2" w:rsidRDefault="005B5930" w14:paraId="0C57ED5F" w14:textId="77777777">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das gewünschte Projekt.</w:t>
            </w:r>
          </w:p>
          <w:p w:rsidRPr="00D93842" w:rsidR="005B5930" w:rsidP="00266AA2" w:rsidRDefault="005B5930" w14:paraId="607D8ED5" w14:textId="7C4566C3">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sieht die gewünschten Daten ein.</w:t>
            </w:r>
          </w:p>
        </w:tc>
      </w:tr>
      <w:tr w:rsidRPr="00D93842" w:rsidR="00D93842" w:rsidTr="0005420B" w14:paraId="2DBDE213" w14:textId="77777777">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rsidRPr="00D93842" w:rsidR="005B5930" w:rsidP="00266AA2" w:rsidRDefault="005B5930" w14:paraId="07ECCEE8" w14:textId="77777777">
            <w:pPr>
              <w:rPr>
                <w:rFonts w:eastAsia="Calibri"/>
                <w:b/>
                <w:sz w:val="20"/>
                <w:szCs w:val="20"/>
              </w:rPr>
            </w:pPr>
            <w:r w:rsidRPr="00D93842">
              <w:rPr>
                <w:rFonts w:eastAsia="Calibri"/>
                <w:b/>
                <w:sz w:val="20"/>
                <w:szCs w:val="20"/>
              </w:rPr>
              <w:t>Erweiterung</w:t>
            </w:r>
          </w:p>
        </w:tc>
        <w:tc>
          <w:tcPr>
            <w:tcW w:w="6367" w:type="dxa"/>
            <w:shd w:val="clear" w:color="auto" w:fill="FFFFFF" w:themeFill="background1"/>
          </w:tcPr>
          <w:p w:rsidRPr="00D93842" w:rsidR="005B5930" w:rsidP="00266AA2" w:rsidRDefault="005B5930" w14:paraId="22CA3F26"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Fehlermeldung bei:</w:t>
            </w:r>
          </w:p>
          <w:p w:rsidRPr="00D93842" w:rsidR="005B5930" w:rsidP="00266AA2" w:rsidRDefault="005B5930" w14:paraId="43E5565E"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Mangel ist bereits erfasst.</w:t>
            </w:r>
          </w:p>
          <w:p w:rsidRPr="00D93842" w:rsidR="005B5930" w:rsidP="00266AA2" w:rsidRDefault="005B5930" w14:paraId="502F2B84"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Mangel ist bereits behoben aber noch nicht entfernt.</w:t>
            </w:r>
          </w:p>
          <w:p w:rsidRPr="00D93842" w:rsidR="005B5930" w:rsidP="00266AA2" w:rsidRDefault="005B5930" w14:paraId="3CA538DA"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Meldung ist bereits erfasst.</w:t>
            </w:r>
          </w:p>
          <w:p w:rsidRPr="00D93842" w:rsidR="005B5930" w:rsidP="00266AA2" w:rsidRDefault="005B5930" w14:paraId="2982CB21"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Meldung ist bereits gelöscht.</w:t>
            </w:r>
          </w:p>
          <w:p w:rsidRPr="00D93842" w:rsidR="005B5930" w:rsidP="00266AA2" w:rsidRDefault="005B5930" w14:paraId="19B772DA" w14:textId="77777777">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Projekt ist nicht vorhanden.</w:t>
            </w:r>
          </w:p>
        </w:tc>
      </w:tr>
      <w:tr w:rsidRPr="00D93842" w:rsidR="006A07DE" w:rsidTr="0005420B" w14:paraId="537ABBB2" w14:textId="77777777">
        <w:trPr>
          <w:trHeight w:val="1"/>
        </w:trPr>
        <w:tc>
          <w:tcPr>
            <w:cnfStyle w:val="000010000000" w:firstRow="0" w:lastRow="0" w:firstColumn="0" w:lastColumn="0" w:oddVBand="1" w:evenVBand="0" w:oddHBand="0" w:evenHBand="0" w:firstRowFirstColumn="0" w:firstRowLastColumn="0" w:lastRowFirstColumn="0" w:lastRowLastColumn="0"/>
            <w:tcW w:w="2729" w:type="dxa"/>
          </w:tcPr>
          <w:p w:rsidRPr="00D93842" w:rsidR="005B5930" w:rsidP="00266AA2" w:rsidRDefault="005B5930" w14:paraId="6896B450" w14:textId="77777777">
            <w:pPr>
              <w:rPr>
                <w:rFonts w:eastAsia="Calibri"/>
                <w:b/>
                <w:sz w:val="20"/>
                <w:szCs w:val="20"/>
              </w:rPr>
            </w:pPr>
            <w:r w:rsidRPr="00D93842">
              <w:rPr>
                <w:rFonts w:eastAsia="Calibri"/>
                <w:b/>
                <w:sz w:val="20"/>
                <w:szCs w:val="20"/>
              </w:rPr>
              <w:t>Alternativen</w:t>
            </w:r>
          </w:p>
        </w:tc>
        <w:tc>
          <w:tcPr>
            <w:tcW w:w="6367" w:type="dxa"/>
          </w:tcPr>
          <w:p w:rsidRPr="00D93842" w:rsidR="005B5930" w:rsidP="00266AA2" w:rsidRDefault="005B5930" w14:paraId="789050DA" w14:textId="77777777">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SU erfasst Mängel und kümmert sich um die Behebung dieser.</w:t>
            </w:r>
          </w:p>
        </w:tc>
      </w:tr>
    </w:tbl>
    <w:p w:rsidR="005B5930" w:rsidP="005B2BEE" w:rsidRDefault="00694E46" w14:paraId="473D830F" w14:textId="57812242">
      <w:pPr>
        <w:pStyle w:val="berschrift3"/>
      </w:pPr>
      <w:r>
        <w:t xml:space="preserve">UseCase005 </w:t>
      </w:r>
      <w:r w:rsidR="0008115B">
        <w:t>Visualisierung</w:t>
      </w:r>
    </w:p>
    <w:p w:rsidR="005B2BEE" w:rsidP="005B2BEE" w:rsidRDefault="005B2BEE" w14:paraId="0F17228F" w14:textId="77777777"/>
    <w:p w:rsidRPr="005B2BEE" w:rsidR="005B2BEE" w:rsidP="005B2BEE" w:rsidRDefault="005B2BEE" w14:paraId="2F28F055" w14:textId="5098BC61">
      <w:r w:rsidRPr="005B2BEE">
        <w:rPr>
          <w:noProof/>
          <w:lang w:val="de-CH" w:eastAsia="de-CH"/>
        </w:rPr>
        <w:drawing>
          <wp:inline distT="0" distB="0" distL="0" distR="0" wp14:anchorId="0E7FA45E" wp14:editId="309C5AE7">
            <wp:extent cx="5756910" cy="3670949"/>
            <wp:effectExtent l="0" t="0" r="0" b="5715"/>
            <wp:docPr id="17" name="Grafik 17" descr="C:\Users\tickstero\Documents\Github\INM21_Group_B\01_Planung\01_Dokumente\Diagramme\UseCase\UseCase_Bilder\U00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UseCase_Bilder\U005Diagram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670949"/>
                    </a:xfrm>
                    <a:prstGeom prst="rect">
                      <a:avLst/>
                    </a:prstGeom>
                    <a:noFill/>
                    <a:ln>
                      <a:noFill/>
                    </a:ln>
                  </pic:spPr>
                </pic:pic>
              </a:graphicData>
            </a:graphic>
          </wp:inline>
        </w:drawing>
      </w:r>
    </w:p>
    <w:p w:rsidR="00694E46" w:rsidP="00694E46" w:rsidRDefault="00694E46" w14:paraId="3C06607B" w14:textId="11B8DB37">
      <w:pPr>
        <w:pStyle w:val="berschrift3"/>
      </w:pPr>
      <w:r>
        <w:t>UseCase005 Aktivitätsdiagramm</w:t>
      </w:r>
    </w:p>
    <w:p w:rsidR="006F4723" w:rsidRDefault="006F4723" w14:paraId="4F75501C" w14:textId="628F2E97">
      <w:pPr>
        <w:spacing w:before="0"/>
        <w:jc w:val="left"/>
      </w:pPr>
      <w:r>
        <w:br w:type="page"/>
      </w:r>
    </w:p>
    <w:p w:rsidR="006F4723" w:rsidP="00694E46" w:rsidRDefault="00694E46" w14:paraId="29FB50B1" w14:textId="3E90F431">
      <w:pPr>
        <w:pStyle w:val="berschrift2"/>
      </w:pPr>
      <w:bookmarkStart w:name="_Toc419726902" w:id="217"/>
      <w:r>
        <w:t>UseCase006</w:t>
      </w:r>
      <w:bookmarkEnd w:id="217"/>
    </w:p>
    <w:p w:rsidRPr="00694E46" w:rsidR="00694E46" w:rsidP="00694E46" w:rsidRDefault="00694E46" w14:paraId="62346BE3" w14:textId="101BC21A">
      <w:pPr>
        <w:pStyle w:val="berschrift3"/>
      </w:pPr>
      <w:r>
        <w:t>UseCase006 Beschreibung</w:t>
      </w:r>
    </w:p>
    <w:tbl>
      <w:tblPr>
        <w:tblStyle w:val="Gitternetztabelle4Akzent2"/>
        <w:tblW w:w="9107" w:type="dxa"/>
        <w:tblLook w:val="04A0" w:firstRow="1" w:lastRow="0" w:firstColumn="1" w:lastColumn="0" w:noHBand="0" w:noVBand="1"/>
      </w:tblPr>
      <w:tblGrid>
        <w:gridCol w:w="2729"/>
        <w:gridCol w:w="6367"/>
        <w:gridCol w:w="11"/>
      </w:tblGrid>
      <w:tr w:rsidRPr="00DA2470" w:rsidR="00FD26DA" w:rsidTr="0005420B" w14:paraId="62FD36E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DA2470" w:rsidR="00FD26DA" w:rsidP="00226296" w:rsidRDefault="00FD26DA" w14:paraId="66D2135B" w14:textId="77777777">
            <w:pPr>
              <w:rPr>
                <w:rFonts w:cs="Arial"/>
                <w:sz w:val="20"/>
                <w:szCs w:val="20"/>
              </w:rPr>
            </w:pPr>
            <w:r w:rsidRPr="00DA2470">
              <w:rPr>
                <w:rFonts w:cs="Arial"/>
                <w:sz w:val="20"/>
                <w:szCs w:val="20"/>
              </w:rPr>
              <w:t>UseCase006</w:t>
            </w:r>
          </w:p>
        </w:tc>
        <w:tc>
          <w:tcPr>
            <w:tcW w:w="6378" w:type="dxa"/>
            <w:gridSpan w:val="2"/>
          </w:tcPr>
          <w:p w:rsidRPr="00DA2470" w:rsidR="00FD26DA" w:rsidP="00226296" w:rsidRDefault="00FD26DA" w14:paraId="243D694B" w14:textId="77777777">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User logt sich auf UI ein</w:t>
            </w:r>
          </w:p>
        </w:tc>
      </w:tr>
      <w:tr w:rsidRPr="00DA2470" w:rsidR="00BF783E" w:rsidTr="0005420B" w14:paraId="5FF390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DA2470" w:rsidR="00BF783E" w:rsidP="00226296" w:rsidRDefault="00BF783E" w14:paraId="250737E4" w14:textId="49C8874E">
            <w:pPr>
              <w:rPr>
                <w:rFonts w:cs="Arial"/>
                <w:sz w:val="20"/>
                <w:szCs w:val="20"/>
              </w:rPr>
            </w:pPr>
            <w:r>
              <w:rPr>
                <w:rFonts w:cs="Arial"/>
                <w:sz w:val="20"/>
                <w:szCs w:val="20"/>
              </w:rPr>
              <w:t>Autor</w:t>
            </w:r>
          </w:p>
        </w:tc>
        <w:tc>
          <w:tcPr>
            <w:tcW w:w="6378" w:type="dxa"/>
            <w:gridSpan w:val="2"/>
          </w:tcPr>
          <w:p w:rsidRPr="00DA2470" w:rsidR="00BF783E" w:rsidP="00226296" w:rsidRDefault="00BF783E" w14:paraId="20F7DD5A" w14:textId="2CFB872A">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Cihan Demir</w:t>
            </w:r>
          </w:p>
        </w:tc>
      </w:tr>
      <w:tr w:rsidRPr="00DA2470" w:rsidR="00FD26DA" w:rsidTr="0005420B" w14:paraId="46A0FA0A" w14:textId="77777777">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DA2470" w:rsidR="00FD26DA" w:rsidP="00226296" w:rsidRDefault="00FD26DA" w14:paraId="27309297" w14:textId="77777777">
            <w:pPr>
              <w:rPr>
                <w:rFonts w:cs="Arial"/>
                <w:sz w:val="20"/>
                <w:szCs w:val="20"/>
              </w:rPr>
            </w:pPr>
            <w:r w:rsidRPr="00DA2470">
              <w:rPr>
                <w:rFonts w:cs="Arial"/>
                <w:sz w:val="20"/>
                <w:szCs w:val="20"/>
              </w:rPr>
              <w:t>Ziel</w:t>
            </w:r>
          </w:p>
        </w:tc>
        <w:tc>
          <w:tcPr>
            <w:tcW w:w="6367" w:type="dxa"/>
          </w:tcPr>
          <w:p w:rsidRPr="00DA2470" w:rsidR="00FD26DA" w:rsidP="00226296" w:rsidRDefault="00FD26DA" w14:paraId="0D746DB2" w14:textId="5DEE98E2">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Beliebige User könn</w:t>
            </w:r>
            <w:r w:rsidR="002E5269">
              <w:rPr>
                <w:rFonts w:cs="Arial"/>
                <w:sz w:val="20"/>
                <w:szCs w:val="20"/>
              </w:rPr>
              <w:t>en sich anhand eines graphical</w:t>
            </w:r>
            <w:r w:rsidRPr="00DA2470">
              <w:rPr>
                <w:rFonts w:cs="Arial"/>
                <w:sz w:val="20"/>
                <w:szCs w:val="20"/>
              </w:rPr>
              <w:t xml:space="preserve"> user interface’s einloggen.</w:t>
            </w:r>
          </w:p>
        </w:tc>
      </w:tr>
      <w:tr w:rsidRPr="00DA2470" w:rsidR="00FD26DA" w:rsidTr="0005420B" w14:paraId="2A35FBBD" w14:textId="77777777">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DA2470" w:rsidR="00FD26DA" w:rsidP="00226296" w:rsidRDefault="00FD26DA" w14:paraId="28A52A33" w14:textId="77777777">
            <w:pPr>
              <w:rPr>
                <w:rFonts w:cs="Arial"/>
                <w:sz w:val="20"/>
                <w:szCs w:val="20"/>
              </w:rPr>
            </w:pPr>
            <w:r w:rsidRPr="00DA2470">
              <w:rPr>
                <w:rFonts w:cs="Arial"/>
                <w:sz w:val="20"/>
                <w:szCs w:val="20"/>
              </w:rPr>
              <w:t>Kategorie</w:t>
            </w:r>
          </w:p>
        </w:tc>
        <w:tc>
          <w:tcPr>
            <w:tcW w:w="6367" w:type="dxa"/>
          </w:tcPr>
          <w:p w:rsidRPr="00DA2470" w:rsidR="00FD26DA" w:rsidP="00226296" w:rsidRDefault="00FD26DA" w14:paraId="6350B4D3"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Primär</w:t>
            </w:r>
          </w:p>
        </w:tc>
      </w:tr>
      <w:tr w:rsidRPr="00DA2470" w:rsidR="00FD26DA" w:rsidTr="0005420B" w14:paraId="40A59EC4" w14:textId="77777777">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DA2470" w:rsidR="00FD26DA" w:rsidP="00226296" w:rsidRDefault="00FD26DA" w14:paraId="74074983" w14:textId="77777777">
            <w:pPr>
              <w:rPr>
                <w:rFonts w:cs="Arial"/>
                <w:sz w:val="20"/>
                <w:szCs w:val="20"/>
              </w:rPr>
            </w:pPr>
            <w:r w:rsidRPr="00DA2470">
              <w:rPr>
                <w:rFonts w:cs="Arial"/>
                <w:sz w:val="20"/>
                <w:szCs w:val="20"/>
              </w:rPr>
              <w:t>Vorbedingung</w:t>
            </w:r>
          </w:p>
        </w:tc>
        <w:tc>
          <w:tcPr>
            <w:tcW w:w="6367" w:type="dxa"/>
          </w:tcPr>
          <w:p w:rsidRPr="00DA2470" w:rsidR="00FD26DA" w:rsidP="00226296" w:rsidRDefault="00FD26DA" w14:paraId="569C2E36"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User muss gültige Logindaten (Username, Password) aufweisen. Zusätzlich muss eine aktive Verbindung zwischen UI und Applikationsserver bestehen.</w:t>
            </w:r>
          </w:p>
        </w:tc>
      </w:tr>
      <w:tr w:rsidRPr="00DA2470" w:rsidR="00FD26DA" w:rsidTr="0005420B" w14:paraId="0717915E" w14:textId="77777777">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DA2470" w:rsidR="00FD26DA" w:rsidP="00226296" w:rsidRDefault="00FD26DA" w14:paraId="2CC8942E" w14:textId="77777777">
            <w:pPr>
              <w:rPr>
                <w:rFonts w:cs="Arial"/>
                <w:sz w:val="20"/>
                <w:szCs w:val="20"/>
              </w:rPr>
            </w:pPr>
            <w:r w:rsidRPr="00DA2470">
              <w:rPr>
                <w:rFonts w:cs="Arial"/>
                <w:sz w:val="20"/>
                <w:szCs w:val="20"/>
              </w:rPr>
              <w:t>Nachbedingungen Erfolg</w:t>
            </w:r>
          </w:p>
        </w:tc>
        <w:tc>
          <w:tcPr>
            <w:tcW w:w="6367" w:type="dxa"/>
          </w:tcPr>
          <w:p w:rsidRPr="00DA2470" w:rsidR="00FD26DA" w:rsidP="00226296" w:rsidRDefault="00FD26DA" w14:paraId="25E96D6C"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Jener User kann anhand den gegebenen Rechten in die Datenbank einsehen und kann die betreffenden Daten nach Bedarf und Möglichkeit verwalten.</w:t>
            </w:r>
          </w:p>
        </w:tc>
      </w:tr>
      <w:tr w:rsidRPr="00DA2470" w:rsidR="00FD26DA" w:rsidTr="0005420B" w14:paraId="0A7160C2" w14:textId="77777777">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DA2470" w:rsidR="00FD26DA" w:rsidP="00226296" w:rsidRDefault="00FD26DA" w14:paraId="2E30816A" w14:textId="77777777">
            <w:pPr>
              <w:rPr>
                <w:rFonts w:cs="Arial"/>
                <w:sz w:val="20"/>
                <w:szCs w:val="20"/>
              </w:rPr>
            </w:pPr>
            <w:r w:rsidRPr="00DA2470">
              <w:rPr>
                <w:rFonts w:cs="Arial"/>
                <w:sz w:val="20"/>
                <w:szCs w:val="20"/>
              </w:rPr>
              <w:t>Nachbedingungen Fehlschlag</w:t>
            </w:r>
          </w:p>
        </w:tc>
        <w:tc>
          <w:tcPr>
            <w:tcW w:w="6367" w:type="dxa"/>
          </w:tcPr>
          <w:p w:rsidRPr="00DA2470" w:rsidR="00FD26DA" w:rsidP="00226296" w:rsidRDefault="00FD26DA" w14:paraId="15E1972D"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 xml:space="preserve">Zugang zur Applikation / Datenbank wurde verweigert.  </w:t>
            </w:r>
          </w:p>
        </w:tc>
      </w:tr>
      <w:tr w:rsidRPr="00335574" w:rsidR="00FD26DA" w:rsidTr="0005420B" w14:paraId="319CE9A9" w14:textId="77777777">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DA2470" w:rsidR="00FD26DA" w:rsidP="00226296" w:rsidRDefault="00FD26DA" w14:paraId="3A99A9ED" w14:textId="77777777">
            <w:pPr>
              <w:rPr>
                <w:rFonts w:cs="Arial"/>
                <w:sz w:val="20"/>
                <w:szCs w:val="20"/>
              </w:rPr>
            </w:pPr>
            <w:r w:rsidRPr="00DA2470">
              <w:rPr>
                <w:rFonts w:cs="Arial"/>
                <w:sz w:val="20"/>
                <w:szCs w:val="20"/>
              </w:rPr>
              <w:t>Akteure</w:t>
            </w:r>
          </w:p>
        </w:tc>
        <w:tc>
          <w:tcPr>
            <w:tcW w:w="6367" w:type="dxa"/>
          </w:tcPr>
          <w:p w:rsidRPr="00DA2470" w:rsidR="00FD26DA" w:rsidP="00226296" w:rsidRDefault="00FD26DA" w14:paraId="3418AC76" w14:textId="0A32A143">
            <w:pPr>
              <w:cnfStyle w:val="000000100000" w:firstRow="0" w:lastRow="0" w:firstColumn="0" w:lastColumn="0" w:oddVBand="0" w:evenVBand="0" w:oddHBand="1" w:evenHBand="0" w:firstRowFirstColumn="0" w:firstRowLastColumn="0" w:lastRowFirstColumn="0" w:lastRowLastColumn="0"/>
              <w:rPr>
                <w:rFonts w:cs="Arial"/>
                <w:sz w:val="20"/>
                <w:szCs w:val="20"/>
                <w:lang w:val="fr-CH"/>
              </w:rPr>
            </w:pPr>
            <w:r w:rsidRPr="00DA2470">
              <w:rPr>
                <w:rFonts w:cs="Arial"/>
                <w:sz w:val="20"/>
                <w:szCs w:val="20"/>
                <w:lang w:val="fr-CH"/>
              </w:rPr>
              <w:t>GU-Admin, GU-Bauleiter, GU-Backoffice, GU-User, SU-Admin, SU-</w:t>
            </w:r>
            <w:r w:rsidR="00711690">
              <w:rPr>
                <w:rFonts w:cs="Arial"/>
                <w:sz w:val="20"/>
                <w:szCs w:val="20"/>
                <w:lang w:val="fr-CH"/>
              </w:rPr>
              <w:t>Ansprechperson</w:t>
            </w:r>
          </w:p>
        </w:tc>
      </w:tr>
      <w:tr w:rsidRPr="00DA2470" w:rsidR="00FD26DA" w:rsidTr="0005420B" w14:paraId="307DA1F0" w14:textId="77777777">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DA2470" w:rsidR="00FD26DA" w:rsidP="00226296" w:rsidRDefault="00FD26DA" w14:paraId="6BBCB41C" w14:textId="77777777">
            <w:pPr>
              <w:rPr>
                <w:rFonts w:cs="Arial"/>
                <w:sz w:val="20"/>
                <w:szCs w:val="20"/>
              </w:rPr>
            </w:pPr>
            <w:r w:rsidRPr="00DA2470">
              <w:rPr>
                <w:rFonts w:cs="Arial"/>
                <w:sz w:val="20"/>
                <w:szCs w:val="20"/>
              </w:rPr>
              <w:t>Auslösendes Ereignis</w:t>
            </w:r>
          </w:p>
        </w:tc>
        <w:tc>
          <w:tcPr>
            <w:tcW w:w="6367" w:type="dxa"/>
          </w:tcPr>
          <w:p w:rsidRPr="00DA2470" w:rsidR="00FD26DA" w:rsidP="00226296" w:rsidRDefault="00FD26DA" w14:paraId="41568D75"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Pr="00DA2470" w:rsidR="00FD26DA" w:rsidTr="0005420B" w14:paraId="35C1962A" w14:textId="77777777">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DA2470" w:rsidR="00FD26DA" w:rsidP="00226296" w:rsidRDefault="00FD26DA" w14:paraId="5EBA4542" w14:textId="77777777">
            <w:pPr>
              <w:rPr>
                <w:rFonts w:cs="Arial"/>
                <w:sz w:val="20"/>
                <w:szCs w:val="20"/>
              </w:rPr>
            </w:pPr>
            <w:r w:rsidRPr="00DA2470">
              <w:rPr>
                <w:rFonts w:cs="Arial"/>
                <w:sz w:val="20"/>
                <w:szCs w:val="20"/>
              </w:rPr>
              <w:t>Szenario 1</w:t>
            </w:r>
          </w:p>
        </w:tc>
        <w:tc>
          <w:tcPr>
            <w:tcW w:w="6367" w:type="dxa"/>
          </w:tcPr>
          <w:p w:rsidRPr="00DA2470" w:rsidR="00FD26DA" w:rsidP="00226296" w:rsidRDefault="00FD26DA" w14:paraId="2AFFE359"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Pr="00DA2470" w:rsidR="00FD26DA" w:rsidTr="0005420B" w14:paraId="71A2B4F9" w14:textId="77777777">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DA2470" w:rsidR="00FD26DA" w:rsidP="00226296" w:rsidRDefault="00FD26DA" w14:paraId="5EAA9203" w14:textId="77777777">
            <w:pPr>
              <w:rPr>
                <w:rFonts w:cs="Arial"/>
                <w:sz w:val="20"/>
                <w:szCs w:val="20"/>
              </w:rPr>
            </w:pPr>
            <w:r w:rsidRPr="00DA2470">
              <w:rPr>
                <w:rFonts w:cs="Arial"/>
                <w:sz w:val="20"/>
                <w:szCs w:val="20"/>
              </w:rPr>
              <w:t>Beschreibung</w:t>
            </w:r>
          </w:p>
        </w:tc>
        <w:tc>
          <w:tcPr>
            <w:tcW w:w="6367" w:type="dxa"/>
          </w:tcPr>
          <w:p w:rsidRPr="00DA2470" w:rsidR="00FD26DA" w:rsidP="00FD26DA" w:rsidRDefault="00FD26DA" w14:paraId="50B0653D" w14:textId="77777777">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rsidRPr="00DA2470" w:rsidR="00FD26DA" w:rsidP="00FD26DA" w:rsidRDefault="00FD26DA" w14:paraId="1A28C16F" w14:textId="77777777">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rsidRPr="00DA2470" w:rsidR="00FD26DA" w:rsidP="00FD26DA" w:rsidRDefault="00FD26DA" w14:paraId="289184DC" w14:textId="77777777">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Pr="00DA2470" w:rsidR="00FD26DA" w:rsidTr="0005420B" w14:paraId="79D402BA" w14:textId="77777777">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DA2470" w:rsidR="00FD26DA" w:rsidP="00226296" w:rsidRDefault="00FD26DA" w14:paraId="0A05B87C" w14:textId="77777777">
            <w:pPr>
              <w:rPr>
                <w:rFonts w:cs="Arial"/>
                <w:sz w:val="20"/>
                <w:szCs w:val="20"/>
              </w:rPr>
            </w:pPr>
            <w:r w:rsidRPr="00DA2470">
              <w:rPr>
                <w:rFonts w:cs="Arial"/>
                <w:sz w:val="20"/>
                <w:szCs w:val="20"/>
              </w:rPr>
              <w:t>Szenario 2</w:t>
            </w:r>
          </w:p>
        </w:tc>
        <w:tc>
          <w:tcPr>
            <w:tcW w:w="6367" w:type="dxa"/>
          </w:tcPr>
          <w:p w:rsidRPr="00DA2470" w:rsidR="00FD26DA" w:rsidP="00226296" w:rsidRDefault="00FD26DA" w14:paraId="188322A0" w14:textId="77777777">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Pr="00DA2470" w:rsidR="00FD26DA" w:rsidTr="0005420B" w14:paraId="02D2344E" w14:textId="77777777">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DA2470" w:rsidR="00FD26DA" w:rsidP="00226296" w:rsidRDefault="00FD26DA" w14:paraId="55799906" w14:textId="77777777">
            <w:pPr>
              <w:rPr>
                <w:rFonts w:cs="Arial"/>
                <w:sz w:val="20"/>
                <w:szCs w:val="20"/>
              </w:rPr>
            </w:pPr>
            <w:r w:rsidRPr="00DA2470">
              <w:rPr>
                <w:rFonts w:cs="Arial"/>
                <w:sz w:val="20"/>
                <w:szCs w:val="20"/>
              </w:rPr>
              <w:t>Auslösendes Ereignis</w:t>
            </w:r>
          </w:p>
        </w:tc>
        <w:tc>
          <w:tcPr>
            <w:tcW w:w="6367" w:type="dxa"/>
          </w:tcPr>
          <w:p w:rsidRPr="00DA2470" w:rsidR="00FD26DA" w:rsidP="00226296" w:rsidRDefault="00FD26DA" w14:paraId="34F053F9"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Pr="00DA2470" w:rsidR="00FD26DA" w:rsidTr="0005420B" w14:paraId="12EDE34D" w14:textId="77777777">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DA2470" w:rsidR="00FD26DA" w:rsidP="00226296" w:rsidRDefault="00FD26DA" w14:paraId="552D3454" w14:textId="77777777">
            <w:pPr>
              <w:rPr>
                <w:rFonts w:cs="Arial"/>
                <w:sz w:val="20"/>
                <w:szCs w:val="20"/>
              </w:rPr>
            </w:pPr>
            <w:r w:rsidRPr="00DA2470">
              <w:rPr>
                <w:rFonts w:cs="Arial"/>
                <w:sz w:val="20"/>
                <w:szCs w:val="20"/>
              </w:rPr>
              <w:t>Beschreibung</w:t>
            </w:r>
          </w:p>
        </w:tc>
        <w:tc>
          <w:tcPr>
            <w:tcW w:w="6367" w:type="dxa"/>
          </w:tcPr>
          <w:p w:rsidRPr="00DA2470" w:rsidR="00FD26DA" w:rsidP="00FD26DA" w:rsidRDefault="00FD26DA" w14:paraId="423D69DD" w14:textId="77777777">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versucht sich anhand des user interface’s einzuloggen.</w:t>
            </w:r>
          </w:p>
          <w:p w:rsidRPr="00DA2470" w:rsidR="00FD26DA" w:rsidP="00FD26DA" w:rsidRDefault="00FD26DA" w14:paraId="49130A9E" w14:textId="77777777">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kann sich nicht einloggen, da fehlerhafte Logindaten vorliegen.</w:t>
            </w:r>
          </w:p>
          <w:p w:rsidRPr="00DA2470" w:rsidR="00FD26DA" w:rsidP="00FD26DA" w:rsidRDefault="00FD26DA" w14:paraId="7A8B263D" w14:textId="77777777">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„Passwort vergessen“</w:t>
            </w:r>
          </w:p>
          <w:p w:rsidRPr="00DA2470" w:rsidR="00FD26DA" w:rsidP="00FD26DA" w:rsidRDefault="00FD26DA" w14:paraId="4746E001" w14:textId="77777777">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gibt entweder seine E-Mail-Adresse oder den Benutzernamen ein.</w:t>
            </w:r>
          </w:p>
          <w:p w:rsidRPr="00DA2470" w:rsidR="00FD26DA" w:rsidP="00FD26DA" w:rsidRDefault="00FD26DA" w14:paraId="050C6B4C" w14:textId="77777777">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in seiner E-Mail um sein Passwort zurückzusetzen.</w:t>
            </w:r>
          </w:p>
          <w:p w:rsidRPr="00DA2470" w:rsidR="00FD26DA" w:rsidP="00FD26DA" w:rsidRDefault="00FD26DA" w14:paraId="487CE96C" w14:textId="77777777">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rsidRPr="00DA2470" w:rsidR="00FD26DA" w:rsidP="00FD26DA" w:rsidRDefault="00FD26DA" w14:paraId="7B13B184" w14:textId="77777777">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ändert sein Passwort.</w:t>
            </w:r>
          </w:p>
          <w:p w:rsidRPr="00DA2470" w:rsidR="00FD26DA" w:rsidP="00FD26DA" w:rsidRDefault="00FD26DA" w14:paraId="3D8E1AA0" w14:textId="77777777">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rsidRPr="00DA2470" w:rsidR="00FD26DA" w:rsidP="00FD26DA" w:rsidRDefault="00FD26DA" w14:paraId="0FA047C4" w14:textId="77777777">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Pr="00DA2470" w:rsidR="00FD26DA" w:rsidTr="0005420B" w14:paraId="5FC7FF34" w14:textId="77777777">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DA2470" w:rsidR="00FD26DA" w:rsidP="00226296" w:rsidRDefault="00FD26DA" w14:paraId="4B35C42F" w14:textId="77777777">
            <w:pPr>
              <w:rPr>
                <w:rFonts w:cs="Arial"/>
                <w:sz w:val="20"/>
                <w:szCs w:val="20"/>
              </w:rPr>
            </w:pPr>
            <w:r w:rsidRPr="00DA2470">
              <w:rPr>
                <w:rFonts w:cs="Arial"/>
                <w:sz w:val="20"/>
                <w:szCs w:val="20"/>
              </w:rPr>
              <w:t>Erweiterung</w:t>
            </w:r>
          </w:p>
        </w:tc>
        <w:tc>
          <w:tcPr>
            <w:tcW w:w="6367" w:type="dxa"/>
          </w:tcPr>
          <w:p w:rsidRPr="00DA2470" w:rsidR="00FD26DA" w:rsidP="00226296" w:rsidRDefault="00FD26DA" w14:paraId="68B4164A" w14:textId="77777777">
            <w:pPr>
              <w:ind w:left="360"/>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Der User wird automatisch nach einer gewissen Zeit angesichts Inaktivität ausgeloggt.</w:t>
            </w:r>
          </w:p>
        </w:tc>
      </w:tr>
    </w:tbl>
    <w:p w:rsidR="00163331" w:rsidRDefault="00163331" w14:paraId="7DB879A2" w14:textId="6B9485DB">
      <w:pPr>
        <w:spacing w:before="0"/>
        <w:jc w:val="left"/>
      </w:pPr>
      <w:r>
        <w:br w:type="page"/>
      </w:r>
    </w:p>
    <w:p w:rsidR="00101A30" w:rsidP="00101A30" w:rsidRDefault="00101A30" w14:paraId="5C3D3C78" w14:textId="3E6A1706">
      <w:pPr>
        <w:pStyle w:val="berschrift3"/>
      </w:pPr>
      <w:r>
        <w:t xml:space="preserve">UseCase006 </w:t>
      </w:r>
      <w:r w:rsidR="0008115B">
        <w:t>Visualisierung</w:t>
      </w:r>
    </w:p>
    <w:p w:rsidRPr="00101A30" w:rsidR="00101A30" w:rsidP="00101A30" w:rsidRDefault="00101A30" w14:paraId="5EFD4BA2" w14:textId="364B5CD8">
      <w:r w:rsidRPr="006F4723">
        <w:rPr>
          <w:noProof/>
          <w:lang w:val="de-CH" w:eastAsia="de-CH"/>
        </w:rPr>
        <w:drawing>
          <wp:inline distT="0" distB="0" distL="0" distR="0" wp14:anchorId="04359FE4" wp14:editId="1843A401">
            <wp:extent cx="5451475" cy="5437505"/>
            <wp:effectExtent l="0" t="0" r="0" b="0"/>
            <wp:docPr id="7" name="Grafik 7" descr="C:\Users\tickstero\Documents\Github\INM21_Group_B\01_Planung\01_Dokumente\Diagramme\UseCase\UseCase_Bilder\UseCase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ickstero\Documents\Github\INM21_Group_B\01_Planung\01_Dokumente\Diagramme\UseCase\UseCase_Bilder\UseCase006.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1475" cy="5437505"/>
                    </a:xfrm>
                    <a:prstGeom prst="rect">
                      <a:avLst/>
                    </a:prstGeom>
                    <a:noFill/>
                    <a:ln>
                      <a:noFill/>
                    </a:ln>
                  </pic:spPr>
                </pic:pic>
              </a:graphicData>
            </a:graphic>
          </wp:inline>
        </w:drawing>
      </w:r>
    </w:p>
    <w:p w:rsidR="00163331" w:rsidP="00163331" w:rsidRDefault="00163331" w14:paraId="304F5FD0" w14:textId="3E46AFD9">
      <w:pPr>
        <w:pStyle w:val="berschrift3"/>
      </w:pPr>
      <w:r w:rsidRPr="00163331">
        <w:t>UseCase006 Aktivitätsdiagramm</w:t>
      </w:r>
    </w:p>
    <w:p w:rsidR="00163331" w:rsidP="00163331" w:rsidRDefault="00101A30" w14:paraId="444D94B8" w14:textId="5915AF0C">
      <w:pPr>
        <w:spacing w:before="0"/>
        <w:jc w:val="left"/>
        <w:rPr>
          <w:rStyle w:val="berschrift2Zchn"/>
        </w:rPr>
      </w:pPr>
      <w:bookmarkStart w:name="_Toc419726903" w:id="218"/>
      <w:r w:rsidRPr="00101A30">
        <w:rPr>
          <w:rStyle w:val="berschrift2Zchn"/>
          <w:noProof/>
          <w:lang w:val="de-CH" w:eastAsia="de-CH"/>
        </w:rPr>
        <w:drawing>
          <wp:inline distT="0" distB="0" distL="0" distR="0" wp14:anchorId="5EFE6E8C" wp14:editId="7BC1E907">
            <wp:extent cx="4302125" cy="8047990"/>
            <wp:effectExtent l="0" t="0" r="3175" b="0"/>
            <wp:docPr id="15" name="Grafik 15" descr="C:\Users\tickstero\Documents\Github\INM21_Group_B\01_Planung\01_Dokumente\Diagramme\UseCase\Activity_Diagramme\Bilder\U006_Activity_Loginversuch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ckstero\Documents\Github\INM21_Group_B\01_Planung\01_Dokumente\Diagramme\UseCase\Activity_Diagramme\Bilder\U006_Activity_LoginversuchGUI.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2125" cy="8047990"/>
                    </a:xfrm>
                    <a:prstGeom prst="rect">
                      <a:avLst/>
                    </a:prstGeom>
                    <a:noFill/>
                    <a:ln>
                      <a:noFill/>
                    </a:ln>
                  </pic:spPr>
                </pic:pic>
              </a:graphicData>
            </a:graphic>
          </wp:inline>
        </w:drawing>
      </w:r>
      <w:bookmarkEnd w:id="218"/>
    </w:p>
    <w:p w:rsidR="00163331" w:rsidP="00163331" w:rsidRDefault="00163331" w14:paraId="7F6B6F9D" w14:textId="6F4F2777">
      <w:pPr>
        <w:spacing w:before="0"/>
        <w:jc w:val="left"/>
        <w:rPr>
          <w:rStyle w:val="berschrift2Zchn"/>
        </w:rPr>
      </w:pPr>
      <w:r>
        <w:rPr>
          <w:rStyle w:val="berschrift2Zchn"/>
        </w:rPr>
        <w:br w:type="page"/>
      </w:r>
    </w:p>
    <w:p w:rsidR="00FD26DA" w:rsidP="00163331" w:rsidRDefault="00163331" w14:paraId="02A2DE51" w14:textId="18FDB0ED">
      <w:pPr>
        <w:pStyle w:val="berschrift2"/>
      </w:pPr>
      <w:bookmarkStart w:name="_Toc419726904" w:id="219"/>
      <w:r w:rsidRPr="00163331">
        <w:t>UseCase007</w:t>
      </w:r>
      <w:bookmarkEnd w:id="219"/>
    </w:p>
    <w:p w:rsidRPr="00163331" w:rsidR="00163331" w:rsidP="00163331" w:rsidRDefault="00163331" w14:paraId="781646E4" w14:textId="09AA8DF2">
      <w:pPr>
        <w:pStyle w:val="berschrift3"/>
      </w:pPr>
      <w:r>
        <w:t>UseCase007 Beschreibung</w:t>
      </w:r>
    </w:p>
    <w:tbl>
      <w:tblPr>
        <w:tblStyle w:val="Gitternetztabelle4Akzent2"/>
        <w:tblW w:w="9107" w:type="dxa"/>
        <w:tblLook w:val="04A0" w:firstRow="1" w:lastRow="0" w:firstColumn="1" w:lastColumn="0" w:noHBand="0" w:noVBand="1"/>
      </w:tblPr>
      <w:tblGrid>
        <w:gridCol w:w="2729"/>
        <w:gridCol w:w="6367"/>
        <w:gridCol w:w="11"/>
      </w:tblGrid>
      <w:tr w:rsidRPr="00266AA2" w:rsidR="00FD26DA" w:rsidTr="0005420B" w14:paraId="3620A16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266AA2" w:rsidR="00FD26DA" w:rsidP="00226296" w:rsidRDefault="00FD26DA" w14:paraId="1EAA3453" w14:textId="77777777">
            <w:pPr>
              <w:rPr>
                <w:sz w:val="20"/>
              </w:rPr>
            </w:pPr>
            <w:r w:rsidRPr="00266AA2">
              <w:rPr>
                <w:sz w:val="20"/>
              </w:rPr>
              <w:t>UseCase007</w:t>
            </w:r>
          </w:p>
        </w:tc>
        <w:tc>
          <w:tcPr>
            <w:tcW w:w="6378" w:type="dxa"/>
            <w:gridSpan w:val="2"/>
          </w:tcPr>
          <w:p w:rsidRPr="00266AA2" w:rsidR="00FD26DA" w:rsidP="00226296" w:rsidRDefault="00FD26DA" w14:paraId="02A60529" w14:textId="77777777">
            <w:pPr>
              <w:cnfStyle w:val="100000000000" w:firstRow="1" w:lastRow="0" w:firstColumn="0" w:lastColumn="0" w:oddVBand="0" w:evenVBand="0" w:oddHBand="0" w:evenHBand="0" w:firstRowFirstColumn="0" w:firstRowLastColumn="0" w:lastRowFirstColumn="0" w:lastRowLastColumn="0"/>
              <w:rPr>
                <w:sz w:val="20"/>
              </w:rPr>
            </w:pPr>
            <w:r w:rsidRPr="00266AA2">
              <w:rPr>
                <w:sz w:val="20"/>
              </w:rPr>
              <w:t>Mängelliste ausdrucken</w:t>
            </w:r>
          </w:p>
        </w:tc>
      </w:tr>
      <w:tr w:rsidRPr="00266AA2" w:rsidR="00BF783E" w:rsidTr="0005420B" w14:paraId="08098D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266AA2" w:rsidR="00BF783E" w:rsidP="00226296" w:rsidRDefault="00BF783E" w14:paraId="1D2EBB65" w14:textId="784A7078">
            <w:pPr>
              <w:rPr>
                <w:sz w:val="20"/>
              </w:rPr>
            </w:pPr>
            <w:r>
              <w:rPr>
                <w:sz w:val="20"/>
              </w:rPr>
              <w:t>Autor</w:t>
            </w:r>
          </w:p>
        </w:tc>
        <w:tc>
          <w:tcPr>
            <w:tcW w:w="6378" w:type="dxa"/>
            <w:gridSpan w:val="2"/>
          </w:tcPr>
          <w:p w:rsidRPr="00266AA2" w:rsidR="00BF783E" w:rsidP="00226296" w:rsidRDefault="00BF783E" w14:paraId="24D7DB6C" w14:textId="5AC990F8">
            <w:pPr>
              <w:cnfStyle w:val="000000100000" w:firstRow="0" w:lastRow="0" w:firstColumn="0" w:lastColumn="0" w:oddVBand="0" w:evenVBand="0" w:oddHBand="1" w:evenHBand="0" w:firstRowFirstColumn="0" w:firstRowLastColumn="0" w:lastRowFirstColumn="0" w:lastRowLastColumn="0"/>
              <w:rPr>
                <w:sz w:val="20"/>
              </w:rPr>
            </w:pPr>
            <w:r>
              <w:rPr>
                <w:sz w:val="20"/>
              </w:rPr>
              <w:t>Sandro Ritz</w:t>
            </w:r>
          </w:p>
        </w:tc>
      </w:tr>
      <w:tr w:rsidRPr="00266AA2" w:rsidR="00FD26DA" w:rsidTr="0005420B" w14:paraId="1C490543" w14:textId="77777777">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266AA2" w:rsidR="00FD26DA" w:rsidP="00226296" w:rsidRDefault="00FD26DA" w14:paraId="1CDDC0E6" w14:textId="77777777">
            <w:pPr>
              <w:rPr>
                <w:sz w:val="20"/>
              </w:rPr>
            </w:pPr>
            <w:r w:rsidRPr="00266AA2">
              <w:rPr>
                <w:sz w:val="20"/>
              </w:rPr>
              <w:t>Ziel</w:t>
            </w:r>
          </w:p>
        </w:tc>
        <w:tc>
          <w:tcPr>
            <w:tcW w:w="6367" w:type="dxa"/>
          </w:tcPr>
          <w:p w:rsidRPr="00266AA2" w:rsidR="00FD26DA" w:rsidP="00226296" w:rsidRDefault="00FD26DA" w14:paraId="023DEA0F" w14:textId="77777777">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Der Ansprechperson der Subunternehmen kann von seinen Projekten die Mängelliste ausdrucken.</w:t>
            </w:r>
          </w:p>
        </w:tc>
      </w:tr>
      <w:tr w:rsidRPr="00266AA2" w:rsidR="00FD26DA" w:rsidTr="0005420B" w14:paraId="30B8F0BB" w14:textId="77777777">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266AA2" w:rsidR="00FD26DA" w:rsidP="00226296" w:rsidRDefault="00FD26DA" w14:paraId="385B9D94" w14:textId="77777777">
            <w:pPr>
              <w:rPr>
                <w:sz w:val="20"/>
              </w:rPr>
            </w:pPr>
            <w:r w:rsidRPr="00266AA2">
              <w:rPr>
                <w:sz w:val="20"/>
              </w:rPr>
              <w:t>Kategorie</w:t>
            </w:r>
          </w:p>
        </w:tc>
        <w:tc>
          <w:tcPr>
            <w:tcW w:w="6367" w:type="dxa"/>
          </w:tcPr>
          <w:p w:rsidRPr="00266AA2" w:rsidR="00FD26DA" w:rsidP="00226296" w:rsidRDefault="00FD26DA" w14:paraId="2DB91720" w14:textId="77777777">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Sekundär, der Mangelmanager funktioniert auch ohne entsprechende Funktion.</w:t>
            </w:r>
          </w:p>
        </w:tc>
      </w:tr>
      <w:tr w:rsidRPr="00266AA2" w:rsidR="00FD26DA" w:rsidTr="0005420B" w14:paraId="13A26B59" w14:textId="77777777">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266AA2" w:rsidR="00FD26DA" w:rsidP="00226296" w:rsidRDefault="00FD26DA" w14:paraId="41F80210" w14:textId="77777777">
            <w:pPr>
              <w:rPr>
                <w:sz w:val="20"/>
              </w:rPr>
            </w:pPr>
            <w:r w:rsidRPr="00266AA2">
              <w:rPr>
                <w:sz w:val="20"/>
              </w:rPr>
              <w:t>Vorbedingungen Erfolg</w:t>
            </w:r>
          </w:p>
        </w:tc>
        <w:tc>
          <w:tcPr>
            <w:tcW w:w="6367" w:type="dxa"/>
          </w:tcPr>
          <w:p w:rsidRPr="00266AA2" w:rsidR="00FD26DA" w:rsidP="00226296" w:rsidRDefault="00FD26DA" w14:paraId="6273E844" w14:textId="77777777">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Es müssen offene Mängel vorhanden sein.</w:t>
            </w:r>
          </w:p>
        </w:tc>
      </w:tr>
      <w:tr w:rsidRPr="00266AA2" w:rsidR="00FD26DA" w:rsidTr="0005420B" w14:paraId="5912236E" w14:textId="77777777">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266AA2" w:rsidR="00FD26DA" w:rsidP="00226296" w:rsidRDefault="00FD26DA" w14:paraId="58FCE55C" w14:textId="77777777">
            <w:pPr>
              <w:rPr>
                <w:sz w:val="20"/>
              </w:rPr>
            </w:pPr>
            <w:r w:rsidRPr="00266AA2">
              <w:rPr>
                <w:sz w:val="20"/>
              </w:rPr>
              <w:t>Nachbedingungen Fehlschlag</w:t>
            </w:r>
          </w:p>
        </w:tc>
        <w:tc>
          <w:tcPr>
            <w:tcW w:w="6367" w:type="dxa"/>
          </w:tcPr>
          <w:p w:rsidRPr="00266AA2" w:rsidR="00FD26DA" w:rsidP="00226296" w:rsidRDefault="00FD26DA" w14:paraId="78F7E4D1" w14:textId="77777777">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PDF mit Mängel wird generiert.</w:t>
            </w:r>
          </w:p>
        </w:tc>
      </w:tr>
      <w:tr w:rsidRPr="00266AA2" w:rsidR="00FD26DA" w:rsidTr="0005420B" w14:paraId="320FE4D6" w14:textId="77777777">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266AA2" w:rsidR="00FD26DA" w:rsidP="00226296" w:rsidRDefault="00FD26DA" w14:paraId="27E61664" w14:textId="77777777">
            <w:pPr>
              <w:rPr>
                <w:sz w:val="20"/>
              </w:rPr>
            </w:pPr>
            <w:r w:rsidRPr="00266AA2">
              <w:rPr>
                <w:sz w:val="20"/>
              </w:rPr>
              <w:t>Akteure</w:t>
            </w:r>
          </w:p>
        </w:tc>
        <w:tc>
          <w:tcPr>
            <w:tcW w:w="6367" w:type="dxa"/>
          </w:tcPr>
          <w:p w:rsidRPr="00266AA2" w:rsidR="00FD26DA" w:rsidP="00226296" w:rsidRDefault="00FD26DA" w14:paraId="40F5D597" w14:textId="77777777">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66AA2">
              <w:rPr>
                <w:rFonts w:cs="Arial"/>
                <w:sz w:val="20"/>
                <w:szCs w:val="20"/>
              </w:rPr>
              <w:t>SU-Admin, SU-Ansprechperson</w:t>
            </w:r>
          </w:p>
        </w:tc>
      </w:tr>
      <w:tr w:rsidRPr="00266AA2" w:rsidR="00FD26DA" w:rsidTr="0005420B" w14:paraId="3233CED1" w14:textId="77777777">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266AA2" w:rsidR="00FD26DA" w:rsidP="00226296" w:rsidRDefault="00FD26DA" w14:paraId="26CABD8F" w14:textId="77777777">
            <w:pPr>
              <w:rPr>
                <w:sz w:val="20"/>
              </w:rPr>
            </w:pPr>
            <w:r w:rsidRPr="00266AA2">
              <w:rPr>
                <w:sz w:val="20"/>
              </w:rPr>
              <w:t>Auslösendes Ereignis</w:t>
            </w:r>
          </w:p>
        </w:tc>
        <w:tc>
          <w:tcPr>
            <w:tcW w:w="6367" w:type="dxa"/>
          </w:tcPr>
          <w:p w:rsidRPr="00266AA2" w:rsidR="00FD26DA" w:rsidP="00226296" w:rsidRDefault="00FD26DA" w14:paraId="4AD6EC4B" w14:textId="77777777">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SU-Ansprechperson möchte eine Liste mit allen offenen Mängeln ausdrucken.</w:t>
            </w:r>
          </w:p>
        </w:tc>
      </w:tr>
      <w:tr w:rsidRPr="00266AA2" w:rsidR="00FD26DA" w:rsidTr="0005420B" w14:paraId="5689A2B4" w14:textId="77777777">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266AA2" w:rsidR="00FD26DA" w:rsidP="00226296" w:rsidRDefault="00FD26DA" w14:paraId="0891EC0A" w14:textId="77777777">
            <w:pPr>
              <w:rPr>
                <w:sz w:val="20"/>
              </w:rPr>
            </w:pPr>
            <w:r w:rsidRPr="00266AA2">
              <w:rPr>
                <w:sz w:val="20"/>
              </w:rPr>
              <w:t>Beschreibung</w:t>
            </w:r>
          </w:p>
        </w:tc>
        <w:tc>
          <w:tcPr>
            <w:tcW w:w="6367" w:type="dxa"/>
          </w:tcPr>
          <w:p w:rsidRPr="00266AA2" w:rsidR="00FD26DA" w:rsidP="00FD26DA" w:rsidRDefault="00FD26DA" w14:paraId="6118F361" w14:textId="77777777">
            <w:pPr>
              <w:pStyle w:val="Listenabsatz"/>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sz w:val="20"/>
              </w:rPr>
            </w:pPr>
            <w:r w:rsidRPr="00266AA2">
              <w:rPr>
                <w:sz w:val="20"/>
              </w:rPr>
              <w:t>Die Ansprechperson öffnet ein ausgewähltes Projekt.</w:t>
            </w:r>
          </w:p>
          <w:p w:rsidRPr="00266AA2" w:rsidR="00FD26DA" w:rsidP="00FD26DA" w:rsidRDefault="00FD26DA" w14:paraId="153DAF7A" w14:textId="77777777">
            <w:pPr>
              <w:pStyle w:val="Listenabsatz"/>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sz w:val="20"/>
              </w:rPr>
            </w:pPr>
            <w:r w:rsidRPr="00266AA2">
              <w:rPr>
                <w:sz w:val="20"/>
              </w:rPr>
              <w:t>Durch die Filterfunktion kann die Ansprechperson die gewünschten Mängel anzeigen lassen.</w:t>
            </w:r>
          </w:p>
          <w:p w:rsidRPr="00266AA2" w:rsidR="00FD26DA" w:rsidP="00FD26DA" w:rsidRDefault="00FD26DA" w14:paraId="7A81899F" w14:textId="77777777">
            <w:pPr>
              <w:pStyle w:val="Listenabsatz"/>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sz w:val="20"/>
              </w:rPr>
            </w:pPr>
            <w:r w:rsidRPr="00266AA2">
              <w:rPr>
                <w:sz w:val="20"/>
              </w:rPr>
              <w:t>Ein Klick auf „Drucken“ generiert ihm eine PDF Datei mit den vorhin ausgewählten gefilterten Mängeln.</w:t>
            </w:r>
          </w:p>
        </w:tc>
      </w:tr>
      <w:tr w:rsidRPr="00266AA2" w:rsidR="00FD26DA" w:rsidTr="0005420B" w14:paraId="48FA54AD" w14:textId="77777777">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rsidRPr="00266AA2" w:rsidR="00FD26DA" w:rsidP="00226296" w:rsidRDefault="00FD26DA" w14:paraId="7933BCA9" w14:textId="77777777">
            <w:pPr>
              <w:rPr>
                <w:sz w:val="20"/>
              </w:rPr>
            </w:pPr>
            <w:r w:rsidRPr="00266AA2">
              <w:rPr>
                <w:sz w:val="20"/>
              </w:rPr>
              <w:t>Erweiterung</w:t>
            </w:r>
          </w:p>
        </w:tc>
        <w:tc>
          <w:tcPr>
            <w:tcW w:w="6367" w:type="dxa"/>
          </w:tcPr>
          <w:p w:rsidRPr="00266AA2" w:rsidR="00FD26DA" w:rsidP="00226296" w:rsidRDefault="00FD26DA" w14:paraId="50D9A777" w14:textId="77777777">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1a Auswählbar ob ein PDF geöffnet oder direkt gedruckt werden soll.</w:t>
            </w:r>
          </w:p>
        </w:tc>
      </w:tr>
    </w:tbl>
    <w:p w:rsidR="00FD26DA" w:rsidP="00163331" w:rsidRDefault="00163331" w14:paraId="24424DAA" w14:textId="777FD8BA">
      <w:pPr>
        <w:pStyle w:val="berschrift3"/>
        <w:rPr>
          <w:noProof/>
          <w:lang w:val="de-CH" w:eastAsia="de-CH"/>
        </w:rPr>
      </w:pPr>
      <w:r>
        <w:rPr>
          <w:noProof/>
          <w:lang w:val="de-CH" w:eastAsia="de-CH"/>
        </w:rPr>
        <w:t xml:space="preserve">UseCase007 </w:t>
      </w:r>
      <w:r w:rsidR="0008115B">
        <w:rPr>
          <w:noProof/>
          <w:lang w:val="de-CH" w:eastAsia="de-CH"/>
        </w:rPr>
        <w:t>Visualisierung</w:t>
      </w:r>
    </w:p>
    <w:p w:rsidRPr="000D632C" w:rsidR="000D632C" w:rsidP="000D632C" w:rsidRDefault="00101A30" w14:paraId="48563F01" w14:textId="0512D13F">
      <w:pPr>
        <w:rPr>
          <w:lang w:val="de-CH" w:eastAsia="de-CH"/>
        </w:rPr>
      </w:pPr>
      <w:r w:rsidRPr="006F4723">
        <w:rPr>
          <w:noProof/>
          <w:lang w:val="de-CH" w:eastAsia="de-CH"/>
        </w:rPr>
        <w:drawing>
          <wp:inline distT="0" distB="0" distL="0" distR="0" wp14:anchorId="3DF22226" wp14:editId="0D14D17E">
            <wp:extent cx="3855720" cy="3213100"/>
            <wp:effectExtent l="0" t="0" r="0" b="6350"/>
            <wp:docPr id="6" name="Grafik 6" descr="C:\Users\tickstero\Documents\Github\INM21_Group_B\01_Planung\01_Dokumente\Diagramme\UseCase\UseCase_Bilder\UseCase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ckstero\Documents\Github\INM21_Group_B\01_Planung\01_Dokumente\Diagramme\UseCase\UseCase_Bilder\UseCase007.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6158" cy="3213465"/>
                    </a:xfrm>
                    <a:prstGeom prst="rect">
                      <a:avLst/>
                    </a:prstGeom>
                    <a:noFill/>
                    <a:ln>
                      <a:noFill/>
                    </a:ln>
                  </pic:spPr>
                </pic:pic>
              </a:graphicData>
            </a:graphic>
          </wp:inline>
        </w:drawing>
      </w:r>
    </w:p>
    <w:p w:rsidR="000D632C" w:rsidP="000D632C" w:rsidRDefault="000D632C" w14:paraId="603839CA" w14:textId="680DF138">
      <w:pPr>
        <w:pStyle w:val="berschrift3"/>
        <w:rPr>
          <w:lang w:val="de-CH" w:eastAsia="de-CH"/>
        </w:rPr>
      </w:pPr>
      <w:r>
        <w:rPr>
          <w:lang w:val="de-CH" w:eastAsia="de-CH"/>
        </w:rPr>
        <w:t>UseCase007 Aktivitätsdiagramm</w:t>
      </w:r>
    </w:p>
    <w:p w:rsidRPr="00101A30" w:rsidR="00101A30" w:rsidP="00101A30" w:rsidRDefault="00101A30" w14:paraId="3A0B6D14" w14:textId="7BA61E41">
      <w:pPr>
        <w:rPr>
          <w:lang w:val="de-CH" w:eastAsia="de-CH"/>
        </w:rPr>
      </w:pPr>
      <w:r w:rsidRPr="00101A30">
        <w:rPr>
          <w:noProof/>
          <w:lang w:val="de-CH" w:eastAsia="de-CH"/>
        </w:rPr>
        <w:drawing>
          <wp:inline distT="0" distB="0" distL="0" distR="0" wp14:anchorId="084A91FD" wp14:editId="1F758CC5">
            <wp:extent cx="1981200" cy="4308475"/>
            <wp:effectExtent l="0" t="0" r="0" b="0"/>
            <wp:docPr id="25" name="Grafik 25" descr="C:\Users\tickstero\Documents\Github\INM21_Group_B\01_Planung\01_Dokumente\Diagramme\UseCase\Activity_Diagramme\Bilder\U007_Activity_Maengel_Druck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7_Activity_Maengel_Drucken.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200" cy="4308475"/>
                    </a:xfrm>
                    <a:prstGeom prst="rect">
                      <a:avLst/>
                    </a:prstGeom>
                    <a:noFill/>
                    <a:ln>
                      <a:noFill/>
                    </a:ln>
                  </pic:spPr>
                </pic:pic>
              </a:graphicData>
            </a:graphic>
          </wp:inline>
        </w:drawing>
      </w:r>
    </w:p>
    <w:p w:rsidR="006F4723" w:rsidRDefault="006F4723" w14:paraId="757BB6CE" w14:textId="6C0B3590">
      <w:pPr>
        <w:spacing w:before="0"/>
        <w:jc w:val="left"/>
      </w:pPr>
      <w:r>
        <w:br w:type="page"/>
      </w:r>
    </w:p>
    <w:p w:rsidR="006F4723" w:rsidP="000D632C" w:rsidRDefault="000D632C" w14:paraId="57C9A640" w14:textId="04586E92">
      <w:pPr>
        <w:pStyle w:val="berschrift2"/>
      </w:pPr>
      <w:bookmarkStart w:name="_Toc419726905" w:id="220"/>
      <w:r>
        <w:t>UseCase008</w:t>
      </w:r>
      <w:bookmarkEnd w:id="220"/>
    </w:p>
    <w:p w:rsidRPr="000D632C" w:rsidR="000D632C" w:rsidP="000D632C" w:rsidRDefault="000D632C" w14:paraId="1EF89579" w14:textId="7F375DB4">
      <w:pPr>
        <w:pStyle w:val="berschrift3"/>
      </w:pPr>
      <w:r>
        <w:t>UseCase008 Beschreibung</w:t>
      </w:r>
    </w:p>
    <w:tbl>
      <w:tblPr>
        <w:tblStyle w:val="Gitternetztabelle4Akzent2"/>
        <w:tblW w:w="9107" w:type="dxa"/>
        <w:tblLook w:val="04A0" w:firstRow="1" w:lastRow="0" w:firstColumn="1" w:lastColumn="0" w:noHBand="0" w:noVBand="1"/>
      </w:tblPr>
      <w:tblGrid>
        <w:gridCol w:w="2729"/>
        <w:gridCol w:w="6378"/>
      </w:tblGrid>
      <w:tr w:rsidRPr="00266AA2" w:rsidR="00FD26DA" w:rsidTr="0005420B" w14:paraId="141085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266AA2" w:rsidR="00FD26DA" w:rsidP="00266AA2" w:rsidRDefault="00FD26DA" w14:paraId="15EFA700" w14:textId="77777777">
            <w:pPr>
              <w:rPr>
                <w:sz w:val="20"/>
              </w:rPr>
            </w:pPr>
            <w:r w:rsidRPr="00266AA2">
              <w:rPr>
                <w:sz w:val="20"/>
              </w:rPr>
              <w:t>UseCase008</w:t>
            </w:r>
          </w:p>
        </w:tc>
        <w:tc>
          <w:tcPr>
            <w:tcW w:w="6378" w:type="dxa"/>
          </w:tcPr>
          <w:p w:rsidRPr="00266AA2" w:rsidR="00FD26DA" w:rsidP="00266AA2" w:rsidRDefault="00FD26DA" w14:paraId="25E66DD7" w14:textId="77777777">
            <w:pPr>
              <w:cnfStyle w:val="100000000000" w:firstRow="1" w:lastRow="0" w:firstColumn="0" w:lastColumn="0" w:oddVBand="0" w:evenVBand="0" w:oddHBand="0" w:evenHBand="0" w:firstRowFirstColumn="0" w:firstRowLastColumn="0" w:lastRowFirstColumn="0" w:lastRowLastColumn="0"/>
              <w:rPr>
                <w:sz w:val="20"/>
              </w:rPr>
            </w:pPr>
            <w:r w:rsidRPr="00266AA2">
              <w:rPr>
                <w:sz w:val="20"/>
              </w:rPr>
              <w:t>Mängeldaten filtern</w:t>
            </w:r>
          </w:p>
        </w:tc>
      </w:tr>
      <w:tr w:rsidRPr="00266AA2" w:rsidR="00BF783E" w:rsidTr="0005420B" w14:paraId="7B6A79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266AA2" w:rsidR="00BF783E" w:rsidP="00266AA2" w:rsidRDefault="00BF783E" w14:paraId="5C8CE7E3" w14:textId="251E7122">
            <w:pPr>
              <w:rPr>
                <w:sz w:val="20"/>
              </w:rPr>
            </w:pPr>
            <w:r>
              <w:rPr>
                <w:sz w:val="20"/>
              </w:rPr>
              <w:t>Autor</w:t>
            </w:r>
          </w:p>
        </w:tc>
        <w:tc>
          <w:tcPr>
            <w:tcW w:w="6378" w:type="dxa"/>
          </w:tcPr>
          <w:p w:rsidRPr="00266AA2" w:rsidR="00BF783E" w:rsidP="00266AA2" w:rsidRDefault="00BF783E" w14:paraId="24A8D119" w14:textId="1BE6DA2E">
            <w:pPr>
              <w:cnfStyle w:val="000000100000" w:firstRow="0" w:lastRow="0" w:firstColumn="0" w:lastColumn="0" w:oddVBand="0" w:evenVBand="0" w:oddHBand="1" w:evenHBand="0" w:firstRowFirstColumn="0" w:firstRowLastColumn="0" w:lastRowFirstColumn="0" w:lastRowLastColumn="0"/>
              <w:rPr>
                <w:sz w:val="20"/>
              </w:rPr>
            </w:pPr>
            <w:r>
              <w:rPr>
                <w:sz w:val="20"/>
              </w:rPr>
              <w:t>Mike Iten</w:t>
            </w:r>
          </w:p>
        </w:tc>
      </w:tr>
      <w:tr w:rsidRPr="00266AA2" w:rsidR="00FD26DA" w:rsidTr="0005420B" w14:paraId="0C76FCF2" w14:textId="77777777">
        <w:tc>
          <w:tcPr>
            <w:cnfStyle w:val="001000000000" w:firstRow="0" w:lastRow="0" w:firstColumn="1" w:lastColumn="0" w:oddVBand="0" w:evenVBand="0" w:oddHBand="0" w:evenHBand="0" w:firstRowFirstColumn="0" w:firstRowLastColumn="0" w:lastRowFirstColumn="0" w:lastRowLastColumn="0"/>
            <w:tcW w:w="2729" w:type="dxa"/>
          </w:tcPr>
          <w:p w:rsidRPr="00266AA2" w:rsidR="00FD26DA" w:rsidP="00266AA2" w:rsidRDefault="00FD26DA" w14:paraId="58DD983F" w14:textId="77777777">
            <w:pPr>
              <w:rPr>
                <w:sz w:val="20"/>
              </w:rPr>
            </w:pPr>
            <w:r w:rsidRPr="00266AA2">
              <w:rPr>
                <w:sz w:val="20"/>
              </w:rPr>
              <w:t>Ziel</w:t>
            </w:r>
          </w:p>
        </w:tc>
        <w:tc>
          <w:tcPr>
            <w:tcW w:w="6378" w:type="dxa"/>
          </w:tcPr>
          <w:p w:rsidRPr="00266AA2" w:rsidR="00FD26DA" w:rsidP="00266AA2" w:rsidRDefault="00FD26DA" w14:paraId="48269D8D" w14:textId="77777777">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UIs müssen die Mängeldaten nach diversen Kriterien filtern können</w:t>
            </w:r>
          </w:p>
        </w:tc>
      </w:tr>
      <w:tr w:rsidRPr="00266AA2" w:rsidR="00FD26DA" w:rsidTr="0005420B" w14:paraId="6F8B0CA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rsidRPr="00266AA2" w:rsidR="00FD26DA" w:rsidP="00266AA2" w:rsidRDefault="00FD26DA" w14:paraId="4BD297C5" w14:textId="77777777">
            <w:pPr>
              <w:rPr>
                <w:sz w:val="20"/>
              </w:rPr>
            </w:pPr>
            <w:r w:rsidRPr="00266AA2">
              <w:rPr>
                <w:sz w:val="20"/>
              </w:rPr>
              <w:t>Kategorie</w:t>
            </w:r>
          </w:p>
        </w:tc>
        <w:tc>
          <w:tcPr>
            <w:tcW w:w="6378" w:type="dxa"/>
          </w:tcPr>
          <w:p w:rsidRPr="00266AA2" w:rsidR="00FD26DA" w:rsidP="00266AA2" w:rsidRDefault="00FD26DA" w14:paraId="691541D2" w14:textId="77777777">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Sekundär, der Mangelmanager funktioniert auch ohne entsprechende Funktion.</w:t>
            </w:r>
          </w:p>
        </w:tc>
      </w:tr>
      <w:tr w:rsidRPr="00266AA2" w:rsidR="00FD26DA" w:rsidTr="0005420B" w14:paraId="465C1F22" w14:textId="77777777">
        <w:tc>
          <w:tcPr>
            <w:cnfStyle w:val="001000000000" w:firstRow="0" w:lastRow="0" w:firstColumn="1" w:lastColumn="0" w:oddVBand="0" w:evenVBand="0" w:oddHBand="0" w:evenHBand="0" w:firstRowFirstColumn="0" w:firstRowLastColumn="0" w:lastRowFirstColumn="0" w:lastRowLastColumn="0"/>
            <w:tcW w:w="2729" w:type="dxa"/>
          </w:tcPr>
          <w:p w:rsidRPr="00266AA2" w:rsidR="00FD26DA" w:rsidP="00266AA2" w:rsidRDefault="00FD26DA" w14:paraId="447123B5" w14:textId="77777777">
            <w:pPr>
              <w:rPr>
                <w:sz w:val="20"/>
              </w:rPr>
            </w:pPr>
            <w:r w:rsidRPr="00266AA2">
              <w:rPr>
                <w:sz w:val="20"/>
              </w:rPr>
              <w:t xml:space="preserve">Vorbedingungen </w:t>
            </w:r>
          </w:p>
        </w:tc>
        <w:tc>
          <w:tcPr>
            <w:tcW w:w="6378" w:type="dxa"/>
          </w:tcPr>
          <w:p w:rsidRPr="00266AA2" w:rsidR="00FD26DA" w:rsidP="00266AA2" w:rsidRDefault="00FD26DA" w14:paraId="4373A3B5" w14:textId="77777777">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Es müssen Daten vorhanden sein.</w:t>
            </w:r>
          </w:p>
        </w:tc>
      </w:tr>
      <w:tr w:rsidRPr="00266AA2" w:rsidR="00FD26DA" w:rsidTr="0005420B" w14:paraId="3FC11D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rsidRPr="00266AA2" w:rsidR="00FD26DA" w:rsidP="00266AA2" w:rsidRDefault="00FD26DA" w14:paraId="57234706" w14:textId="77777777">
            <w:pPr>
              <w:rPr>
                <w:sz w:val="20"/>
              </w:rPr>
            </w:pPr>
            <w:r w:rsidRPr="00266AA2">
              <w:rPr>
                <w:sz w:val="20"/>
              </w:rPr>
              <w:t>Nachbedingungen Erfolg</w:t>
            </w:r>
          </w:p>
        </w:tc>
        <w:tc>
          <w:tcPr>
            <w:tcW w:w="6378" w:type="dxa"/>
            <w:hideMark/>
          </w:tcPr>
          <w:p w:rsidRPr="00266AA2" w:rsidR="00FD26DA" w:rsidP="00266AA2" w:rsidRDefault="00FD26DA" w14:paraId="7F688BB1" w14:textId="77777777">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Die Daten werden korrekt nach dem gewählten Kriterium gefiltert.</w:t>
            </w:r>
          </w:p>
          <w:p w:rsidRPr="00266AA2" w:rsidR="00FD26DA" w:rsidP="00266AA2" w:rsidRDefault="00FD26DA" w14:paraId="68C3EF52" w14:textId="77777777">
            <w:pPr>
              <w:cnfStyle w:val="000000100000" w:firstRow="0" w:lastRow="0" w:firstColumn="0" w:lastColumn="0" w:oddVBand="0" w:evenVBand="0" w:oddHBand="1" w:evenHBand="0" w:firstRowFirstColumn="0" w:firstRowLastColumn="0" w:lastRowFirstColumn="0" w:lastRowLastColumn="0"/>
              <w:rPr>
                <w:sz w:val="20"/>
              </w:rPr>
            </w:pPr>
          </w:p>
        </w:tc>
      </w:tr>
      <w:tr w:rsidRPr="00266AA2" w:rsidR="00FD26DA" w:rsidTr="0005420B" w14:paraId="6886FF11" w14:textId="77777777">
        <w:tc>
          <w:tcPr>
            <w:cnfStyle w:val="001000000000" w:firstRow="0" w:lastRow="0" w:firstColumn="1" w:lastColumn="0" w:oddVBand="0" w:evenVBand="0" w:oddHBand="0" w:evenHBand="0" w:firstRowFirstColumn="0" w:firstRowLastColumn="0" w:lastRowFirstColumn="0" w:lastRowLastColumn="0"/>
            <w:tcW w:w="2729" w:type="dxa"/>
            <w:hideMark/>
          </w:tcPr>
          <w:p w:rsidRPr="00266AA2" w:rsidR="00FD26DA" w:rsidP="00266AA2" w:rsidRDefault="00FD26DA" w14:paraId="6EA48C64" w14:textId="77777777">
            <w:pPr>
              <w:rPr>
                <w:sz w:val="20"/>
              </w:rPr>
            </w:pPr>
            <w:r w:rsidRPr="00266AA2">
              <w:rPr>
                <w:sz w:val="20"/>
              </w:rPr>
              <w:t>Nachbedingungen Fehlschlag</w:t>
            </w:r>
          </w:p>
        </w:tc>
        <w:tc>
          <w:tcPr>
            <w:tcW w:w="6378" w:type="dxa"/>
            <w:hideMark/>
          </w:tcPr>
          <w:p w:rsidRPr="00266AA2" w:rsidR="00FD26DA" w:rsidP="00266AA2" w:rsidRDefault="00FD26DA" w14:paraId="39AACCFE" w14:textId="4FCCFEC1">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Daten werd</w:t>
            </w:r>
            <w:r w:rsidR="00266AA2">
              <w:rPr>
                <w:sz w:val="20"/>
              </w:rPr>
              <w:t>en falsch gefiltert. z.B.</w:t>
            </w:r>
            <w:r w:rsidRPr="00266AA2">
              <w:rPr>
                <w:sz w:val="20"/>
              </w:rPr>
              <w:t xml:space="preserve"> werden bereits erledigte Mängel angezeigt bei einer Suche mit nicht erledigten Mängel.  </w:t>
            </w:r>
          </w:p>
        </w:tc>
      </w:tr>
      <w:tr w:rsidRPr="00266AA2" w:rsidR="00FD26DA" w:rsidTr="0005420B" w14:paraId="0D788F1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rsidRPr="00266AA2" w:rsidR="00FD26DA" w:rsidP="00266AA2" w:rsidRDefault="00FD26DA" w14:paraId="1DF4245E" w14:textId="77777777">
            <w:pPr>
              <w:rPr>
                <w:sz w:val="20"/>
              </w:rPr>
            </w:pPr>
            <w:r w:rsidRPr="00266AA2">
              <w:rPr>
                <w:sz w:val="20"/>
              </w:rPr>
              <w:t>Akteure</w:t>
            </w:r>
          </w:p>
        </w:tc>
        <w:tc>
          <w:tcPr>
            <w:tcW w:w="6378" w:type="dxa"/>
            <w:hideMark/>
          </w:tcPr>
          <w:p w:rsidRPr="00266AA2" w:rsidR="00FD26DA" w:rsidP="00266AA2" w:rsidRDefault="00FD26DA" w14:paraId="3A23E0EC" w14:textId="77777777">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GU-Bauleiter, SU-Admin, SU-Ansprechperson</w:t>
            </w:r>
          </w:p>
        </w:tc>
      </w:tr>
      <w:tr w:rsidRPr="00266AA2" w:rsidR="00FD26DA" w:rsidTr="0005420B" w14:paraId="2D6CA28F" w14:textId="77777777">
        <w:tc>
          <w:tcPr>
            <w:cnfStyle w:val="001000000000" w:firstRow="0" w:lastRow="0" w:firstColumn="1" w:lastColumn="0" w:oddVBand="0" w:evenVBand="0" w:oddHBand="0" w:evenHBand="0" w:firstRowFirstColumn="0" w:firstRowLastColumn="0" w:lastRowFirstColumn="0" w:lastRowLastColumn="0"/>
            <w:tcW w:w="2729" w:type="dxa"/>
            <w:hideMark/>
          </w:tcPr>
          <w:p w:rsidRPr="00266AA2" w:rsidR="00FD26DA" w:rsidP="00266AA2" w:rsidRDefault="00FD26DA" w14:paraId="6516E2B0" w14:textId="77777777">
            <w:pPr>
              <w:rPr>
                <w:sz w:val="20"/>
              </w:rPr>
            </w:pPr>
            <w:r w:rsidRPr="00266AA2">
              <w:rPr>
                <w:sz w:val="20"/>
              </w:rPr>
              <w:t>Auslösendes Ereignis</w:t>
            </w:r>
          </w:p>
        </w:tc>
        <w:tc>
          <w:tcPr>
            <w:tcW w:w="6378" w:type="dxa"/>
            <w:hideMark/>
          </w:tcPr>
          <w:p w:rsidRPr="00266AA2" w:rsidR="00FD26DA" w:rsidP="00266AA2" w:rsidRDefault="00FD26DA" w14:paraId="3A0358A6" w14:textId="77777777">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Mängeldaten müssen nach irgendeinem Kriterium gefiltert angezeigt werden.</w:t>
            </w:r>
          </w:p>
        </w:tc>
      </w:tr>
      <w:tr w:rsidRPr="00266AA2" w:rsidR="00FD26DA" w:rsidTr="0005420B" w14:paraId="06F7742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rsidRPr="00266AA2" w:rsidR="00FD26DA" w:rsidP="00266AA2" w:rsidRDefault="00FD26DA" w14:paraId="3BA52203" w14:textId="77777777">
            <w:pPr>
              <w:rPr>
                <w:sz w:val="20"/>
              </w:rPr>
            </w:pPr>
            <w:r w:rsidRPr="00266AA2">
              <w:rPr>
                <w:sz w:val="20"/>
              </w:rPr>
              <w:t>Beschreibung</w:t>
            </w:r>
          </w:p>
        </w:tc>
        <w:tc>
          <w:tcPr>
            <w:tcW w:w="6378" w:type="dxa"/>
            <w:hideMark/>
          </w:tcPr>
          <w:p w:rsidRPr="00266AA2" w:rsidR="00FD26DA" w:rsidP="00266AA2" w:rsidRDefault="00FD26DA" w14:paraId="4916B3AB" w14:textId="68859EE1">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Sinnvolle Kriterie</w:t>
            </w:r>
            <w:r w:rsidR="00266AA2">
              <w:rPr>
                <w:sz w:val="20"/>
              </w:rPr>
              <w:t>n müssen eingebaut werden um z.B.</w:t>
            </w:r>
            <w:r w:rsidRPr="00266AA2">
              <w:rPr>
                <w:sz w:val="20"/>
              </w:rPr>
              <w:t xml:space="preserve"> alle Mängeldaten für ein Projekt nach Fälligkeitsda</w:t>
            </w:r>
            <w:r w:rsidR="00266AA2">
              <w:rPr>
                <w:sz w:val="20"/>
              </w:rPr>
              <w:t>tum sortiert anzuzeigen oder z.B.</w:t>
            </w:r>
            <w:r w:rsidRPr="00266AA2">
              <w:rPr>
                <w:sz w:val="20"/>
              </w:rPr>
              <w:t xml:space="preserve"> alle Mängel für ein Projekt anzuzeigen, die noch nicht erledigt wurden.</w:t>
            </w:r>
          </w:p>
        </w:tc>
      </w:tr>
    </w:tbl>
    <w:p w:rsidR="00FD26DA" w:rsidP="000D632C" w:rsidRDefault="000D632C" w14:paraId="3D37843F" w14:textId="655576F0">
      <w:pPr>
        <w:pStyle w:val="berschrift3"/>
      </w:pPr>
      <w:r>
        <w:t xml:space="preserve">UseCase008 </w:t>
      </w:r>
      <w:r w:rsidR="0008115B">
        <w:t>Visualisierung</w:t>
      </w:r>
    </w:p>
    <w:p w:rsidRPr="000D632C" w:rsidR="000D632C" w:rsidP="000D632C" w:rsidRDefault="00BF783E" w14:paraId="293A9AED" w14:textId="431AD95B">
      <w:r w:rsidRPr="00BF783E">
        <w:rPr>
          <w:noProof/>
          <w:lang w:val="de-CH" w:eastAsia="de-CH"/>
        </w:rPr>
        <w:drawing>
          <wp:inline distT="0" distB="0" distL="0" distR="0" wp14:anchorId="6FE31337" wp14:editId="5824982D">
            <wp:extent cx="5756910" cy="4326405"/>
            <wp:effectExtent l="0" t="0" r="0" b="0"/>
            <wp:docPr id="27" name="Grafik 27" descr="C:\Users\tickstero\Documents\Github\INM21_Group_B\01_Planung\01_Dokumente\Diagramme\UseCase\UseCase_Bilder\UseCase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ckstero\Documents\Github\INM21_Group_B\01_Planung\01_Dokumente\Diagramme\UseCase\UseCase_Bilder\UseCase008.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4326405"/>
                    </a:xfrm>
                    <a:prstGeom prst="rect">
                      <a:avLst/>
                    </a:prstGeom>
                    <a:noFill/>
                    <a:ln>
                      <a:noFill/>
                    </a:ln>
                  </pic:spPr>
                </pic:pic>
              </a:graphicData>
            </a:graphic>
          </wp:inline>
        </w:drawing>
      </w:r>
    </w:p>
    <w:p w:rsidR="000D632C" w:rsidP="000D632C" w:rsidRDefault="000D632C" w14:paraId="04A6A440" w14:textId="494E0C95">
      <w:pPr>
        <w:pStyle w:val="berschrift3"/>
      </w:pPr>
      <w:r>
        <w:t>UseCase008 Aktivitätsdiagramm</w:t>
      </w:r>
    </w:p>
    <w:p w:rsidRPr="000D632C" w:rsidR="000D632C" w:rsidP="000D632C" w:rsidRDefault="60A24821" w14:paraId="37E89FA3" w14:textId="078409E3">
      <w:r>
        <w:t xml:space="preserve"> </w:t>
      </w:r>
      <w:r w:rsidRPr="00BF783E" w:rsidR="00BF783E">
        <w:rPr>
          <w:noProof/>
          <w:lang w:val="de-CH" w:eastAsia="de-CH"/>
        </w:rPr>
        <w:drawing>
          <wp:inline distT="0" distB="0" distL="0" distR="0" wp14:anchorId="550274A3" wp14:editId="0F493BB3">
            <wp:extent cx="2346960" cy="5006340"/>
            <wp:effectExtent l="0" t="0" r="0" b="3810"/>
            <wp:docPr id="26" name="Grafik 26" descr="C:\Users\tickstero\Documents\Github\INM21_Group_B\01_Planung\01_Dokumente\Diagramme\UseCase\Activity_Diagramme\Bilder\Activity_UseCase008_Daten_Filter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Activity_UseCase008_Daten_Filtern.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6960" cy="5006340"/>
                    </a:xfrm>
                    <a:prstGeom prst="rect">
                      <a:avLst/>
                    </a:prstGeom>
                    <a:noFill/>
                    <a:ln>
                      <a:noFill/>
                    </a:ln>
                  </pic:spPr>
                </pic:pic>
              </a:graphicData>
            </a:graphic>
          </wp:inline>
        </w:drawing>
      </w:r>
    </w:p>
    <w:p w:rsidRPr="004A78C2" w:rsidR="004A78C2" w:rsidP="004A78C2" w:rsidRDefault="004A78C2" w14:paraId="0EC364BE" w14:textId="30F0D10E">
      <w:pPr>
        <w:pStyle w:val="berschrift1"/>
        <w:rPr>
          <w:lang w:val="fr-CH"/>
        </w:rPr>
      </w:pPr>
      <w:bookmarkStart w:name="_Toc419726906" w:id="221"/>
      <w:r w:rsidRPr="004A78C2">
        <w:rPr>
          <w:lang w:val="fr-CH"/>
        </w:rPr>
        <w:t>Klassendiagramme</w:t>
      </w:r>
      <w:bookmarkEnd w:id="221"/>
    </w:p>
    <w:p w:rsidRPr="004A78C2" w:rsidR="004A78C2" w:rsidP="004A78C2" w:rsidRDefault="004A78C2" w14:paraId="545D8C87" w14:textId="77777777">
      <w:pPr>
        <w:rPr>
          <w:lang w:val="fr-CH"/>
        </w:rPr>
      </w:pPr>
    </w:p>
    <w:p w:rsidRPr="004A78C2" w:rsidR="004A78C2" w:rsidP="004A78C2" w:rsidRDefault="004A78C2" w14:paraId="23E4FD66" w14:textId="3C47D813">
      <w:pPr>
        <w:pStyle w:val="berschrift1"/>
        <w:rPr>
          <w:lang w:val="fr-CH"/>
        </w:rPr>
      </w:pPr>
      <w:bookmarkStart w:name="_Toc419726907" w:id="222"/>
      <w:r w:rsidRPr="004A78C2">
        <w:rPr>
          <w:lang w:val="fr-CH"/>
        </w:rPr>
        <w:t>Deyploment-Infos</w:t>
      </w:r>
      <w:bookmarkEnd w:id="222"/>
    </w:p>
    <w:p w:rsidRPr="00335574" w:rsidR="004A78C2" w:rsidP="00257C00" w:rsidRDefault="00E849C9" w14:paraId="368674DD" w14:textId="252CB546">
      <w:pPr>
        <w:pStyle w:val="Listenabsatz"/>
        <w:numPr>
          <w:ilvl w:val="0"/>
          <w:numId w:val="41"/>
        </w:numPr>
      </w:pPr>
      <w:r>
        <w:t>Starten Sie die Datei „RMI-Server.jar</w:t>
      </w:r>
      <w:r w:rsidR="00993723">
        <w:t>“ auf dem Server.</w:t>
      </w:r>
    </w:p>
    <w:p w:rsidRPr="00335574" w:rsidR="00993723" w:rsidP="00993723" w:rsidRDefault="00E849C9" w14:paraId="2C4C6DF7" w14:textId="0337F720">
      <w:pPr>
        <w:pStyle w:val="Listenabsatz"/>
        <w:numPr>
          <w:ilvl w:val="0"/>
          <w:numId w:val="41"/>
        </w:numPr>
      </w:pPr>
      <w:r w:rsidRPr="009344FA">
        <w:t>Kopieren</w:t>
      </w:r>
      <w:r w:rsidRPr="00335574">
        <w:t xml:space="preserve"> Sie </w:t>
      </w:r>
      <w:r w:rsidRPr="00335574" w:rsidR="00993723">
        <w:t xml:space="preserve">die </w:t>
      </w:r>
      <w:r w:rsidR="00993723">
        <w:t>„</w:t>
      </w:r>
      <w:r w:rsidRPr="00335574" w:rsidR="00993723">
        <w:t xml:space="preserve">Datei </w:t>
      </w:r>
      <w:r w:rsidRPr="00993723">
        <w:t>MangelManager.war</w:t>
      </w:r>
      <w:r w:rsidR="00993723">
        <w:t xml:space="preserve">“ in das webapps Verzeichnis der Tomcat </w:t>
      </w:r>
      <w:r w:rsidR="009344FA">
        <w:t>Installation</w:t>
      </w:r>
      <w:r w:rsidR="00993723">
        <w:t>.</w:t>
      </w:r>
    </w:p>
    <w:p w:rsidRPr="00335574" w:rsidR="00993723" w:rsidP="00993723" w:rsidRDefault="00982615" w14:paraId="5DDC50F3" w14:textId="7F25816E">
      <w:pPr>
        <w:pStyle w:val="Listenabsatz"/>
        <w:numPr>
          <w:ilvl w:val="0"/>
          <w:numId w:val="41"/>
        </w:numPr>
      </w:pPr>
      <w:r>
        <w:t>Stellen Sie s</w:t>
      </w:r>
      <w:r w:rsidR="00993723">
        <w:t>icher</w:t>
      </w:r>
      <w:r w:rsidR="00E062CD">
        <w:t>,</w:t>
      </w:r>
      <w:r w:rsidR="00993723">
        <w:t xml:space="preserve"> da</w:t>
      </w:r>
      <w:r w:rsidR="00E062CD">
        <w:t>s</w:t>
      </w:r>
      <w:r w:rsidR="00993723">
        <w:t>s Ihr Tomcat lib-Verzeichnis die JAX-WS library enthält.</w:t>
      </w:r>
      <w:r w:rsidR="00993723">
        <w:tab/>
      </w:r>
    </w:p>
    <w:p w:rsidRPr="00335574" w:rsidR="00993723" w:rsidP="00993723" w:rsidRDefault="00993723" w14:paraId="2BAB1CE1" w14:textId="323208A9">
      <w:pPr>
        <w:pStyle w:val="Listenabsatz"/>
        <w:numPr>
          <w:ilvl w:val="0"/>
          <w:numId w:val="41"/>
        </w:numPr>
      </w:pPr>
      <w:r>
        <w:t>Starten Sie die Datei „startup.bat“ im Tomcat Verzeichnis</w:t>
      </w:r>
      <w:r w:rsidR="00E062CD">
        <w:t>.</w:t>
      </w:r>
    </w:p>
    <w:p w:rsidRPr="00335574" w:rsidR="00993723" w:rsidP="00993723" w:rsidRDefault="00993723" w14:paraId="03552B66" w14:textId="79FC3BBE">
      <w:pPr>
        <w:pStyle w:val="Listenabsatz"/>
        <w:numPr>
          <w:ilvl w:val="0"/>
          <w:numId w:val="41"/>
        </w:numPr>
      </w:pPr>
      <w:r>
        <w:t xml:space="preserve">Je nachdem ob Sie intern </w:t>
      </w:r>
      <w:r w:rsidR="00E062CD">
        <w:t xml:space="preserve">oder extern </w:t>
      </w:r>
      <w:r>
        <w:t xml:space="preserve">auf den Mangel-Manager zugreifen möchten öffnen Sie im ersteren Fall </w:t>
      </w:r>
      <w:r w:rsidR="00E062CD">
        <w:t>die Datei „Client-Inter.jar“ und im letzteren Fall die Datei „Client-Extern.jar“.</w:t>
      </w:r>
    </w:p>
    <w:p w:rsidRPr="004A78C2" w:rsidR="004A78C2" w:rsidP="004A78C2" w:rsidRDefault="004A78C2" w14:paraId="5F3E10E2" w14:textId="7682C914">
      <w:pPr>
        <w:pStyle w:val="berschrift1"/>
        <w:rPr>
          <w:lang w:val="fr-CH"/>
        </w:rPr>
      </w:pPr>
      <w:bookmarkStart w:name="_Toc419726908" w:id="223"/>
      <w:r w:rsidRPr="004A78C2">
        <w:rPr>
          <w:lang w:val="fr-CH"/>
        </w:rPr>
        <w:t>TDD und JUnit</w:t>
      </w:r>
      <w:bookmarkEnd w:id="223"/>
    </w:p>
    <w:p w:rsidR="6C8D5674" w:rsidRDefault="6C8D5674" w14:paraId="4CEE268D" w14:textId="6C8D5674">
      <w:r>
        <w:br w:type="page"/>
      </w:r>
    </w:p>
    <w:p w:rsidRPr="004A78C2" w:rsidR="004A78C2" w:rsidP="004A78C2" w:rsidRDefault="004A78C2" w14:paraId="0A08374B" w14:textId="77777777">
      <w:pPr>
        <w:rPr>
          <w:lang w:val="fr-CH"/>
        </w:rPr>
      </w:pPr>
    </w:p>
    <w:p w:rsidRPr="004A78C2" w:rsidR="004A78C2" w:rsidP="004A78C2" w:rsidRDefault="004A78C2" w14:paraId="783DFC5A" w14:textId="0EDF41A7">
      <w:pPr>
        <w:pStyle w:val="berschrift1"/>
        <w:rPr>
          <w:lang w:val="fr-CH"/>
        </w:rPr>
      </w:pPr>
      <w:bookmarkStart w:name="_Toc419726909" w:id="224"/>
      <w:r w:rsidRPr="004A78C2">
        <w:rPr>
          <w:lang w:val="fr-CH"/>
        </w:rPr>
        <w:t>Funktionale Test’s</w:t>
      </w:r>
      <w:bookmarkEnd w:id="224"/>
    </w:p>
    <w:p w:rsidR="00335574" w:rsidP="004A78C2" w:rsidRDefault="00335574" w14:paraId="098ABC40" w14:textId="4B7A5417"/>
    <w:tbl>
      <w:tblPr>
        <w:tblStyle w:val="Listentabelle6farbigAkzent2"/>
        <w:tblW w:w="0" w:type="auto"/>
        <w:tblLook w:val="04A0" w:firstRow="1" w:lastRow="0" w:firstColumn="1" w:lastColumn="0" w:noHBand="0" w:noVBand="1"/>
      </w:tblPr>
      <w:tblGrid>
        <w:gridCol w:w="1843"/>
        <w:gridCol w:w="7213"/>
      </w:tblGrid>
      <w:tr w:rsidR="00335574" w:rsidTr="00335574" w14:paraId="0BCF54E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335574" w:rsidP="004A78C2" w:rsidRDefault="00335574" w14:paraId="3370E069" w14:textId="78EC11E2">
            <w:r>
              <w:t>Test ID</w:t>
            </w:r>
          </w:p>
        </w:tc>
        <w:tc>
          <w:tcPr>
            <w:tcW w:w="7213" w:type="dxa"/>
          </w:tcPr>
          <w:p w:rsidRPr="00335574" w:rsidR="00335574" w:rsidP="004A78C2" w:rsidRDefault="00335574" w14:paraId="0C5DF6BC" w14:textId="74D101F1">
            <w:pPr>
              <w:cnfStyle w:val="100000000000" w:firstRow="1" w:lastRow="0" w:firstColumn="0" w:lastColumn="0" w:oddVBand="0" w:evenVBand="0" w:oddHBand="0" w:evenHBand="0" w:firstRowFirstColumn="0" w:firstRowLastColumn="0" w:lastRowFirstColumn="0" w:lastRowLastColumn="0"/>
              <w:rPr>
                <w:b w:val="0"/>
              </w:rPr>
            </w:pPr>
            <w:r w:rsidRPr="00335574">
              <w:rPr>
                <w:b w:val="0"/>
              </w:rPr>
              <w:t>1</w:t>
            </w:r>
          </w:p>
        </w:tc>
      </w:tr>
      <w:tr w:rsidR="00335574" w:rsidTr="00335574" w14:paraId="26CAEF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335574" w:rsidP="004A78C2" w:rsidRDefault="00335574" w14:paraId="2BF9DEA4" w14:textId="13770D7B">
            <w:r>
              <w:t>Beschreibung</w:t>
            </w:r>
          </w:p>
        </w:tc>
        <w:tc>
          <w:tcPr>
            <w:tcW w:w="7213" w:type="dxa"/>
          </w:tcPr>
          <w:p w:rsidR="00335574" w:rsidP="004A78C2" w:rsidRDefault="00335574" w14:paraId="2BDF0B8D" w14:textId="11447A02">
            <w:pPr>
              <w:cnfStyle w:val="000000100000" w:firstRow="0" w:lastRow="0" w:firstColumn="0" w:lastColumn="0" w:oddVBand="0" w:evenVBand="0" w:oddHBand="1" w:evenHBand="0" w:firstRowFirstColumn="0" w:firstRowLastColumn="0" w:lastRowFirstColumn="0" w:lastRowLastColumn="0"/>
            </w:pPr>
            <w:r>
              <w:t>Logininformationen wurden nicht korrekt angegeben</w:t>
            </w:r>
          </w:p>
        </w:tc>
      </w:tr>
      <w:tr w:rsidR="00335574" w:rsidTr="00335574" w14:paraId="252AE050" w14:textId="77777777">
        <w:tc>
          <w:tcPr>
            <w:cnfStyle w:val="001000000000" w:firstRow="0" w:lastRow="0" w:firstColumn="1" w:lastColumn="0" w:oddVBand="0" w:evenVBand="0" w:oddHBand="0" w:evenHBand="0" w:firstRowFirstColumn="0" w:firstRowLastColumn="0" w:lastRowFirstColumn="0" w:lastRowLastColumn="0"/>
            <w:tcW w:w="1843" w:type="dxa"/>
          </w:tcPr>
          <w:p w:rsidR="00335574" w:rsidP="004A78C2" w:rsidRDefault="00335574" w14:paraId="52445C5D" w14:textId="594CDD42">
            <w:r>
              <w:t>Resultat</w:t>
            </w:r>
          </w:p>
        </w:tc>
        <w:tc>
          <w:tcPr>
            <w:tcW w:w="7213" w:type="dxa"/>
          </w:tcPr>
          <w:p w:rsidR="00335574" w:rsidP="004A78C2" w:rsidRDefault="00335574" w14:paraId="23984F67" w14:textId="3FC0D818">
            <w:pPr>
              <w:cnfStyle w:val="000000000000" w:firstRow="0" w:lastRow="0" w:firstColumn="0" w:lastColumn="0" w:oddVBand="0" w:evenVBand="0" w:oddHBand="0" w:evenHBand="0" w:firstRowFirstColumn="0" w:firstRowLastColumn="0" w:lastRowFirstColumn="0" w:lastRowLastColumn="0"/>
            </w:pPr>
            <w:r>
              <w:t>Fehlermeldung und erneuter Loginversuch.</w:t>
            </w:r>
          </w:p>
        </w:tc>
      </w:tr>
    </w:tbl>
    <w:p w:rsidR="004A78C2" w:rsidP="004A78C2" w:rsidRDefault="004A78C2" w14:paraId="67865A03" w14:textId="01252861"/>
    <w:tbl>
      <w:tblPr>
        <w:tblStyle w:val="Listentabelle6farbigAkzent2"/>
        <w:tblW w:w="0" w:type="auto"/>
        <w:tblLook w:val="04A0" w:firstRow="1" w:lastRow="0" w:firstColumn="1" w:lastColumn="0" w:noHBand="0" w:noVBand="1"/>
      </w:tblPr>
      <w:tblGrid>
        <w:gridCol w:w="1843"/>
        <w:gridCol w:w="7213"/>
      </w:tblGrid>
      <w:tr w:rsidR="00335574" w:rsidTr="00335574" w14:paraId="6A651C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335574" w:rsidP="00335574" w:rsidRDefault="00335574" w14:paraId="2F9DB2DD" w14:textId="77777777">
            <w:r>
              <w:t>Test ID</w:t>
            </w:r>
          </w:p>
        </w:tc>
        <w:tc>
          <w:tcPr>
            <w:tcW w:w="7213" w:type="dxa"/>
          </w:tcPr>
          <w:p w:rsidRPr="00335574" w:rsidR="00335574" w:rsidP="00335574" w:rsidRDefault="00335574" w14:paraId="4FE39F5A" w14:textId="7EF6FDD2">
            <w:pPr>
              <w:cnfStyle w:val="100000000000" w:firstRow="1" w:lastRow="0" w:firstColumn="0" w:lastColumn="0" w:oddVBand="0" w:evenVBand="0" w:oddHBand="0" w:evenHBand="0" w:firstRowFirstColumn="0" w:firstRowLastColumn="0" w:lastRowFirstColumn="0" w:lastRowLastColumn="0"/>
              <w:rPr>
                <w:b w:val="0"/>
              </w:rPr>
            </w:pPr>
            <w:r>
              <w:rPr>
                <w:b w:val="0"/>
              </w:rPr>
              <w:t>2</w:t>
            </w:r>
          </w:p>
        </w:tc>
      </w:tr>
      <w:tr w:rsidR="00335574" w:rsidTr="00335574" w14:paraId="4E276A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335574" w:rsidP="00335574" w:rsidRDefault="00335574" w14:paraId="43F32A0B" w14:textId="77777777">
            <w:r>
              <w:t>Beschreibung</w:t>
            </w:r>
          </w:p>
        </w:tc>
        <w:tc>
          <w:tcPr>
            <w:tcW w:w="7213" w:type="dxa"/>
          </w:tcPr>
          <w:p w:rsidR="00335574" w:rsidP="00335574" w:rsidRDefault="00335574" w14:paraId="62A0CEB9" w14:textId="1E8CBB9A">
            <w:pPr>
              <w:cnfStyle w:val="000000100000" w:firstRow="0" w:lastRow="0" w:firstColumn="0" w:lastColumn="0" w:oddVBand="0" w:evenVBand="0" w:oddHBand="1" w:evenHBand="0" w:firstRowFirstColumn="0" w:firstRowLastColumn="0" w:lastRowFirstColumn="0" w:lastRowLastColumn="0"/>
            </w:pPr>
            <w:r>
              <w:t>Ein Mangel wurde erfasst.</w:t>
            </w:r>
          </w:p>
        </w:tc>
      </w:tr>
      <w:tr w:rsidR="00335574" w:rsidTr="00335574" w14:paraId="7D605BDF" w14:textId="77777777">
        <w:tc>
          <w:tcPr>
            <w:cnfStyle w:val="001000000000" w:firstRow="0" w:lastRow="0" w:firstColumn="1" w:lastColumn="0" w:oddVBand="0" w:evenVBand="0" w:oddHBand="0" w:evenHBand="0" w:firstRowFirstColumn="0" w:firstRowLastColumn="0" w:lastRowFirstColumn="0" w:lastRowLastColumn="0"/>
            <w:tcW w:w="1843" w:type="dxa"/>
          </w:tcPr>
          <w:p w:rsidR="00335574" w:rsidP="00335574" w:rsidRDefault="00335574" w14:paraId="5920E117" w14:textId="77777777">
            <w:r>
              <w:t>Resultat</w:t>
            </w:r>
          </w:p>
        </w:tc>
        <w:tc>
          <w:tcPr>
            <w:tcW w:w="7213" w:type="dxa"/>
          </w:tcPr>
          <w:p w:rsidR="00335574" w:rsidP="00335574" w:rsidRDefault="00335574" w14:paraId="5D6817A7" w14:textId="18B8B934">
            <w:pPr>
              <w:cnfStyle w:val="000000000000" w:firstRow="0" w:lastRow="0" w:firstColumn="0" w:lastColumn="0" w:oddVBand="0" w:evenVBand="0" w:oddHBand="0" w:evenHBand="0" w:firstRowFirstColumn="0" w:firstRowLastColumn="0" w:lastRowFirstColumn="0" w:lastRowLastColumn="0"/>
            </w:pPr>
            <w:r w:rsidRPr="00335574">
              <w:t>Der Mangel wird für das jeweilige Projekt angezeigt und der Bauleiter kann diese korrekt einsehen.</w:t>
            </w:r>
          </w:p>
        </w:tc>
      </w:tr>
    </w:tbl>
    <w:p w:rsidR="00335574" w:rsidP="004A78C2" w:rsidRDefault="00335574" w14:paraId="5DD73231" w14:textId="77777777"/>
    <w:tbl>
      <w:tblPr>
        <w:tblStyle w:val="Listentabelle6farbigAkzent2"/>
        <w:tblW w:w="0" w:type="auto"/>
        <w:tblLook w:val="04A0" w:firstRow="1" w:lastRow="0" w:firstColumn="1" w:lastColumn="0" w:noHBand="0" w:noVBand="1"/>
      </w:tblPr>
      <w:tblGrid>
        <w:gridCol w:w="1843"/>
        <w:gridCol w:w="7213"/>
      </w:tblGrid>
      <w:tr w:rsidR="00335574" w:rsidTr="00335574" w14:paraId="434B6D0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335574" w:rsidP="00335574" w:rsidRDefault="00335574" w14:paraId="60AEB99B" w14:textId="77777777">
            <w:r>
              <w:t>Test ID</w:t>
            </w:r>
          </w:p>
        </w:tc>
        <w:tc>
          <w:tcPr>
            <w:tcW w:w="7213" w:type="dxa"/>
          </w:tcPr>
          <w:p w:rsidRPr="00335574" w:rsidR="00335574" w:rsidP="00335574" w:rsidRDefault="00335574" w14:paraId="2A135909" w14:textId="4F867B52">
            <w:pPr>
              <w:cnfStyle w:val="100000000000" w:firstRow="1" w:lastRow="0" w:firstColumn="0" w:lastColumn="0" w:oddVBand="0" w:evenVBand="0" w:oddHBand="0" w:evenHBand="0" w:firstRowFirstColumn="0" w:firstRowLastColumn="0" w:lastRowFirstColumn="0" w:lastRowLastColumn="0"/>
              <w:rPr>
                <w:b w:val="0"/>
              </w:rPr>
            </w:pPr>
            <w:r>
              <w:rPr>
                <w:b w:val="0"/>
              </w:rPr>
              <w:t>3</w:t>
            </w:r>
          </w:p>
        </w:tc>
      </w:tr>
      <w:tr w:rsidR="00335574" w:rsidTr="00335574" w14:paraId="0173AAF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335574" w:rsidP="00335574" w:rsidRDefault="00335574" w14:paraId="3FA3BA88" w14:textId="77777777">
            <w:r>
              <w:t>Beschreibung</w:t>
            </w:r>
          </w:p>
        </w:tc>
        <w:tc>
          <w:tcPr>
            <w:tcW w:w="7213" w:type="dxa"/>
          </w:tcPr>
          <w:p w:rsidR="00335574" w:rsidP="00335574" w:rsidRDefault="00335574" w14:paraId="0737C455" w14:textId="6E1A5672">
            <w:pPr>
              <w:cnfStyle w:val="000000100000" w:firstRow="0" w:lastRow="0" w:firstColumn="0" w:lastColumn="0" w:oddVBand="0" w:evenVBand="0" w:oddHBand="1" w:evenHBand="0" w:firstRowFirstColumn="0" w:firstRowLastColumn="0" w:lastRowFirstColumn="0" w:lastRowLastColumn="0"/>
            </w:pPr>
            <w:r>
              <w:t>Ein Mangel wurde abgearbeitet.</w:t>
            </w:r>
          </w:p>
        </w:tc>
      </w:tr>
      <w:tr w:rsidR="00335574" w:rsidTr="00335574" w14:paraId="131326B0" w14:textId="77777777">
        <w:tc>
          <w:tcPr>
            <w:cnfStyle w:val="001000000000" w:firstRow="0" w:lastRow="0" w:firstColumn="1" w:lastColumn="0" w:oddVBand="0" w:evenVBand="0" w:oddHBand="0" w:evenHBand="0" w:firstRowFirstColumn="0" w:firstRowLastColumn="0" w:lastRowFirstColumn="0" w:lastRowLastColumn="0"/>
            <w:tcW w:w="1843" w:type="dxa"/>
          </w:tcPr>
          <w:p w:rsidR="00335574" w:rsidP="00335574" w:rsidRDefault="00335574" w14:paraId="4D71FD59" w14:textId="77777777">
            <w:r>
              <w:t>Resultat</w:t>
            </w:r>
          </w:p>
        </w:tc>
        <w:tc>
          <w:tcPr>
            <w:tcW w:w="7213" w:type="dxa"/>
          </w:tcPr>
          <w:p w:rsidR="00335574" w:rsidP="00335574" w:rsidRDefault="00335574" w14:paraId="29112DB4" w14:textId="761932DA">
            <w:pPr>
              <w:cnfStyle w:val="000000000000" w:firstRow="0" w:lastRow="0" w:firstColumn="0" w:lastColumn="0" w:oddVBand="0" w:evenVBand="0" w:oddHBand="0" w:evenHBand="0" w:firstRowFirstColumn="0" w:firstRowLastColumn="0" w:lastRowFirstColumn="0" w:lastRowLastColumn="0"/>
            </w:pPr>
            <w:r>
              <w:t>Der Bauleiter kann den Mangel als erledigt kennzeichnen.</w:t>
            </w:r>
          </w:p>
        </w:tc>
      </w:tr>
    </w:tbl>
    <w:p w:rsidR="00335574" w:rsidP="004A78C2" w:rsidRDefault="00335574" w14:paraId="74B18407" w14:textId="77777777"/>
    <w:p w:rsidR="00335574" w:rsidP="004A78C2" w:rsidRDefault="00335574" w14:paraId="4E8BDBE1" w14:textId="77777777"/>
    <w:tbl>
      <w:tblPr>
        <w:tblStyle w:val="Listentabelle6farbigAkzent2"/>
        <w:tblW w:w="0" w:type="auto"/>
        <w:tblLook w:val="04A0" w:firstRow="1" w:lastRow="0" w:firstColumn="1" w:lastColumn="0" w:noHBand="0" w:noVBand="1"/>
      </w:tblPr>
      <w:tblGrid>
        <w:gridCol w:w="1843"/>
        <w:gridCol w:w="7213"/>
      </w:tblGrid>
      <w:tr w:rsidR="00335574" w:rsidTr="00335574" w14:paraId="186040B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335574" w:rsidP="00335574" w:rsidRDefault="00335574" w14:paraId="074C9E74" w14:textId="77777777">
            <w:r>
              <w:t>Test ID</w:t>
            </w:r>
          </w:p>
        </w:tc>
        <w:tc>
          <w:tcPr>
            <w:tcW w:w="7213" w:type="dxa"/>
          </w:tcPr>
          <w:p w:rsidRPr="00335574" w:rsidR="00335574" w:rsidP="00335574" w:rsidRDefault="00335574" w14:paraId="216770D4" w14:textId="2D6835F4">
            <w:pPr>
              <w:cnfStyle w:val="100000000000" w:firstRow="1" w:lastRow="0" w:firstColumn="0" w:lastColumn="0" w:oddVBand="0" w:evenVBand="0" w:oddHBand="0" w:evenHBand="0" w:firstRowFirstColumn="0" w:firstRowLastColumn="0" w:lastRowFirstColumn="0" w:lastRowLastColumn="0"/>
              <w:rPr>
                <w:b w:val="0"/>
              </w:rPr>
            </w:pPr>
            <w:r>
              <w:rPr>
                <w:b w:val="0"/>
              </w:rPr>
              <w:t>4</w:t>
            </w:r>
          </w:p>
        </w:tc>
      </w:tr>
      <w:tr w:rsidR="00335574" w:rsidTr="00335574" w14:paraId="60D3A7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335574" w:rsidP="00335574" w:rsidRDefault="00335574" w14:paraId="3F9EB1AC" w14:textId="77777777">
            <w:r>
              <w:t>Beschreibung</w:t>
            </w:r>
          </w:p>
        </w:tc>
        <w:tc>
          <w:tcPr>
            <w:tcW w:w="7213" w:type="dxa"/>
          </w:tcPr>
          <w:p w:rsidR="00335574" w:rsidP="00335574" w:rsidRDefault="00335574" w14:paraId="4612F87D" w14:textId="0B115C0C">
            <w:pPr>
              <w:cnfStyle w:val="000000100000" w:firstRow="0" w:lastRow="0" w:firstColumn="0" w:lastColumn="0" w:oddVBand="0" w:evenVBand="0" w:oddHBand="1" w:evenHBand="0" w:firstRowFirstColumn="0" w:firstRowLastColumn="0" w:lastRowFirstColumn="0" w:lastRowLastColumn="0"/>
            </w:pPr>
            <w:r w:rsidRPr="00335574">
              <w:t>Ein neues Projekt wird hinzugefügt</w:t>
            </w:r>
          </w:p>
        </w:tc>
      </w:tr>
      <w:tr w:rsidR="00335574" w:rsidTr="00335574" w14:paraId="6AC1CE70" w14:textId="77777777">
        <w:tc>
          <w:tcPr>
            <w:cnfStyle w:val="001000000000" w:firstRow="0" w:lastRow="0" w:firstColumn="1" w:lastColumn="0" w:oddVBand="0" w:evenVBand="0" w:oddHBand="0" w:evenHBand="0" w:firstRowFirstColumn="0" w:firstRowLastColumn="0" w:lastRowFirstColumn="0" w:lastRowLastColumn="0"/>
            <w:tcW w:w="1843" w:type="dxa"/>
          </w:tcPr>
          <w:p w:rsidR="00335574" w:rsidP="00335574" w:rsidRDefault="00335574" w14:paraId="32CFCBC0" w14:textId="77777777">
            <w:r>
              <w:t>Resultat</w:t>
            </w:r>
          </w:p>
        </w:tc>
        <w:tc>
          <w:tcPr>
            <w:tcW w:w="7213" w:type="dxa"/>
          </w:tcPr>
          <w:p w:rsidR="00335574" w:rsidP="00335574" w:rsidRDefault="00335574" w14:paraId="68C8646E" w14:textId="13174D54">
            <w:pPr>
              <w:cnfStyle w:val="000000000000" w:firstRow="0" w:lastRow="0" w:firstColumn="0" w:lastColumn="0" w:oddVBand="0" w:evenVBand="0" w:oddHBand="0" w:evenHBand="0" w:firstRowFirstColumn="0" w:firstRowLastColumn="0" w:lastRowFirstColumn="0" w:lastRowLastColumn="0"/>
            </w:pPr>
            <w:r w:rsidRPr="00335574">
              <w:t>Jeder kann das neue Projekt begutachten, der Bauleiter aber mit erhöhter Berechtigung.</w:t>
            </w:r>
          </w:p>
        </w:tc>
      </w:tr>
    </w:tbl>
    <w:p w:rsidR="00335574" w:rsidP="004A78C2" w:rsidRDefault="00335574" w14:paraId="60BFEEAD" w14:textId="77777777"/>
    <w:tbl>
      <w:tblPr>
        <w:tblStyle w:val="Listentabelle6farbigAkzent2"/>
        <w:tblW w:w="0" w:type="auto"/>
        <w:tblLook w:val="04A0" w:firstRow="1" w:lastRow="0" w:firstColumn="1" w:lastColumn="0" w:noHBand="0" w:noVBand="1"/>
      </w:tblPr>
      <w:tblGrid>
        <w:gridCol w:w="1843"/>
        <w:gridCol w:w="7213"/>
      </w:tblGrid>
      <w:tr w:rsidR="00335574" w:rsidTr="00335574" w14:paraId="084FE04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335574" w:rsidP="00335574" w:rsidRDefault="00335574" w14:paraId="00C8865D" w14:textId="77777777">
            <w:r>
              <w:t>Test ID</w:t>
            </w:r>
          </w:p>
        </w:tc>
        <w:tc>
          <w:tcPr>
            <w:tcW w:w="7213" w:type="dxa"/>
          </w:tcPr>
          <w:p w:rsidRPr="00335574" w:rsidR="00335574" w:rsidP="00335574" w:rsidRDefault="00335574" w14:paraId="27D743C7" w14:textId="7375BFDB">
            <w:pPr>
              <w:cnfStyle w:val="100000000000" w:firstRow="1" w:lastRow="0" w:firstColumn="0" w:lastColumn="0" w:oddVBand="0" w:evenVBand="0" w:oddHBand="0" w:evenHBand="0" w:firstRowFirstColumn="0" w:firstRowLastColumn="0" w:lastRowFirstColumn="0" w:lastRowLastColumn="0"/>
              <w:rPr>
                <w:b w:val="0"/>
              </w:rPr>
            </w:pPr>
            <w:r>
              <w:rPr>
                <w:b w:val="0"/>
              </w:rPr>
              <w:t>5</w:t>
            </w:r>
          </w:p>
        </w:tc>
      </w:tr>
      <w:tr w:rsidR="00335574" w:rsidTr="00335574" w14:paraId="50D0AB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335574" w:rsidP="00335574" w:rsidRDefault="00335574" w14:paraId="7B5C68A8" w14:textId="77777777">
            <w:r>
              <w:t>Beschreibung</w:t>
            </w:r>
          </w:p>
        </w:tc>
        <w:tc>
          <w:tcPr>
            <w:tcW w:w="7213" w:type="dxa"/>
          </w:tcPr>
          <w:p w:rsidR="00335574" w:rsidP="00335574" w:rsidRDefault="004E5ACC" w14:paraId="23280190" w14:textId="42E23324">
            <w:pPr>
              <w:cnfStyle w:val="000000100000" w:firstRow="0" w:lastRow="0" w:firstColumn="0" w:lastColumn="0" w:oddVBand="0" w:evenVBand="0" w:oddHBand="1" w:evenHBand="0" w:firstRowFirstColumn="0" w:firstRowLastColumn="0" w:lastRowFirstColumn="0" w:lastRowLastColumn="0"/>
            </w:pPr>
            <w:r w:rsidRPr="004E5ACC">
              <w:t>Dem Projekt wird ein Subunternehmen zugeteilt</w:t>
            </w:r>
          </w:p>
        </w:tc>
      </w:tr>
      <w:tr w:rsidR="00335574" w:rsidTr="00335574" w14:paraId="511F350F" w14:textId="77777777">
        <w:tc>
          <w:tcPr>
            <w:cnfStyle w:val="001000000000" w:firstRow="0" w:lastRow="0" w:firstColumn="1" w:lastColumn="0" w:oddVBand="0" w:evenVBand="0" w:oddHBand="0" w:evenHBand="0" w:firstRowFirstColumn="0" w:firstRowLastColumn="0" w:lastRowFirstColumn="0" w:lastRowLastColumn="0"/>
            <w:tcW w:w="1843" w:type="dxa"/>
          </w:tcPr>
          <w:p w:rsidR="00335574" w:rsidP="00335574" w:rsidRDefault="00335574" w14:paraId="7045DFEE" w14:textId="77777777">
            <w:r>
              <w:t>Resultat</w:t>
            </w:r>
          </w:p>
        </w:tc>
        <w:tc>
          <w:tcPr>
            <w:tcW w:w="7213" w:type="dxa"/>
          </w:tcPr>
          <w:p w:rsidR="00335574" w:rsidP="00335574" w:rsidRDefault="004E5ACC" w14:paraId="43ACA413" w14:textId="5EB40FAD">
            <w:pPr>
              <w:cnfStyle w:val="000000000000" w:firstRow="0" w:lastRow="0" w:firstColumn="0" w:lastColumn="0" w:oddVBand="0" w:evenVBand="0" w:oddHBand="0" w:evenHBand="0" w:firstRowFirstColumn="0" w:firstRowLastColumn="0" w:lastRowFirstColumn="0" w:lastRowLastColumn="0"/>
            </w:pPr>
            <w:r w:rsidRPr="004E5ACC">
              <w:t>Das Subunternehmen und zusätzlich die Ansprechperson wird hinzugefügt.</w:t>
            </w:r>
          </w:p>
        </w:tc>
      </w:tr>
    </w:tbl>
    <w:p w:rsidR="00335574" w:rsidP="004A78C2" w:rsidRDefault="00335574" w14:paraId="28198FE8" w14:textId="77777777"/>
    <w:tbl>
      <w:tblPr>
        <w:tblStyle w:val="Listentabelle6farbigAkzent2"/>
        <w:tblW w:w="0" w:type="auto"/>
        <w:tblLook w:val="04A0" w:firstRow="1" w:lastRow="0" w:firstColumn="1" w:lastColumn="0" w:noHBand="0" w:noVBand="1"/>
      </w:tblPr>
      <w:tblGrid>
        <w:gridCol w:w="1843"/>
        <w:gridCol w:w="7213"/>
      </w:tblGrid>
      <w:tr w:rsidR="004E5ACC" w:rsidTr="00BF783E" w14:paraId="6AAC9D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668FFDDD" w14:textId="77777777">
            <w:r>
              <w:t>Test ID</w:t>
            </w:r>
          </w:p>
        </w:tc>
        <w:tc>
          <w:tcPr>
            <w:tcW w:w="7213" w:type="dxa"/>
          </w:tcPr>
          <w:p w:rsidRPr="00335574" w:rsidR="004E5ACC" w:rsidP="00BF783E" w:rsidRDefault="004E5ACC" w14:paraId="3D0B0431" w14:textId="244B0FCB">
            <w:pPr>
              <w:cnfStyle w:val="100000000000" w:firstRow="1" w:lastRow="0" w:firstColumn="0" w:lastColumn="0" w:oddVBand="0" w:evenVBand="0" w:oddHBand="0" w:evenHBand="0" w:firstRowFirstColumn="0" w:firstRowLastColumn="0" w:lastRowFirstColumn="0" w:lastRowLastColumn="0"/>
              <w:rPr>
                <w:b w:val="0"/>
              </w:rPr>
            </w:pPr>
            <w:r>
              <w:rPr>
                <w:b w:val="0"/>
              </w:rPr>
              <w:t>6</w:t>
            </w:r>
          </w:p>
        </w:tc>
      </w:tr>
      <w:tr w:rsidR="004E5ACC" w:rsidTr="00BF783E" w14:paraId="28D3B2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7B2D83D3" w14:textId="77777777">
            <w:r>
              <w:t>Beschreibung</w:t>
            </w:r>
          </w:p>
        </w:tc>
        <w:tc>
          <w:tcPr>
            <w:tcW w:w="7213" w:type="dxa"/>
          </w:tcPr>
          <w:p w:rsidR="004E5ACC" w:rsidP="00BF783E" w:rsidRDefault="004E5ACC" w14:paraId="1C27401F" w14:textId="5D8715BD">
            <w:pPr>
              <w:cnfStyle w:val="000000100000" w:firstRow="0" w:lastRow="0" w:firstColumn="0" w:lastColumn="0" w:oddVBand="0" w:evenVBand="0" w:oddHBand="1" w:evenHBand="0" w:firstRowFirstColumn="0" w:firstRowLastColumn="0" w:lastRowFirstColumn="0" w:lastRowLastColumn="0"/>
            </w:pPr>
            <w:r w:rsidRPr="004E5ACC">
              <w:t>Ein Mitarbeiter kann die Mängel nicht bearbeiten</w:t>
            </w:r>
          </w:p>
        </w:tc>
      </w:tr>
      <w:tr w:rsidR="004E5ACC" w:rsidTr="00BF783E" w14:paraId="1FF5A50C" w14:textId="77777777">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5C742FD8" w14:textId="77777777">
            <w:r>
              <w:t>Resultat</w:t>
            </w:r>
          </w:p>
        </w:tc>
        <w:tc>
          <w:tcPr>
            <w:tcW w:w="7213" w:type="dxa"/>
          </w:tcPr>
          <w:p w:rsidR="004E5ACC" w:rsidP="00BF783E" w:rsidRDefault="004E5ACC" w14:paraId="705C4CA7" w14:textId="5953B086">
            <w:pPr>
              <w:cnfStyle w:val="000000000000" w:firstRow="0" w:lastRow="0" w:firstColumn="0" w:lastColumn="0" w:oddVBand="0" w:evenVBand="0" w:oddHBand="0" w:evenHBand="0" w:firstRowFirstColumn="0" w:firstRowLastColumn="0" w:lastRowFirstColumn="0" w:lastRowLastColumn="0"/>
            </w:pPr>
            <w:r w:rsidRPr="004E5ACC">
              <w:t>Nur der Bauleiter hat die Berechtigung die Mängel zu bearbeiten oder als erledigt zu kennzeichnen</w:t>
            </w:r>
            <w:r>
              <w:t>.</w:t>
            </w:r>
          </w:p>
        </w:tc>
      </w:tr>
    </w:tbl>
    <w:p w:rsidR="00335574" w:rsidP="004A78C2" w:rsidRDefault="00335574" w14:paraId="192D0A9F" w14:textId="77777777"/>
    <w:p w:rsidR="004E5ACC" w:rsidP="004A78C2" w:rsidRDefault="004E5ACC" w14:paraId="7EA08E59" w14:textId="77777777"/>
    <w:tbl>
      <w:tblPr>
        <w:tblStyle w:val="Listentabelle6farbigAkzent2"/>
        <w:tblW w:w="0" w:type="auto"/>
        <w:tblLook w:val="04A0" w:firstRow="1" w:lastRow="0" w:firstColumn="1" w:lastColumn="0" w:noHBand="0" w:noVBand="1"/>
      </w:tblPr>
      <w:tblGrid>
        <w:gridCol w:w="1843"/>
        <w:gridCol w:w="7213"/>
      </w:tblGrid>
      <w:tr w:rsidR="004E5ACC" w:rsidTr="00BF783E" w14:paraId="1D6717F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57D455B8" w14:textId="77777777">
            <w:r>
              <w:t>Test ID</w:t>
            </w:r>
          </w:p>
        </w:tc>
        <w:tc>
          <w:tcPr>
            <w:tcW w:w="7213" w:type="dxa"/>
          </w:tcPr>
          <w:p w:rsidRPr="00335574" w:rsidR="004E5ACC" w:rsidP="00BF783E" w:rsidRDefault="004E5ACC" w14:paraId="07E954CE" w14:textId="367F04EA">
            <w:pPr>
              <w:cnfStyle w:val="100000000000" w:firstRow="1" w:lastRow="0" w:firstColumn="0" w:lastColumn="0" w:oddVBand="0" w:evenVBand="0" w:oddHBand="0" w:evenHBand="0" w:firstRowFirstColumn="0" w:firstRowLastColumn="0" w:lastRowFirstColumn="0" w:lastRowLastColumn="0"/>
              <w:rPr>
                <w:b w:val="0"/>
              </w:rPr>
            </w:pPr>
            <w:r>
              <w:rPr>
                <w:b w:val="0"/>
              </w:rPr>
              <w:t>7</w:t>
            </w:r>
          </w:p>
        </w:tc>
      </w:tr>
      <w:tr w:rsidR="004E5ACC" w:rsidTr="00BF783E" w14:paraId="5F1E0F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170F09E4" w14:textId="77777777">
            <w:r>
              <w:t>Beschreibung</w:t>
            </w:r>
          </w:p>
        </w:tc>
        <w:tc>
          <w:tcPr>
            <w:tcW w:w="7213" w:type="dxa"/>
          </w:tcPr>
          <w:p w:rsidR="004E5ACC" w:rsidP="00BF783E" w:rsidRDefault="004E5ACC" w14:paraId="36FB3B48" w14:textId="77E50E08">
            <w:pPr>
              <w:cnfStyle w:val="000000100000" w:firstRow="0" w:lastRow="0" w:firstColumn="0" w:lastColumn="0" w:oddVBand="0" w:evenVBand="0" w:oddHBand="1" w:evenHBand="0" w:firstRowFirstColumn="0" w:firstRowLastColumn="0" w:lastRowFirstColumn="0" w:lastRowLastColumn="0"/>
            </w:pPr>
            <w:r>
              <w:t>Ein neues Projekt wurde erfasst</w:t>
            </w:r>
          </w:p>
        </w:tc>
      </w:tr>
      <w:tr w:rsidR="004E5ACC" w:rsidTr="00BF783E" w14:paraId="385DB975" w14:textId="77777777">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1F4A3821" w14:textId="77777777">
            <w:r>
              <w:t>Resultat</w:t>
            </w:r>
          </w:p>
        </w:tc>
        <w:tc>
          <w:tcPr>
            <w:tcW w:w="7213" w:type="dxa"/>
          </w:tcPr>
          <w:p w:rsidR="004E5ACC" w:rsidP="00BF783E" w:rsidRDefault="004E5ACC" w14:paraId="7D581D01" w14:textId="1C276575">
            <w:pPr>
              <w:cnfStyle w:val="000000000000" w:firstRow="0" w:lastRow="0" w:firstColumn="0" w:lastColumn="0" w:oddVBand="0" w:evenVBand="0" w:oddHBand="0" w:evenHBand="0" w:firstRowFirstColumn="0" w:firstRowLastColumn="0" w:lastRowFirstColumn="0" w:lastRowLastColumn="0"/>
            </w:pPr>
            <w:r>
              <w:t>Das Projektobjekt, der Projekttyp und das Datum ist klar ersichtlich, sowie die Adresse des Projekts und der Bauherr wurden angegeben.</w:t>
            </w:r>
          </w:p>
        </w:tc>
      </w:tr>
    </w:tbl>
    <w:p w:rsidR="00335574" w:rsidP="004A78C2" w:rsidRDefault="00335574" w14:paraId="1FCBC641" w14:textId="77777777"/>
    <w:tbl>
      <w:tblPr>
        <w:tblStyle w:val="Listentabelle6farbigAkzent2"/>
        <w:tblW w:w="0" w:type="auto"/>
        <w:tblLook w:val="04A0" w:firstRow="1" w:lastRow="0" w:firstColumn="1" w:lastColumn="0" w:noHBand="0" w:noVBand="1"/>
      </w:tblPr>
      <w:tblGrid>
        <w:gridCol w:w="1843"/>
        <w:gridCol w:w="7213"/>
      </w:tblGrid>
      <w:tr w:rsidR="004E5ACC" w:rsidTr="00BF783E" w14:paraId="7E35316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6B67B5A5" w14:textId="77777777">
            <w:r>
              <w:t>Test ID</w:t>
            </w:r>
          </w:p>
        </w:tc>
        <w:tc>
          <w:tcPr>
            <w:tcW w:w="7213" w:type="dxa"/>
          </w:tcPr>
          <w:p w:rsidRPr="00335574" w:rsidR="004E5ACC" w:rsidP="00BF783E" w:rsidRDefault="004E5ACC" w14:paraId="04B06591" w14:textId="5F4C1B22">
            <w:pPr>
              <w:cnfStyle w:val="100000000000" w:firstRow="1" w:lastRow="0" w:firstColumn="0" w:lastColumn="0" w:oddVBand="0" w:evenVBand="0" w:oddHBand="0" w:evenHBand="0" w:firstRowFirstColumn="0" w:firstRowLastColumn="0" w:lastRowFirstColumn="0" w:lastRowLastColumn="0"/>
              <w:rPr>
                <w:b w:val="0"/>
              </w:rPr>
            </w:pPr>
            <w:r>
              <w:rPr>
                <w:b w:val="0"/>
              </w:rPr>
              <w:t>8</w:t>
            </w:r>
          </w:p>
        </w:tc>
      </w:tr>
      <w:tr w:rsidR="004E5ACC" w:rsidTr="00BF783E" w14:paraId="737480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59B64D48" w14:textId="77777777">
            <w:r>
              <w:t>Beschreibung</w:t>
            </w:r>
          </w:p>
        </w:tc>
        <w:tc>
          <w:tcPr>
            <w:tcW w:w="7213" w:type="dxa"/>
          </w:tcPr>
          <w:p w:rsidR="004E5ACC" w:rsidP="00BF783E" w:rsidRDefault="004E5ACC" w14:paraId="41BFBAF8" w14:textId="7BA293E7">
            <w:pPr>
              <w:cnfStyle w:val="000000100000" w:firstRow="0" w:lastRow="0" w:firstColumn="0" w:lastColumn="0" w:oddVBand="0" w:evenVBand="0" w:oddHBand="1" w:evenHBand="0" w:firstRowFirstColumn="0" w:firstRowLastColumn="0" w:lastRowFirstColumn="0" w:lastRowLastColumn="0"/>
            </w:pPr>
            <w:r>
              <w:t>Der Bauleiter will alle Mängel anschauen</w:t>
            </w:r>
          </w:p>
        </w:tc>
      </w:tr>
      <w:tr w:rsidR="004E5ACC" w:rsidTr="00BF783E" w14:paraId="48A1775A" w14:textId="77777777">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5775885A" w14:textId="77777777">
            <w:r>
              <w:t>Resultat</w:t>
            </w:r>
          </w:p>
        </w:tc>
        <w:tc>
          <w:tcPr>
            <w:tcW w:w="7213" w:type="dxa"/>
          </w:tcPr>
          <w:p w:rsidR="004E5ACC" w:rsidP="00BF783E" w:rsidRDefault="004E5ACC" w14:paraId="52FCD5C3" w14:textId="5941D6C2">
            <w:pPr>
              <w:cnfStyle w:val="000000000000" w:firstRow="0" w:lastRow="0" w:firstColumn="0" w:lastColumn="0" w:oddVBand="0" w:evenVBand="0" w:oddHBand="0" w:evenHBand="0" w:firstRowFirstColumn="0" w:firstRowLastColumn="0" w:lastRowFirstColumn="0" w:lastRowLastColumn="0"/>
            </w:pPr>
            <w:r>
              <w:t>Alle Mängel und Arbeiten des Bauleiters sind zeitlich gegliedert und aufgeführt.</w:t>
            </w:r>
          </w:p>
        </w:tc>
      </w:tr>
    </w:tbl>
    <w:p w:rsidR="00335574" w:rsidP="004A78C2" w:rsidRDefault="00335574" w14:paraId="0AB0CCC4" w14:textId="77777777"/>
    <w:tbl>
      <w:tblPr>
        <w:tblStyle w:val="Listentabelle6farbigAkzent2"/>
        <w:tblW w:w="0" w:type="auto"/>
        <w:tblLook w:val="04A0" w:firstRow="1" w:lastRow="0" w:firstColumn="1" w:lastColumn="0" w:noHBand="0" w:noVBand="1"/>
      </w:tblPr>
      <w:tblGrid>
        <w:gridCol w:w="1843"/>
        <w:gridCol w:w="7213"/>
      </w:tblGrid>
      <w:tr w:rsidR="004E5ACC" w:rsidTr="00BF783E" w14:paraId="6119010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0A96ACD0" w14:textId="77777777">
            <w:r>
              <w:t>Test ID</w:t>
            </w:r>
          </w:p>
        </w:tc>
        <w:tc>
          <w:tcPr>
            <w:tcW w:w="7213" w:type="dxa"/>
          </w:tcPr>
          <w:p w:rsidRPr="00335574" w:rsidR="004E5ACC" w:rsidP="00BF783E" w:rsidRDefault="004E5ACC" w14:paraId="51706D2C" w14:textId="78BE039B">
            <w:pPr>
              <w:cnfStyle w:val="100000000000" w:firstRow="1" w:lastRow="0" w:firstColumn="0" w:lastColumn="0" w:oddVBand="0" w:evenVBand="0" w:oddHBand="0" w:evenHBand="0" w:firstRowFirstColumn="0" w:firstRowLastColumn="0" w:lastRowFirstColumn="0" w:lastRowLastColumn="0"/>
              <w:rPr>
                <w:b w:val="0"/>
              </w:rPr>
            </w:pPr>
            <w:r>
              <w:rPr>
                <w:b w:val="0"/>
              </w:rPr>
              <w:t>9</w:t>
            </w:r>
          </w:p>
        </w:tc>
      </w:tr>
      <w:tr w:rsidR="004E5ACC" w:rsidTr="00BF783E" w14:paraId="6BFB3F2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17488345" w14:textId="77777777">
            <w:r>
              <w:t>Beschreibung</w:t>
            </w:r>
          </w:p>
        </w:tc>
        <w:tc>
          <w:tcPr>
            <w:tcW w:w="7213" w:type="dxa"/>
          </w:tcPr>
          <w:p w:rsidR="004E5ACC" w:rsidP="00BF783E" w:rsidRDefault="004E5ACC" w14:paraId="53E0A3DD" w14:textId="702B85EE">
            <w:pPr>
              <w:cnfStyle w:val="000000100000" w:firstRow="0" w:lastRow="0" w:firstColumn="0" w:lastColumn="0" w:oddVBand="0" w:evenVBand="0" w:oddHBand="1" w:evenHBand="0" w:firstRowFirstColumn="0" w:firstRowLastColumn="0" w:lastRowFirstColumn="0" w:lastRowLastColumn="0"/>
            </w:pPr>
            <w:r>
              <w:t>Der Bauleiter will das Subunternehmen kontaktieren</w:t>
            </w:r>
          </w:p>
        </w:tc>
      </w:tr>
      <w:tr w:rsidR="004E5ACC" w:rsidTr="00BF783E" w14:paraId="4811329E" w14:textId="77777777">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20B2D4A0" w14:textId="77777777">
            <w:r>
              <w:t>Resultat</w:t>
            </w:r>
          </w:p>
        </w:tc>
        <w:tc>
          <w:tcPr>
            <w:tcW w:w="7213" w:type="dxa"/>
          </w:tcPr>
          <w:p w:rsidR="004E5ACC" w:rsidP="00BF783E" w:rsidRDefault="004E5ACC" w14:paraId="0793B19B" w14:textId="4154D667">
            <w:pPr>
              <w:cnfStyle w:val="000000000000" w:firstRow="0" w:lastRow="0" w:firstColumn="0" w:lastColumn="0" w:oddVBand="0" w:evenVBand="0" w:oddHBand="0" w:evenHBand="0" w:firstRowFirstColumn="0" w:firstRowLastColumn="0" w:lastRowFirstColumn="0" w:lastRowLastColumn="0"/>
            </w:pPr>
            <w:r>
              <w:t>Die involvierten Subunternehmen sind klar ersichtlich und die Ansprechspersonen sind zeitlich aufgeführt.</w:t>
            </w:r>
          </w:p>
        </w:tc>
      </w:tr>
    </w:tbl>
    <w:p w:rsidR="00335574" w:rsidP="004A78C2" w:rsidRDefault="00335574" w14:paraId="4B7388EC" w14:textId="77777777"/>
    <w:tbl>
      <w:tblPr>
        <w:tblStyle w:val="Listentabelle6farbigAkzent2"/>
        <w:tblW w:w="0" w:type="auto"/>
        <w:tblLook w:val="04A0" w:firstRow="1" w:lastRow="0" w:firstColumn="1" w:lastColumn="0" w:noHBand="0" w:noVBand="1"/>
      </w:tblPr>
      <w:tblGrid>
        <w:gridCol w:w="1843"/>
        <w:gridCol w:w="7213"/>
      </w:tblGrid>
      <w:tr w:rsidRPr="00335574" w:rsidR="004E5ACC" w:rsidTr="00BF783E" w14:paraId="0774784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7F9FBA0C" w14:textId="77777777">
            <w:r>
              <w:t>Test ID</w:t>
            </w:r>
          </w:p>
        </w:tc>
        <w:tc>
          <w:tcPr>
            <w:tcW w:w="7213" w:type="dxa"/>
          </w:tcPr>
          <w:p w:rsidRPr="00335574" w:rsidR="004E5ACC" w:rsidP="00BF783E" w:rsidRDefault="004E5ACC" w14:paraId="2DB15772" w14:textId="198766FC">
            <w:pPr>
              <w:cnfStyle w:val="100000000000" w:firstRow="1" w:lastRow="0" w:firstColumn="0" w:lastColumn="0" w:oddVBand="0" w:evenVBand="0" w:oddHBand="0" w:evenHBand="0" w:firstRowFirstColumn="0" w:firstRowLastColumn="0" w:lastRowFirstColumn="0" w:lastRowLastColumn="0"/>
              <w:rPr>
                <w:b w:val="0"/>
              </w:rPr>
            </w:pPr>
            <w:r>
              <w:rPr>
                <w:b w:val="0"/>
              </w:rPr>
              <w:t>10</w:t>
            </w:r>
          </w:p>
        </w:tc>
      </w:tr>
      <w:tr w:rsidR="004E5ACC" w:rsidTr="00BF783E" w14:paraId="6F7E86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1A36D053" w14:textId="77777777">
            <w:r>
              <w:t>Beschreibung</w:t>
            </w:r>
          </w:p>
        </w:tc>
        <w:tc>
          <w:tcPr>
            <w:tcW w:w="7213" w:type="dxa"/>
          </w:tcPr>
          <w:p w:rsidR="004E5ACC" w:rsidP="00BF783E" w:rsidRDefault="004E5ACC" w14:paraId="43E2D126" w14:textId="77777777">
            <w:pPr>
              <w:cnfStyle w:val="000000100000" w:firstRow="0" w:lastRow="0" w:firstColumn="0" w:lastColumn="0" w:oddVBand="0" w:evenVBand="0" w:oddHBand="1" w:evenHBand="0" w:firstRowFirstColumn="0" w:firstRowLastColumn="0" w:lastRowFirstColumn="0" w:lastRowLastColumn="0"/>
            </w:pPr>
            <w:r>
              <w:t>Der Bauleiter will das Subunternehmen kontaktieren</w:t>
            </w:r>
          </w:p>
        </w:tc>
      </w:tr>
      <w:tr w:rsidR="004E5ACC" w:rsidTr="00BF783E" w14:paraId="52DD1365" w14:textId="77777777">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63EF6C34" w14:textId="77777777">
            <w:r>
              <w:t>Resultat</w:t>
            </w:r>
          </w:p>
        </w:tc>
        <w:tc>
          <w:tcPr>
            <w:tcW w:w="7213" w:type="dxa"/>
          </w:tcPr>
          <w:p w:rsidR="004E5ACC" w:rsidP="00BF783E" w:rsidRDefault="004E5ACC" w14:paraId="7316F5B5" w14:textId="77777777">
            <w:pPr>
              <w:cnfStyle w:val="000000000000" w:firstRow="0" w:lastRow="0" w:firstColumn="0" w:lastColumn="0" w:oddVBand="0" w:evenVBand="0" w:oddHBand="0" w:evenHBand="0" w:firstRowFirstColumn="0" w:firstRowLastColumn="0" w:lastRowFirstColumn="0" w:lastRowLastColumn="0"/>
            </w:pPr>
            <w:r>
              <w:t>Die involvierten Subunternehmen sind klar ersichtlich und die Ansprechspersonen sind zeitlich aufgeführt.</w:t>
            </w:r>
          </w:p>
        </w:tc>
      </w:tr>
    </w:tbl>
    <w:p w:rsidR="004E5ACC" w:rsidP="004A78C2" w:rsidRDefault="004E5ACC" w14:paraId="1297A653" w14:textId="77777777"/>
    <w:tbl>
      <w:tblPr>
        <w:tblStyle w:val="Listentabelle6farbigAkzent2"/>
        <w:tblW w:w="0" w:type="auto"/>
        <w:tblLook w:val="04A0" w:firstRow="1" w:lastRow="0" w:firstColumn="1" w:lastColumn="0" w:noHBand="0" w:noVBand="1"/>
      </w:tblPr>
      <w:tblGrid>
        <w:gridCol w:w="1843"/>
        <w:gridCol w:w="7213"/>
      </w:tblGrid>
      <w:tr w:rsidRPr="00335574" w:rsidR="004E5ACC" w:rsidTr="00BF783E" w14:paraId="226BB0C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2A41DE53" w14:textId="77777777">
            <w:r>
              <w:t>Test ID</w:t>
            </w:r>
          </w:p>
        </w:tc>
        <w:tc>
          <w:tcPr>
            <w:tcW w:w="7213" w:type="dxa"/>
          </w:tcPr>
          <w:p w:rsidRPr="00335574" w:rsidR="004E5ACC" w:rsidP="00BF783E" w:rsidRDefault="004E5ACC" w14:paraId="3BFADFE2" w14:textId="53A6B41A">
            <w:pPr>
              <w:cnfStyle w:val="100000000000" w:firstRow="1" w:lastRow="0" w:firstColumn="0" w:lastColumn="0" w:oddVBand="0" w:evenVBand="0" w:oddHBand="0" w:evenHBand="0" w:firstRowFirstColumn="0" w:firstRowLastColumn="0" w:lastRowFirstColumn="0" w:lastRowLastColumn="0"/>
              <w:rPr>
                <w:b w:val="0"/>
              </w:rPr>
            </w:pPr>
            <w:r>
              <w:rPr>
                <w:b w:val="0"/>
              </w:rPr>
              <w:t>11</w:t>
            </w:r>
          </w:p>
        </w:tc>
      </w:tr>
      <w:tr w:rsidR="004E5ACC" w:rsidTr="00BF783E" w14:paraId="4C6C8EB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186892D0" w14:textId="77777777">
            <w:r>
              <w:t>Beschreibung</w:t>
            </w:r>
          </w:p>
        </w:tc>
        <w:tc>
          <w:tcPr>
            <w:tcW w:w="7213" w:type="dxa"/>
          </w:tcPr>
          <w:p w:rsidR="004E5ACC" w:rsidP="00BF783E" w:rsidRDefault="004E5ACC" w14:paraId="7ED4FFF6" w14:textId="50A54220">
            <w:pPr>
              <w:cnfStyle w:val="000000100000" w:firstRow="0" w:lastRow="0" w:firstColumn="0" w:lastColumn="0" w:oddVBand="0" w:evenVBand="0" w:oddHBand="1" w:evenHBand="0" w:firstRowFirstColumn="0" w:firstRowLastColumn="0" w:lastRowFirstColumn="0" w:lastRowLastColumn="0"/>
            </w:pPr>
            <w:r>
              <w:t>Der Bauleiter des Projektes muss ausfinding gemacht werden</w:t>
            </w:r>
          </w:p>
        </w:tc>
      </w:tr>
      <w:tr w:rsidR="004E5ACC" w:rsidTr="00BF783E" w14:paraId="586B04EC" w14:textId="77777777">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7BAC7A44" w14:textId="77777777">
            <w:r>
              <w:t>Resultat</w:t>
            </w:r>
          </w:p>
        </w:tc>
        <w:tc>
          <w:tcPr>
            <w:tcW w:w="7213" w:type="dxa"/>
          </w:tcPr>
          <w:p w:rsidR="004E5ACC" w:rsidP="00BF783E" w:rsidRDefault="004E5ACC" w14:paraId="22DB76D8" w14:textId="232CC63C">
            <w:pPr>
              <w:cnfStyle w:val="000000000000" w:firstRow="0" w:lastRow="0" w:firstColumn="0" w:lastColumn="0" w:oddVBand="0" w:evenVBand="0" w:oddHBand="0" w:evenHBand="0" w:firstRowFirstColumn="0" w:firstRowLastColumn="0" w:lastRowFirstColumn="0" w:lastRowLastColumn="0"/>
            </w:pPr>
            <w:r>
              <w:t>Es kann auch möglich sein, dass ein Projekt durch mehrere Bauleiter betreut wird. Jedoch ist der Hauptbauleiter ersichtlich und dessen Adresse aufgeführt.</w:t>
            </w:r>
          </w:p>
        </w:tc>
      </w:tr>
    </w:tbl>
    <w:p w:rsidR="004E5ACC" w:rsidP="004A78C2" w:rsidRDefault="004E5ACC" w14:paraId="063DE03D" w14:textId="77777777"/>
    <w:tbl>
      <w:tblPr>
        <w:tblStyle w:val="Listentabelle6farbigAkzent2"/>
        <w:tblW w:w="0" w:type="auto"/>
        <w:tblLook w:val="04A0" w:firstRow="1" w:lastRow="0" w:firstColumn="1" w:lastColumn="0" w:noHBand="0" w:noVBand="1"/>
      </w:tblPr>
      <w:tblGrid>
        <w:gridCol w:w="1843"/>
        <w:gridCol w:w="7213"/>
      </w:tblGrid>
      <w:tr w:rsidRPr="00335574" w:rsidR="004E5ACC" w:rsidTr="00BF783E" w14:paraId="0D352E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6C1CE18B" w14:textId="77777777">
            <w:r>
              <w:t>Test ID</w:t>
            </w:r>
          </w:p>
        </w:tc>
        <w:tc>
          <w:tcPr>
            <w:tcW w:w="7213" w:type="dxa"/>
          </w:tcPr>
          <w:p w:rsidRPr="00335574" w:rsidR="004E5ACC" w:rsidP="00BF783E" w:rsidRDefault="004E5ACC" w14:paraId="2B058111" w14:textId="63C3218C">
            <w:pPr>
              <w:cnfStyle w:val="100000000000" w:firstRow="1" w:lastRow="0" w:firstColumn="0" w:lastColumn="0" w:oddVBand="0" w:evenVBand="0" w:oddHBand="0" w:evenHBand="0" w:firstRowFirstColumn="0" w:firstRowLastColumn="0" w:lastRowFirstColumn="0" w:lastRowLastColumn="0"/>
              <w:rPr>
                <w:b w:val="0"/>
              </w:rPr>
            </w:pPr>
            <w:r>
              <w:rPr>
                <w:b w:val="0"/>
              </w:rPr>
              <w:t>12</w:t>
            </w:r>
          </w:p>
        </w:tc>
      </w:tr>
      <w:tr w:rsidR="004E5ACC" w:rsidTr="00BF783E" w14:paraId="1930D31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4C45258F" w14:textId="77777777">
            <w:r>
              <w:t>Beschreibung</w:t>
            </w:r>
          </w:p>
        </w:tc>
        <w:tc>
          <w:tcPr>
            <w:tcW w:w="7213" w:type="dxa"/>
          </w:tcPr>
          <w:p w:rsidR="004E5ACC" w:rsidP="004E5ACC" w:rsidRDefault="004E5ACC" w14:paraId="13BEC8FA" w14:textId="68F3AB9B">
            <w:pPr>
              <w:cnfStyle w:val="000000100000" w:firstRow="0" w:lastRow="0" w:firstColumn="0" w:lastColumn="0" w:oddVBand="0" w:evenVBand="0" w:oddHBand="1" w:evenHBand="0" w:firstRowFirstColumn="0" w:firstRowLastColumn="0" w:lastRowFirstColumn="0" w:lastRowLastColumn="0"/>
            </w:pPr>
            <w:r>
              <w:t>Der Bauleiter möchte das Projekt eines Kollegen einsehen</w:t>
            </w:r>
          </w:p>
        </w:tc>
      </w:tr>
      <w:tr w:rsidR="004E5ACC" w:rsidTr="00BF783E" w14:paraId="01582952" w14:textId="77777777">
        <w:tc>
          <w:tcPr>
            <w:cnfStyle w:val="001000000000" w:firstRow="0" w:lastRow="0" w:firstColumn="1" w:lastColumn="0" w:oddVBand="0" w:evenVBand="0" w:oddHBand="0" w:evenHBand="0" w:firstRowFirstColumn="0" w:firstRowLastColumn="0" w:lastRowFirstColumn="0" w:lastRowLastColumn="0"/>
            <w:tcW w:w="1843" w:type="dxa"/>
          </w:tcPr>
          <w:p w:rsidR="004E5ACC" w:rsidP="00BF783E" w:rsidRDefault="004E5ACC" w14:paraId="01201DDD" w14:textId="77777777">
            <w:r>
              <w:t>Resultat</w:t>
            </w:r>
          </w:p>
        </w:tc>
        <w:tc>
          <w:tcPr>
            <w:tcW w:w="7213" w:type="dxa"/>
          </w:tcPr>
          <w:p w:rsidR="004E5ACC" w:rsidP="004E5ACC" w:rsidRDefault="004E5ACC" w14:paraId="48265358" w14:textId="586834DA">
            <w:pPr>
              <w:cnfStyle w:val="000000000000" w:firstRow="0" w:lastRow="0" w:firstColumn="0" w:lastColumn="0" w:oddVBand="0" w:evenVBand="0" w:oddHBand="0" w:evenHBand="0" w:firstRowFirstColumn="0" w:firstRowLastColumn="0" w:lastRowFirstColumn="0" w:lastRowLastColumn="0"/>
            </w:pPr>
            <w:r>
              <w:t>Dies ist nicht möglich, da jeder Bauleiter nur sein eigenes Projekt einsehen kann.</w:t>
            </w:r>
          </w:p>
        </w:tc>
      </w:tr>
    </w:tbl>
    <w:p w:rsidR="004E5ACC" w:rsidP="004A78C2" w:rsidRDefault="004E5ACC" w14:paraId="0ED02FC6" w14:textId="77777777"/>
    <w:tbl>
      <w:tblPr>
        <w:tblStyle w:val="Listentabelle6farbigAkzent2"/>
        <w:tblW w:w="0" w:type="auto"/>
        <w:tblLook w:val="04A0" w:firstRow="1" w:lastRow="0" w:firstColumn="1" w:lastColumn="0" w:noHBand="0" w:noVBand="1"/>
      </w:tblPr>
      <w:tblGrid>
        <w:gridCol w:w="1843"/>
        <w:gridCol w:w="7213"/>
      </w:tblGrid>
      <w:tr w:rsidRPr="00335574" w:rsidR="002B0FD9" w:rsidTr="00BF783E" w14:paraId="178A710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75049BD6" w14:textId="77777777">
            <w:r>
              <w:t>Test ID</w:t>
            </w:r>
          </w:p>
        </w:tc>
        <w:tc>
          <w:tcPr>
            <w:tcW w:w="7213" w:type="dxa"/>
          </w:tcPr>
          <w:p w:rsidRPr="00335574" w:rsidR="002B0FD9" w:rsidP="00BF783E" w:rsidRDefault="002B0FD9" w14:paraId="4CDB63A4" w14:textId="37F274C2">
            <w:pPr>
              <w:cnfStyle w:val="100000000000" w:firstRow="1" w:lastRow="0" w:firstColumn="0" w:lastColumn="0" w:oddVBand="0" w:evenVBand="0" w:oddHBand="0" w:evenHBand="0" w:firstRowFirstColumn="0" w:firstRowLastColumn="0" w:lastRowFirstColumn="0" w:lastRowLastColumn="0"/>
              <w:rPr>
                <w:b w:val="0"/>
              </w:rPr>
            </w:pPr>
            <w:r>
              <w:rPr>
                <w:b w:val="0"/>
              </w:rPr>
              <w:t>13</w:t>
            </w:r>
          </w:p>
        </w:tc>
      </w:tr>
      <w:tr w:rsidR="002B0FD9" w:rsidTr="00BF783E" w14:paraId="5C9A6B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351E18D1" w14:textId="77777777">
            <w:r>
              <w:t>Beschreibung</w:t>
            </w:r>
          </w:p>
        </w:tc>
        <w:tc>
          <w:tcPr>
            <w:tcW w:w="7213" w:type="dxa"/>
          </w:tcPr>
          <w:p w:rsidR="002B0FD9" w:rsidP="00BF783E" w:rsidRDefault="002B0FD9" w14:paraId="5EAAE184" w14:textId="432A033C">
            <w:pPr>
              <w:cnfStyle w:val="000000100000" w:firstRow="0" w:lastRow="0" w:firstColumn="0" w:lastColumn="0" w:oddVBand="0" w:evenVBand="0" w:oddHBand="1" w:evenHBand="0" w:firstRowFirstColumn="0" w:firstRowLastColumn="0" w:lastRowFirstColumn="0" w:lastRowLastColumn="0"/>
            </w:pPr>
            <w:r>
              <w:t>Das Subunternehmen begutachtet das Projekt</w:t>
            </w:r>
          </w:p>
        </w:tc>
      </w:tr>
      <w:tr w:rsidR="002B0FD9" w:rsidTr="00BF783E" w14:paraId="1F22E0A5" w14:textId="77777777">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2B24AD0C" w14:textId="77777777">
            <w:r>
              <w:t>Resultat</w:t>
            </w:r>
          </w:p>
        </w:tc>
        <w:tc>
          <w:tcPr>
            <w:tcW w:w="7213" w:type="dxa"/>
          </w:tcPr>
          <w:p w:rsidR="002B0FD9" w:rsidP="002B0FD9" w:rsidRDefault="002B0FD9" w14:paraId="390F6859" w14:textId="35F42B09">
            <w:pPr>
              <w:cnfStyle w:val="000000000000" w:firstRow="0" w:lastRow="0" w:firstColumn="0" w:lastColumn="0" w:oddVBand="0" w:evenVBand="0" w:oddHBand="0" w:evenHBand="0" w:firstRowFirstColumn="0" w:firstRowLastColumn="0" w:lastRowFirstColumn="0" w:lastRowLastColumn="0"/>
            </w:pPr>
            <w:r>
              <w:t xml:space="preserve">Jegliche Mängel sind aufgeführt und können auch über das Subunternehmen quittiert werden. </w:t>
            </w:r>
          </w:p>
        </w:tc>
      </w:tr>
    </w:tbl>
    <w:p w:rsidR="004E5ACC" w:rsidP="004A78C2" w:rsidRDefault="004E5ACC" w14:paraId="63C56777" w14:textId="77777777"/>
    <w:tbl>
      <w:tblPr>
        <w:tblStyle w:val="Listentabelle6farbigAkzent2"/>
        <w:tblW w:w="0" w:type="auto"/>
        <w:tblLook w:val="04A0" w:firstRow="1" w:lastRow="0" w:firstColumn="1" w:lastColumn="0" w:noHBand="0" w:noVBand="1"/>
      </w:tblPr>
      <w:tblGrid>
        <w:gridCol w:w="1843"/>
        <w:gridCol w:w="7213"/>
      </w:tblGrid>
      <w:tr w:rsidRPr="00335574" w:rsidR="002B0FD9" w:rsidTr="00BF783E" w14:paraId="5A1A3D9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7B6C2FCF" w14:textId="77777777">
            <w:r>
              <w:t>Test ID</w:t>
            </w:r>
          </w:p>
        </w:tc>
        <w:tc>
          <w:tcPr>
            <w:tcW w:w="7213" w:type="dxa"/>
          </w:tcPr>
          <w:p w:rsidRPr="00335574" w:rsidR="002B0FD9" w:rsidP="00BF783E" w:rsidRDefault="002B0FD9" w14:paraId="007315DC" w14:textId="4C4FF286">
            <w:pPr>
              <w:cnfStyle w:val="100000000000" w:firstRow="1" w:lastRow="0" w:firstColumn="0" w:lastColumn="0" w:oddVBand="0" w:evenVBand="0" w:oddHBand="0" w:evenHBand="0" w:firstRowFirstColumn="0" w:firstRowLastColumn="0" w:lastRowFirstColumn="0" w:lastRowLastColumn="0"/>
              <w:rPr>
                <w:b w:val="0"/>
              </w:rPr>
            </w:pPr>
            <w:r>
              <w:rPr>
                <w:b w:val="0"/>
              </w:rPr>
              <w:t>14</w:t>
            </w:r>
          </w:p>
        </w:tc>
      </w:tr>
      <w:tr w:rsidR="002B0FD9" w:rsidTr="00BF783E" w14:paraId="59242D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3BB89056" w14:textId="77777777">
            <w:r>
              <w:t>Beschreibung</w:t>
            </w:r>
          </w:p>
        </w:tc>
        <w:tc>
          <w:tcPr>
            <w:tcW w:w="7213" w:type="dxa"/>
          </w:tcPr>
          <w:p w:rsidR="002B0FD9" w:rsidP="00BF783E" w:rsidRDefault="002B0FD9" w14:paraId="3285FC13" w14:textId="7D241B5D">
            <w:pPr>
              <w:cnfStyle w:val="000000100000" w:firstRow="0" w:lastRow="0" w:firstColumn="0" w:lastColumn="0" w:oddVBand="0" w:evenVBand="0" w:oddHBand="1" w:evenHBand="0" w:firstRowFirstColumn="0" w:firstRowLastColumn="0" w:lastRowFirstColumn="0" w:lastRowLastColumn="0"/>
            </w:pPr>
            <w:r>
              <w:t>Die Meldungen werden eingesehen</w:t>
            </w:r>
          </w:p>
        </w:tc>
      </w:tr>
      <w:tr w:rsidR="002B0FD9" w:rsidTr="00BF783E" w14:paraId="13897715" w14:textId="77777777">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5BF86E2E" w14:textId="77777777">
            <w:r>
              <w:t>Resultat</w:t>
            </w:r>
          </w:p>
        </w:tc>
        <w:tc>
          <w:tcPr>
            <w:tcW w:w="7213" w:type="dxa"/>
          </w:tcPr>
          <w:p w:rsidR="002B0FD9" w:rsidP="00BF783E" w:rsidRDefault="002B0FD9" w14:paraId="64A7C6FB" w14:textId="64D685E4">
            <w:pPr>
              <w:cnfStyle w:val="000000000000" w:firstRow="0" w:lastRow="0" w:firstColumn="0" w:lastColumn="0" w:oddVBand="0" w:evenVBand="0" w:oddHBand="0" w:evenHBand="0" w:firstRowFirstColumn="0" w:firstRowLastColumn="0" w:lastRowFirstColumn="0" w:lastRowLastColumn="0"/>
            </w:pPr>
            <w:r>
              <w:t xml:space="preserve">Jeder Mangel kann mehrere Meldungen beinhalten, die durch das Generalunternehmen oder Subunternehmen erfasst werden können, sie sind für den Bauleiter immer sofort zur Verfügung. </w:t>
            </w:r>
          </w:p>
        </w:tc>
      </w:tr>
    </w:tbl>
    <w:p w:rsidR="004E5ACC" w:rsidP="004A78C2" w:rsidRDefault="004E5ACC" w14:paraId="191F287A" w14:textId="77777777"/>
    <w:tbl>
      <w:tblPr>
        <w:tblStyle w:val="Listentabelle6farbigAkzent2"/>
        <w:tblW w:w="0" w:type="auto"/>
        <w:tblLook w:val="04A0" w:firstRow="1" w:lastRow="0" w:firstColumn="1" w:lastColumn="0" w:noHBand="0" w:noVBand="1"/>
      </w:tblPr>
      <w:tblGrid>
        <w:gridCol w:w="1843"/>
        <w:gridCol w:w="7213"/>
      </w:tblGrid>
      <w:tr w:rsidRPr="00335574" w:rsidR="002B0FD9" w:rsidTr="00BF783E" w14:paraId="1864CD7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44CF03FC" w14:textId="77777777">
            <w:r>
              <w:t>Test ID</w:t>
            </w:r>
          </w:p>
        </w:tc>
        <w:tc>
          <w:tcPr>
            <w:tcW w:w="7213" w:type="dxa"/>
          </w:tcPr>
          <w:p w:rsidRPr="00335574" w:rsidR="002B0FD9" w:rsidP="00BF783E" w:rsidRDefault="002B0FD9" w14:paraId="54D8B356" w14:textId="28D6365F">
            <w:pPr>
              <w:cnfStyle w:val="100000000000" w:firstRow="1" w:lastRow="0" w:firstColumn="0" w:lastColumn="0" w:oddVBand="0" w:evenVBand="0" w:oddHBand="0" w:evenHBand="0" w:firstRowFirstColumn="0" w:firstRowLastColumn="0" w:lastRowFirstColumn="0" w:lastRowLastColumn="0"/>
              <w:rPr>
                <w:b w:val="0"/>
              </w:rPr>
            </w:pPr>
            <w:r>
              <w:rPr>
                <w:b w:val="0"/>
              </w:rPr>
              <w:t>15</w:t>
            </w:r>
          </w:p>
        </w:tc>
      </w:tr>
      <w:tr w:rsidR="002B0FD9" w:rsidTr="00BF783E" w14:paraId="3EE7A1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6E2A7B22" w14:textId="77777777">
            <w:r>
              <w:t>Beschreibung</w:t>
            </w:r>
          </w:p>
        </w:tc>
        <w:tc>
          <w:tcPr>
            <w:tcW w:w="7213" w:type="dxa"/>
          </w:tcPr>
          <w:p w:rsidR="002B0FD9" w:rsidP="00BF783E" w:rsidRDefault="002B0FD9" w14:paraId="6EC2B6B1" w14:textId="78D2BB61">
            <w:pPr>
              <w:cnfStyle w:val="000000100000" w:firstRow="0" w:lastRow="0" w:firstColumn="0" w:lastColumn="0" w:oddVBand="0" w:evenVBand="0" w:oddHBand="1" w:evenHBand="0" w:firstRowFirstColumn="0" w:firstRowLastColumn="0" w:lastRowFirstColumn="0" w:lastRowLastColumn="0"/>
            </w:pPr>
            <w:r>
              <w:t>Der Mangel wird vom Subunternehmen abgearbeitet</w:t>
            </w:r>
          </w:p>
        </w:tc>
      </w:tr>
      <w:tr w:rsidR="002B0FD9" w:rsidTr="00BF783E" w14:paraId="15E51BE7" w14:textId="77777777">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572BBFC8" w14:textId="77777777">
            <w:r>
              <w:t>Resultat</w:t>
            </w:r>
          </w:p>
        </w:tc>
        <w:tc>
          <w:tcPr>
            <w:tcW w:w="7213" w:type="dxa"/>
          </w:tcPr>
          <w:p w:rsidR="002B0FD9" w:rsidP="00BF783E" w:rsidRDefault="002B0FD9" w14:paraId="44694767" w14:textId="281AF092">
            <w:pPr>
              <w:cnfStyle w:val="000000000000" w:firstRow="0" w:lastRow="0" w:firstColumn="0" w:lastColumn="0" w:oddVBand="0" w:evenVBand="0" w:oddHBand="0" w:evenHBand="0" w:firstRowFirstColumn="0" w:firstRowLastColumn="0" w:lastRowFirstColumn="0" w:lastRowLastColumn="0"/>
            </w:pPr>
            <w:r>
              <w:t xml:space="preserve">Der Bauleiter kann den Mangel einsehen und bestätigen, dass dieser abgearbeitet wurde und kann demnach den Mangel als erledigt kennzeichnen. Ist dies nicht der Fall, dann kann er den Mangel erneut an das Subunternehmen schicken. </w:t>
            </w:r>
          </w:p>
        </w:tc>
      </w:tr>
    </w:tbl>
    <w:p w:rsidR="004E5ACC" w:rsidP="004A78C2" w:rsidRDefault="004E5ACC" w14:paraId="09588716" w14:textId="77777777"/>
    <w:tbl>
      <w:tblPr>
        <w:tblStyle w:val="Listentabelle6farbigAkzent2"/>
        <w:tblW w:w="0" w:type="auto"/>
        <w:tblLook w:val="04A0" w:firstRow="1" w:lastRow="0" w:firstColumn="1" w:lastColumn="0" w:noHBand="0" w:noVBand="1"/>
      </w:tblPr>
      <w:tblGrid>
        <w:gridCol w:w="1843"/>
        <w:gridCol w:w="7213"/>
      </w:tblGrid>
      <w:tr w:rsidRPr="00335574" w:rsidR="002B0FD9" w:rsidTr="00BF783E" w14:paraId="7DA7E13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28654509" w14:textId="77777777">
            <w:r>
              <w:t>Test ID</w:t>
            </w:r>
          </w:p>
        </w:tc>
        <w:tc>
          <w:tcPr>
            <w:tcW w:w="7213" w:type="dxa"/>
          </w:tcPr>
          <w:p w:rsidRPr="00335574" w:rsidR="002B0FD9" w:rsidP="00BF783E" w:rsidRDefault="002B0FD9" w14:paraId="50162C21" w14:textId="67FA3E3D">
            <w:pPr>
              <w:cnfStyle w:val="100000000000" w:firstRow="1" w:lastRow="0" w:firstColumn="0" w:lastColumn="0" w:oddVBand="0" w:evenVBand="0" w:oddHBand="0" w:evenHBand="0" w:firstRowFirstColumn="0" w:firstRowLastColumn="0" w:lastRowFirstColumn="0" w:lastRowLastColumn="0"/>
              <w:rPr>
                <w:b w:val="0"/>
              </w:rPr>
            </w:pPr>
            <w:r>
              <w:rPr>
                <w:b w:val="0"/>
              </w:rPr>
              <w:t>16</w:t>
            </w:r>
          </w:p>
        </w:tc>
      </w:tr>
      <w:tr w:rsidR="002B0FD9" w:rsidTr="00BF783E" w14:paraId="605ED75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2C7855D9" w14:textId="77777777">
            <w:r>
              <w:t>Beschreibung</w:t>
            </w:r>
          </w:p>
        </w:tc>
        <w:tc>
          <w:tcPr>
            <w:tcW w:w="7213" w:type="dxa"/>
          </w:tcPr>
          <w:p w:rsidR="002B0FD9" w:rsidP="00BF783E" w:rsidRDefault="002B0FD9" w14:paraId="1F822F57" w14:textId="2D5E4364">
            <w:pPr>
              <w:cnfStyle w:val="000000100000" w:firstRow="0" w:lastRow="0" w:firstColumn="0" w:lastColumn="0" w:oddVBand="0" w:evenVBand="0" w:oddHBand="1" w:evenHBand="0" w:firstRowFirstColumn="0" w:firstRowLastColumn="0" w:lastRowFirstColumn="0" w:lastRowLastColumn="0"/>
            </w:pPr>
            <w:r>
              <w:t>Die Meldung soll verändert werden</w:t>
            </w:r>
          </w:p>
        </w:tc>
      </w:tr>
      <w:tr w:rsidR="002B0FD9" w:rsidTr="00BF783E" w14:paraId="07D117AF" w14:textId="77777777">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31785AC2" w14:textId="77777777">
            <w:r>
              <w:t>Resultat</w:t>
            </w:r>
          </w:p>
        </w:tc>
        <w:tc>
          <w:tcPr>
            <w:tcW w:w="7213" w:type="dxa"/>
          </w:tcPr>
          <w:p w:rsidR="002B0FD9" w:rsidP="00BF783E" w:rsidRDefault="002B0FD9" w14:paraId="713E8DC1" w14:textId="113CE216">
            <w:pPr>
              <w:cnfStyle w:val="000000000000" w:firstRow="0" w:lastRow="0" w:firstColumn="0" w:lastColumn="0" w:oddVBand="0" w:evenVBand="0" w:oddHBand="0" w:evenHBand="0" w:firstRowFirstColumn="0" w:firstRowLastColumn="0" w:lastRowFirstColumn="0" w:lastRowLastColumn="0"/>
            </w:pPr>
            <w:r>
              <w:t xml:space="preserve">Niemand kann die Meldung nach dem Speichern verändern. </w:t>
            </w:r>
          </w:p>
        </w:tc>
      </w:tr>
    </w:tbl>
    <w:p w:rsidR="002B0FD9" w:rsidP="004A78C2" w:rsidRDefault="002B0FD9" w14:paraId="2C8BD740" w14:textId="77777777"/>
    <w:tbl>
      <w:tblPr>
        <w:tblStyle w:val="Listentabelle6farbigAkzent2"/>
        <w:tblW w:w="0" w:type="auto"/>
        <w:tblLook w:val="04A0" w:firstRow="1" w:lastRow="0" w:firstColumn="1" w:lastColumn="0" w:noHBand="0" w:noVBand="1"/>
      </w:tblPr>
      <w:tblGrid>
        <w:gridCol w:w="1843"/>
        <w:gridCol w:w="7213"/>
      </w:tblGrid>
      <w:tr w:rsidRPr="00335574" w:rsidR="002B0FD9" w:rsidTr="00BF783E" w14:paraId="41D0ACF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67AC70A2" w14:textId="77777777">
            <w:r>
              <w:t>Test ID</w:t>
            </w:r>
          </w:p>
        </w:tc>
        <w:tc>
          <w:tcPr>
            <w:tcW w:w="7213" w:type="dxa"/>
          </w:tcPr>
          <w:p w:rsidRPr="00335574" w:rsidR="002B0FD9" w:rsidP="00BF783E" w:rsidRDefault="002B0FD9" w14:paraId="5D69E059" w14:textId="00DE378A">
            <w:pPr>
              <w:cnfStyle w:val="100000000000" w:firstRow="1" w:lastRow="0" w:firstColumn="0" w:lastColumn="0" w:oddVBand="0" w:evenVBand="0" w:oddHBand="0" w:evenHBand="0" w:firstRowFirstColumn="0" w:firstRowLastColumn="0" w:lastRowFirstColumn="0" w:lastRowLastColumn="0"/>
              <w:rPr>
                <w:b w:val="0"/>
              </w:rPr>
            </w:pPr>
            <w:r>
              <w:rPr>
                <w:b w:val="0"/>
              </w:rPr>
              <w:t>17</w:t>
            </w:r>
          </w:p>
        </w:tc>
      </w:tr>
      <w:tr w:rsidR="002B0FD9" w:rsidTr="00BF783E" w14:paraId="669EBA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7D8787FE" w14:textId="77777777">
            <w:r>
              <w:t>Beschreibung</w:t>
            </w:r>
          </w:p>
        </w:tc>
        <w:tc>
          <w:tcPr>
            <w:tcW w:w="7213" w:type="dxa"/>
          </w:tcPr>
          <w:p w:rsidR="002B0FD9" w:rsidP="00BF783E" w:rsidRDefault="002B0FD9" w14:paraId="5379116F" w14:textId="27A3B91E">
            <w:pPr>
              <w:cnfStyle w:val="000000100000" w:firstRow="0" w:lastRow="0" w:firstColumn="0" w:lastColumn="0" w:oddVBand="0" w:evenVBand="0" w:oddHBand="1" w:evenHBand="0" w:firstRowFirstColumn="0" w:firstRowLastColumn="0" w:lastRowFirstColumn="0" w:lastRowLastColumn="0"/>
            </w:pPr>
            <w:r>
              <w:t>Die Mängel sollen nach einem Kriterium gefiltert werden</w:t>
            </w:r>
          </w:p>
        </w:tc>
      </w:tr>
      <w:tr w:rsidR="002B0FD9" w:rsidTr="00BF783E" w14:paraId="279D6822" w14:textId="77777777">
        <w:tc>
          <w:tcPr>
            <w:cnfStyle w:val="001000000000" w:firstRow="0" w:lastRow="0" w:firstColumn="1" w:lastColumn="0" w:oddVBand="0" w:evenVBand="0" w:oddHBand="0" w:evenHBand="0" w:firstRowFirstColumn="0" w:firstRowLastColumn="0" w:lastRowFirstColumn="0" w:lastRowLastColumn="0"/>
            <w:tcW w:w="1843" w:type="dxa"/>
          </w:tcPr>
          <w:p w:rsidR="002B0FD9" w:rsidP="00BF783E" w:rsidRDefault="002B0FD9" w14:paraId="7261A42F" w14:textId="77777777">
            <w:r>
              <w:t>Resultat</w:t>
            </w:r>
          </w:p>
        </w:tc>
        <w:tc>
          <w:tcPr>
            <w:tcW w:w="7213" w:type="dxa"/>
          </w:tcPr>
          <w:p w:rsidR="002B0FD9" w:rsidP="00BF783E" w:rsidRDefault="002B0FD9" w14:paraId="26E483B4" w14:textId="706CB612">
            <w:pPr>
              <w:cnfStyle w:val="000000000000" w:firstRow="0" w:lastRow="0" w:firstColumn="0" w:lastColumn="0" w:oddVBand="0" w:evenVBand="0" w:oddHBand="0" w:evenHBand="0" w:firstRowFirstColumn="0" w:firstRowLastColumn="0" w:lastRowFirstColumn="0" w:lastRowLastColumn="0"/>
            </w:pPr>
            <w:r>
              <w:t>Der Bauleiter m</w:t>
            </w:r>
            <w:r w:rsidR="00634D1C">
              <w:t>öchte alle Mängel bezüglich der Hauswand aufgeführt haben.</w:t>
            </w:r>
            <w:r>
              <w:t xml:space="preserve"> </w:t>
            </w:r>
          </w:p>
        </w:tc>
      </w:tr>
    </w:tbl>
    <w:p w:rsidR="004E5ACC" w:rsidP="004A78C2" w:rsidRDefault="004E5ACC" w14:paraId="44CCFD88" w14:textId="77777777"/>
    <w:tbl>
      <w:tblPr>
        <w:tblStyle w:val="Listentabelle6farbigAkzent2"/>
        <w:tblW w:w="0" w:type="auto"/>
        <w:tblLook w:val="04A0" w:firstRow="1" w:lastRow="0" w:firstColumn="1" w:lastColumn="0" w:noHBand="0" w:noVBand="1"/>
      </w:tblPr>
      <w:tblGrid>
        <w:gridCol w:w="1843"/>
        <w:gridCol w:w="7213"/>
      </w:tblGrid>
      <w:tr w:rsidRPr="00335574" w:rsidR="00634D1C" w:rsidTr="00BF783E" w14:paraId="0D19EBA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634D1C" w:rsidP="00BF783E" w:rsidRDefault="00634D1C" w14:paraId="6D186840" w14:textId="77777777">
            <w:r>
              <w:t>Test ID</w:t>
            </w:r>
          </w:p>
        </w:tc>
        <w:tc>
          <w:tcPr>
            <w:tcW w:w="7213" w:type="dxa"/>
          </w:tcPr>
          <w:p w:rsidRPr="00335574" w:rsidR="00634D1C" w:rsidP="00BF783E" w:rsidRDefault="00634D1C" w14:paraId="5C6440E1" w14:textId="5E252459">
            <w:pPr>
              <w:cnfStyle w:val="100000000000" w:firstRow="1" w:lastRow="0" w:firstColumn="0" w:lastColumn="0" w:oddVBand="0" w:evenVBand="0" w:oddHBand="0" w:evenHBand="0" w:firstRowFirstColumn="0" w:firstRowLastColumn="0" w:lastRowFirstColumn="0" w:lastRowLastColumn="0"/>
              <w:rPr>
                <w:b w:val="0"/>
              </w:rPr>
            </w:pPr>
            <w:r>
              <w:rPr>
                <w:b w:val="0"/>
              </w:rPr>
              <w:t>18</w:t>
            </w:r>
          </w:p>
        </w:tc>
      </w:tr>
      <w:tr w:rsidR="00634D1C" w:rsidTr="00BF783E" w14:paraId="6C22FA0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634D1C" w:rsidP="00BF783E" w:rsidRDefault="00634D1C" w14:paraId="36723F6F" w14:textId="77777777">
            <w:r>
              <w:t>Beschreibung</w:t>
            </w:r>
          </w:p>
        </w:tc>
        <w:tc>
          <w:tcPr>
            <w:tcW w:w="7213" w:type="dxa"/>
          </w:tcPr>
          <w:p w:rsidR="00634D1C" w:rsidP="00BF783E" w:rsidRDefault="00634D1C" w14:paraId="57F85007" w14:textId="1AD9244F">
            <w:pPr>
              <w:cnfStyle w:val="000000100000" w:firstRow="0" w:lastRow="0" w:firstColumn="0" w:lastColumn="0" w:oddVBand="0" w:evenVBand="0" w:oddHBand="1" w:evenHBand="0" w:firstRowFirstColumn="0" w:firstRowLastColumn="0" w:lastRowFirstColumn="0" w:lastRowLastColumn="0"/>
            </w:pPr>
            <w:r>
              <w:t>Der Bauleiter möchte alle Mängel in Papierform haben</w:t>
            </w:r>
          </w:p>
        </w:tc>
      </w:tr>
      <w:tr w:rsidR="00634D1C" w:rsidTr="00BF783E" w14:paraId="0FBCD553" w14:textId="77777777">
        <w:tc>
          <w:tcPr>
            <w:cnfStyle w:val="001000000000" w:firstRow="0" w:lastRow="0" w:firstColumn="1" w:lastColumn="0" w:oddVBand="0" w:evenVBand="0" w:oddHBand="0" w:evenHBand="0" w:firstRowFirstColumn="0" w:firstRowLastColumn="0" w:lastRowFirstColumn="0" w:lastRowLastColumn="0"/>
            <w:tcW w:w="1843" w:type="dxa"/>
          </w:tcPr>
          <w:p w:rsidR="00634D1C" w:rsidP="00BF783E" w:rsidRDefault="00634D1C" w14:paraId="14DFB8F0" w14:textId="77777777">
            <w:r>
              <w:t>Resultat</w:t>
            </w:r>
          </w:p>
        </w:tc>
        <w:tc>
          <w:tcPr>
            <w:tcW w:w="7213" w:type="dxa"/>
          </w:tcPr>
          <w:p w:rsidR="00634D1C" w:rsidP="00634D1C" w:rsidRDefault="00634D1C" w14:paraId="65C69E89" w14:textId="4FD43289">
            <w:pPr>
              <w:cnfStyle w:val="000000000000" w:firstRow="0" w:lastRow="0" w:firstColumn="0" w:lastColumn="0" w:oddVBand="0" w:evenVBand="0" w:oddHBand="0" w:evenHBand="0" w:firstRowFirstColumn="0" w:firstRowLastColumn="0" w:lastRowFirstColumn="0" w:lastRowLastColumn="0"/>
            </w:pPr>
            <w:r>
              <w:t>Der Bauleiter kann alle Mängel in Listenform anzeigen lassen und diese dann ausdrucken.</w:t>
            </w:r>
          </w:p>
        </w:tc>
      </w:tr>
    </w:tbl>
    <w:p w:rsidR="00634D1C" w:rsidP="004A78C2" w:rsidRDefault="00634D1C" w14:paraId="1591B326" w14:textId="73EFDD0F"/>
    <w:p w:rsidR="00634D1C" w:rsidP="004A78C2" w:rsidRDefault="00634D1C" w14:paraId="0AF4FF39" w14:textId="77777777"/>
    <w:p w:rsidRPr="002B0FD9" w:rsidR="004A78C2" w:rsidP="004A78C2" w:rsidRDefault="004A78C2" w14:paraId="46231C03" w14:textId="5D9037F4">
      <w:pPr>
        <w:pStyle w:val="berschrift1"/>
        <w:rPr>
          <w:lang w:val="de-CH"/>
        </w:rPr>
      </w:pPr>
      <w:bookmarkStart w:name="_Toc419726910" w:id="225"/>
      <w:r w:rsidRPr="002B0FD9">
        <w:rPr>
          <w:lang w:val="de-CH"/>
        </w:rPr>
        <w:t>DB – Dokumentation</w:t>
      </w:r>
      <w:bookmarkEnd w:id="225"/>
    </w:p>
    <w:p w:rsidRPr="002B0FD9" w:rsidR="004A78C2" w:rsidP="004A78C2" w:rsidRDefault="004A78C2" w14:paraId="5AC521EB" w14:textId="77777777">
      <w:pPr>
        <w:rPr>
          <w:lang w:val="de-CH"/>
        </w:rPr>
      </w:pPr>
    </w:p>
    <w:p w:rsidRPr="004A78C2" w:rsidR="004A78C2" w:rsidP="004A78C2" w:rsidRDefault="004A78C2" w14:paraId="57B3207E" w14:textId="5EF36CF4">
      <w:pPr>
        <w:pStyle w:val="berschrift1"/>
        <w:rPr>
          <w:lang w:val="de-CH"/>
        </w:rPr>
      </w:pPr>
      <w:bookmarkStart w:name="_Toc419726911" w:id="226"/>
      <w:r w:rsidRPr="004A78C2">
        <w:rPr>
          <w:lang w:val="de-CH"/>
        </w:rPr>
        <w:t>Beiträge pro Projektmitglied (2015_FS_INM21_Individuelles_Portfolio_Name_Vorname.xlsx)</w:t>
      </w:r>
      <w:bookmarkEnd w:id="226"/>
    </w:p>
    <w:p w:rsidRPr="004A78C2" w:rsidR="004A78C2" w:rsidP="004A78C2" w:rsidRDefault="004A78C2" w14:paraId="7D0538E2" w14:textId="77777777">
      <w:pPr>
        <w:rPr>
          <w:lang w:val="de-CH"/>
        </w:rPr>
      </w:pPr>
    </w:p>
    <w:p w:rsidRPr="004A78C2" w:rsidR="004A78C2" w:rsidP="004A78C2" w:rsidRDefault="004A78C2" w14:paraId="4C642DD6" w14:textId="2AAB580B">
      <w:pPr>
        <w:pStyle w:val="berschrift1"/>
        <w:rPr>
          <w:lang w:val="de-CH"/>
        </w:rPr>
      </w:pPr>
      <w:bookmarkStart w:name="_Toc419726912" w:id="227"/>
      <w:r w:rsidRPr="004A78C2">
        <w:rPr>
          <w:lang w:val="de-CH"/>
        </w:rPr>
        <w:t>Source-Code von selber beschriebenem Code</w:t>
      </w:r>
      <w:bookmarkEnd w:id="227"/>
    </w:p>
    <w:p w:rsidRPr="004A78C2" w:rsidR="004A78C2" w:rsidP="004A78C2" w:rsidRDefault="004A78C2" w14:paraId="3D45D5AA" w14:textId="77777777">
      <w:pPr>
        <w:rPr>
          <w:lang w:val="de-CH"/>
        </w:rPr>
      </w:pPr>
    </w:p>
    <w:p w:rsidRPr="004A78C2" w:rsidR="004A78C2" w:rsidP="004A78C2" w:rsidRDefault="004A78C2" w14:paraId="3B22C216" w14:textId="6B6EAE89">
      <w:pPr>
        <w:pStyle w:val="berschrift1"/>
        <w:rPr>
          <w:lang w:val="de-CH"/>
        </w:rPr>
      </w:pPr>
      <w:bookmarkStart w:name="_Toc419726913" w:id="228"/>
      <w:r w:rsidRPr="004A78C2">
        <w:rPr>
          <w:lang w:val="de-CH"/>
        </w:rPr>
        <w:t>Weitere Dokumentationen</w:t>
      </w:r>
      <w:bookmarkEnd w:id="228"/>
    </w:p>
    <w:p w:rsidRPr="004A78C2" w:rsidR="004A78C2" w:rsidP="004A78C2" w:rsidRDefault="004A78C2" w14:paraId="29F0A561" w14:textId="77777777">
      <w:pPr>
        <w:rPr>
          <w:lang w:val="de-CH"/>
        </w:rPr>
      </w:pPr>
    </w:p>
    <w:sectPr w:rsidRPr="004A78C2" w:rsidR="004A78C2" w:rsidSect="00286C99">
      <w:headerReference w:type="default" r:id="rId43"/>
      <w:footerReference w:type="default" r:id="rId44"/>
      <w:pgSz w:w="11900" w:h="16840" w:orient="portrait"/>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GS" w:author="Gernot Starke" w:date="2012-01-14T10:02:00Z" w:id="142">
    <w:p w:rsidR="00135BFE" w:rsidRDefault="00135BFE" w14:paraId="415E438F" w14:textId="53A37EE5">
      <w:pPr>
        <w:pStyle w:val="Kommentartext"/>
      </w:pPr>
      <w:r>
        <w:rPr>
          <w:rStyle w:val="Kommentarzeichen"/>
        </w:rPr>
        <w:annotationRef/>
      </w:r>
      <w:r>
        <w:t>Verschoben aus Kapitel 8</w:t>
      </w:r>
    </w:p>
  </w:comment>
  <w:comment w:initials="GS" w:author="Gernot Starke" w:date="2012-01-14T10:01:00Z" w:id="144">
    <w:p w:rsidR="00135BFE" w:rsidRDefault="00135BFE" w14:paraId="2F6DB798" w14:textId="07FAF38E">
      <w:pPr>
        <w:pStyle w:val="Kommentartext"/>
      </w:pPr>
      <w:r>
        <w:rPr>
          <w:rStyle w:val="Kommentarzeichen"/>
        </w:rPr>
        <w:annotationRef/>
      </w:r>
      <w:r>
        <w:t>neu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5E438F" w15:done="0"/>
  <w15:commentEx w15:paraId="2F6DB7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BFE" w:rsidRDefault="00135BFE" w14:paraId="7DE2663C" w14:textId="77777777">
      <w:r>
        <w:separator/>
      </w:r>
    </w:p>
  </w:endnote>
  <w:endnote w:type="continuationSeparator" w:id="0">
    <w:p w:rsidR="00135BFE" w:rsidRDefault="00135BFE" w14:paraId="4A6F7D86" w14:textId="77777777">
      <w:r>
        <w:continuationSeparator/>
      </w:r>
    </w:p>
  </w:endnote>
  <w:endnote w:type="continuationNotice" w:id="1">
    <w:p w:rsidR="00135BFE" w:rsidRDefault="00135BFE" w14:paraId="5ED5889F"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Pr="002510E7" w:rsidR="00135BFE" w:rsidP="00286C99" w:rsidRDefault="00135BFE" w14:paraId="4FCE0CD2" w14:textId="77777777">
    <w:pPr>
      <w:pStyle w:val="Fuzeile"/>
      <w:jc w:val="right"/>
    </w:pPr>
    <w:r>
      <w:rPr>
        <w:noProof/>
        <w:lang w:val="de-CH" w:eastAsia="de-CH"/>
      </w:rPr>
      <w:drawing>
        <wp:inline distT="0" distB="0" distL="0" distR="0" wp14:anchorId="5BB06A21" wp14:editId="19E447FC">
          <wp:extent cx="904240" cy="396240"/>
          <wp:effectExtent l="0" t="0" r="10160" b="1016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Pr="002510E7" w:rsidR="00135BFE" w:rsidP="00286C99" w:rsidRDefault="00135BFE" w14:paraId="3772C234" w14:textId="77777777">
    <w:pPr>
      <w:pStyle w:val="Fuzeile"/>
      <w:jc w:val="right"/>
    </w:pPr>
    <w:r>
      <w:rPr>
        <w:noProof/>
        <w:lang w:val="de-CH" w:eastAsia="de-CH"/>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BFE" w:rsidRDefault="00135BFE" w14:paraId="6F8BC860" w14:textId="77777777">
      <w:r>
        <w:separator/>
      </w:r>
    </w:p>
  </w:footnote>
  <w:footnote w:type="continuationSeparator" w:id="0">
    <w:p w:rsidR="00135BFE" w:rsidRDefault="00135BFE" w14:paraId="0128D1F4" w14:textId="77777777">
      <w:r>
        <w:continuationSeparator/>
      </w:r>
    </w:p>
  </w:footnote>
  <w:footnote w:type="continuationNotice" w:id="1">
    <w:p w:rsidR="00135BFE" w:rsidRDefault="00135BFE" w14:paraId="47C9ADAA" w14:textId="77777777">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00135BFE" w:rsidP="00286C99" w:rsidRDefault="00135BFE" w14:paraId="0D6589D4" w14:textId="77777777">
    <w:pPr>
      <w:pStyle w:val="Kopfzeile"/>
      <w:tabs>
        <w:tab w:val="left" w:pos="688"/>
      </w:tabs>
      <w:jc w:val="left"/>
    </w:pPr>
    <w:r>
      <w:rPr>
        <w:noProof/>
        <w:lang w:val="de-CH" w:eastAsia="de-CH"/>
      </w:rPr>
      <w:drawing>
        <wp:inline distT="0" distB="0" distL="0" distR="0" wp14:anchorId="320B7ED3" wp14:editId="7E0D34D2">
          <wp:extent cx="853440" cy="426720"/>
          <wp:effectExtent l="0" t="0" r="10160" b="5080"/>
          <wp:docPr id="1"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r>
    <w:r>
      <w:t xml:space="preserve">Seite </w:t>
    </w:r>
    <w:r>
      <w:rPr>
        <w:rStyle w:val="Seitenzahl"/>
      </w:rPr>
      <w:fldChar w:fldCharType="begin"/>
    </w:r>
    <w:r>
      <w:rPr>
        <w:rStyle w:val="Seitenzahl"/>
      </w:rPr>
      <w:instrText xml:space="preserve"> PAGE </w:instrText>
    </w:r>
    <w:r>
      <w:rPr>
        <w:rStyle w:val="Seitenzahl"/>
      </w:rPr>
      <w:fldChar w:fldCharType="separate"/>
    </w:r>
    <w:r w:rsidR="00877F71">
      <w:rPr>
        <w:rStyle w:val="Seitenzahl"/>
        <w:noProof/>
      </w:rPr>
      <w:t>2</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877F71">
      <w:rPr>
        <w:rStyle w:val="Seitenzahl"/>
        <w:noProof/>
      </w:rPr>
      <w:t>63</w:t>
    </w:r>
    <w:r>
      <w:rPr>
        <w:rStyle w:val="Seitenzahl"/>
      </w:rPr>
      <w:fldChar w:fldCharType="end"/>
    </w:r>
  </w:p>
  <w:p w:rsidR="00135BFE" w:rsidP="00286C99" w:rsidRDefault="00135BFE" w14:paraId="0B6542F7" w14:textId="77777777">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00135BFE" w:rsidP="00286C99" w:rsidRDefault="00135BFE" w14:paraId="21C6B6B3" w14:textId="77777777">
    <w:pPr>
      <w:pStyle w:val="Kopfzeile"/>
      <w:tabs>
        <w:tab w:val="left" w:pos="688"/>
      </w:tabs>
      <w:jc w:val="left"/>
    </w:pPr>
    <w:r>
      <w:rPr>
        <w:noProof/>
        <w:lang w:val="de-CH" w:eastAsia="de-CH"/>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r>
    <w:r>
      <w:t xml:space="preserve">Seite </w:t>
    </w:r>
    <w:r>
      <w:rPr>
        <w:rStyle w:val="Seitenzahl"/>
      </w:rPr>
      <w:fldChar w:fldCharType="begin"/>
    </w:r>
    <w:r>
      <w:rPr>
        <w:rStyle w:val="Seitenzahl"/>
      </w:rPr>
      <w:instrText xml:space="preserve"> PAGE </w:instrText>
    </w:r>
    <w:r>
      <w:rPr>
        <w:rStyle w:val="Seitenzahl"/>
      </w:rPr>
      <w:fldChar w:fldCharType="separate"/>
    </w:r>
    <w:r w:rsidR="00877F71">
      <w:rPr>
        <w:rStyle w:val="Seitenzahl"/>
        <w:noProof/>
      </w:rPr>
      <w:t>63</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877F71">
      <w:rPr>
        <w:rStyle w:val="Seitenzahl"/>
        <w:noProof/>
      </w:rPr>
      <w:t>63</w:t>
    </w:r>
    <w:r>
      <w:rPr>
        <w:rStyle w:val="Seitenzahl"/>
      </w:rPr>
      <w:fldChar w:fldCharType="end"/>
    </w:r>
  </w:p>
  <w:p w:rsidR="00135BFE" w:rsidP="00286C99" w:rsidRDefault="00135BFE" w14:paraId="5F5BBDD4" w14:textId="77777777">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A48C3996"/>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374A8428"/>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hint="default" w:ascii="Symbol" w:hAnsi="Symbol"/>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hint="default" w:ascii="Symbol" w:hAnsi="Symbol"/>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hint="default" w:ascii="Symbol" w:hAnsi="Symbol"/>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hint="default" w:ascii="Symbol" w:hAnsi="Symbol"/>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6EB8F5A0"/>
    <w:lvl w:ilvl="0">
      <w:start w:val="1"/>
      <w:numFmt w:val="bullet"/>
      <w:lvlText w:val=""/>
      <w:lvlJc w:val="left"/>
      <w:pPr>
        <w:tabs>
          <w:tab w:val="num" w:pos="360"/>
        </w:tabs>
        <w:ind w:left="360" w:hanging="360"/>
      </w:pPr>
      <w:rPr>
        <w:rFonts w:hint="default" w:ascii="Symbol" w:hAnsi="Symbol"/>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AF1584"/>
    <w:multiLevelType w:val="hybridMultilevel"/>
    <w:tmpl w:val="00DEC63C"/>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3">
    <w:nsid w:val="03864A03"/>
    <w:multiLevelType w:val="hybridMultilevel"/>
    <w:tmpl w:val="367A3656"/>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4">
    <w:nsid w:val="05EB2BB0"/>
    <w:multiLevelType w:val="hybridMultilevel"/>
    <w:tmpl w:val="8E9C95B6"/>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08775F75"/>
    <w:multiLevelType w:val="hybridMultilevel"/>
    <w:tmpl w:val="AC222FDA"/>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117A33B4"/>
    <w:multiLevelType w:val="hybridMultilevel"/>
    <w:tmpl w:val="ECD898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14E1300A"/>
    <w:multiLevelType w:val="hybridMultilevel"/>
    <w:tmpl w:val="44B2B3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22A5947"/>
    <w:multiLevelType w:val="hybridMultilevel"/>
    <w:tmpl w:val="D578E00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1D7490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88035CF"/>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CEE3646"/>
    <w:multiLevelType w:val="hybridMultilevel"/>
    <w:tmpl w:val="7876D4F6"/>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2">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3">
    <w:nsid w:val="44D731F9"/>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68E0084"/>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4A4F717B"/>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B1B0D0C"/>
    <w:multiLevelType w:val="hybridMultilevel"/>
    <w:tmpl w:val="611CC7E6"/>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4B50796A"/>
    <w:multiLevelType w:val="hybridMultilevel"/>
    <w:tmpl w:val="6EF4F050"/>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8">
    <w:nsid w:val="4EAE3D91"/>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25C476E"/>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31A6234"/>
    <w:multiLevelType w:val="hybridMultilevel"/>
    <w:tmpl w:val="3D740D82"/>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31">
    <w:nsid w:val="53C151D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618A3DC2"/>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61A54874"/>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4381155"/>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78F1D78"/>
    <w:multiLevelType w:val="multilevel"/>
    <w:tmpl w:val="57D26D7E"/>
    <w:lvl w:ilvl="0">
      <w:start w:val="1"/>
      <w:numFmt w:val="decimal"/>
      <w:pStyle w:val="berschrift1"/>
      <w:lvlText w:val="%1."/>
      <w:lvlJc w:val="left"/>
      <w:pPr>
        <w:tabs>
          <w:tab w:val="num" w:pos="425"/>
        </w:tabs>
        <w:ind w:left="425" w:hanging="425"/>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36">
    <w:nsid w:val="6E730735"/>
    <w:multiLevelType w:val="hybridMultilevel"/>
    <w:tmpl w:val="686668CA"/>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37">
    <w:nsid w:val="70C1681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793B203C"/>
    <w:multiLevelType w:val="hybridMultilevel"/>
    <w:tmpl w:val="A686F220"/>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5"/>
  </w:num>
  <w:num w:numId="2">
    <w:abstractNumId w:val="10"/>
    <w:lvlOverride w:ilvl="0">
      <w:lvl w:ilvl="0">
        <w:start w:val="1"/>
        <w:numFmt w:val="bullet"/>
        <w:pStyle w:val="ErluterungstextBullets"/>
        <w:lvlText w:val=""/>
        <w:lvlJc w:val="left"/>
        <w:pPr>
          <w:tabs>
            <w:tab w:val="num" w:pos="360"/>
          </w:tabs>
          <w:ind w:left="360" w:hanging="360"/>
        </w:pPr>
        <w:rPr>
          <w:rFonts w:hint="default" w:ascii="Symbol" w:hAnsi="Symbol"/>
        </w:rPr>
      </w:lvl>
    </w:lvlOverride>
  </w:num>
  <w:num w:numId="3">
    <w:abstractNumId w:val="22"/>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5"/>
  </w:num>
  <w:num w:numId="16">
    <w:abstractNumId w:val="35"/>
  </w:num>
  <w:num w:numId="17">
    <w:abstractNumId w:val="32"/>
  </w:num>
  <w:num w:numId="18">
    <w:abstractNumId w:val="37"/>
  </w:num>
  <w:num w:numId="19">
    <w:abstractNumId w:val="23"/>
  </w:num>
  <w:num w:numId="20">
    <w:abstractNumId w:val="19"/>
  </w:num>
  <w:num w:numId="21">
    <w:abstractNumId w:val="16"/>
  </w:num>
  <w:num w:numId="22">
    <w:abstractNumId w:val="29"/>
  </w:num>
  <w:num w:numId="23">
    <w:abstractNumId w:val="17"/>
  </w:num>
  <w:num w:numId="24">
    <w:abstractNumId w:val="33"/>
  </w:num>
  <w:num w:numId="25">
    <w:abstractNumId w:val="20"/>
  </w:num>
  <w:num w:numId="26">
    <w:abstractNumId w:val="25"/>
  </w:num>
  <w:num w:numId="27">
    <w:abstractNumId w:val="34"/>
  </w:num>
  <w:num w:numId="28">
    <w:abstractNumId w:val="28"/>
  </w:num>
  <w:num w:numId="29">
    <w:abstractNumId w:val="18"/>
  </w:num>
  <w:num w:numId="30">
    <w:abstractNumId w:val="31"/>
  </w:num>
  <w:num w:numId="31">
    <w:abstractNumId w:val="24"/>
  </w:num>
  <w:num w:numId="32">
    <w:abstractNumId w:val="14"/>
  </w:num>
  <w:num w:numId="33">
    <w:abstractNumId w:val="38"/>
  </w:num>
  <w:num w:numId="34">
    <w:abstractNumId w:val="11"/>
  </w:num>
  <w:num w:numId="35">
    <w:abstractNumId w:val="30"/>
  </w:num>
  <w:num w:numId="36">
    <w:abstractNumId w:val="27"/>
  </w:num>
  <w:num w:numId="37">
    <w:abstractNumId w:val="36"/>
  </w:num>
  <w:num w:numId="38">
    <w:abstractNumId w:val="13"/>
  </w:num>
  <w:num w:numId="39">
    <w:abstractNumId w:val="15"/>
  </w:num>
  <w:num w:numId="40">
    <w:abstractNumId w:val="21"/>
  </w:num>
  <w:num w:numId="41">
    <w:abstractNumId w:val="26"/>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mir Cihan W.BSCWIVZ.1401">
    <w15:presenceInfo w15:providerId="None" w15:userId="Demir Cihan W.BSCWIVZ.1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307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DB5"/>
    <w:rsid w:val="00005B22"/>
    <w:rsid w:val="00020ABD"/>
    <w:rsid w:val="00037AB2"/>
    <w:rsid w:val="00040B24"/>
    <w:rsid w:val="0005420B"/>
    <w:rsid w:val="00054321"/>
    <w:rsid w:val="00070AF2"/>
    <w:rsid w:val="0007401C"/>
    <w:rsid w:val="0008115B"/>
    <w:rsid w:val="0009434B"/>
    <w:rsid w:val="000970B6"/>
    <w:rsid w:val="000A6FE9"/>
    <w:rsid w:val="000D19EB"/>
    <w:rsid w:val="000D632C"/>
    <w:rsid w:val="000E6054"/>
    <w:rsid w:val="000E726F"/>
    <w:rsid w:val="00101A30"/>
    <w:rsid w:val="00112EDC"/>
    <w:rsid w:val="00135BFE"/>
    <w:rsid w:val="001406B4"/>
    <w:rsid w:val="001447BE"/>
    <w:rsid w:val="00160864"/>
    <w:rsid w:val="00163331"/>
    <w:rsid w:val="001833CE"/>
    <w:rsid w:val="001870D9"/>
    <w:rsid w:val="00196265"/>
    <w:rsid w:val="00200ED8"/>
    <w:rsid w:val="002060DC"/>
    <w:rsid w:val="00213360"/>
    <w:rsid w:val="0022165A"/>
    <w:rsid w:val="00226296"/>
    <w:rsid w:val="00257C00"/>
    <w:rsid w:val="00266AA2"/>
    <w:rsid w:val="00286C99"/>
    <w:rsid w:val="002A6098"/>
    <w:rsid w:val="002A701F"/>
    <w:rsid w:val="002B0FD9"/>
    <w:rsid w:val="002C4164"/>
    <w:rsid w:val="002C4CA7"/>
    <w:rsid w:val="002C57CF"/>
    <w:rsid w:val="002E3E63"/>
    <w:rsid w:val="002E5269"/>
    <w:rsid w:val="002E5798"/>
    <w:rsid w:val="002F1B31"/>
    <w:rsid w:val="002F6A03"/>
    <w:rsid w:val="002F6EFF"/>
    <w:rsid w:val="00302CC2"/>
    <w:rsid w:val="0030449E"/>
    <w:rsid w:val="003223B4"/>
    <w:rsid w:val="00335574"/>
    <w:rsid w:val="00353CCB"/>
    <w:rsid w:val="00355C0B"/>
    <w:rsid w:val="00365338"/>
    <w:rsid w:val="00375E8D"/>
    <w:rsid w:val="003B3B7D"/>
    <w:rsid w:val="003C1ABA"/>
    <w:rsid w:val="003D4092"/>
    <w:rsid w:val="003E47E5"/>
    <w:rsid w:val="00403FBD"/>
    <w:rsid w:val="00407FFC"/>
    <w:rsid w:val="00410263"/>
    <w:rsid w:val="00417144"/>
    <w:rsid w:val="00433C6F"/>
    <w:rsid w:val="00442194"/>
    <w:rsid w:val="00460C4B"/>
    <w:rsid w:val="00463B69"/>
    <w:rsid w:val="0047221F"/>
    <w:rsid w:val="00472AF9"/>
    <w:rsid w:val="00485A2E"/>
    <w:rsid w:val="00497E5B"/>
    <w:rsid w:val="004A660D"/>
    <w:rsid w:val="004A731A"/>
    <w:rsid w:val="004A78C2"/>
    <w:rsid w:val="004B0089"/>
    <w:rsid w:val="004C072E"/>
    <w:rsid w:val="004C3CE3"/>
    <w:rsid w:val="004D55C9"/>
    <w:rsid w:val="004D5C8D"/>
    <w:rsid w:val="004E5ACC"/>
    <w:rsid w:val="004E7C5F"/>
    <w:rsid w:val="00517008"/>
    <w:rsid w:val="0052139F"/>
    <w:rsid w:val="00523A8A"/>
    <w:rsid w:val="005434C2"/>
    <w:rsid w:val="00552502"/>
    <w:rsid w:val="005572C6"/>
    <w:rsid w:val="005675D4"/>
    <w:rsid w:val="005762EA"/>
    <w:rsid w:val="00590D8F"/>
    <w:rsid w:val="005B2BEE"/>
    <w:rsid w:val="005B5930"/>
    <w:rsid w:val="005C06B3"/>
    <w:rsid w:val="005C2132"/>
    <w:rsid w:val="005C5517"/>
    <w:rsid w:val="005D369B"/>
    <w:rsid w:val="005E7C91"/>
    <w:rsid w:val="006065A2"/>
    <w:rsid w:val="00616FC3"/>
    <w:rsid w:val="006214F5"/>
    <w:rsid w:val="00632255"/>
    <w:rsid w:val="00633480"/>
    <w:rsid w:val="00634D1C"/>
    <w:rsid w:val="00637E7D"/>
    <w:rsid w:val="00650027"/>
    <w:rsid w:val="006665D8"/>
    <w:rsid w:val="0067367C"/>
    <w:rsid w:val="00677718"/>
    <w:rsid w:val="00694E46"/>
    <w:rsid w:val="006A07DE"/>
    <w:rsid w:val="006A0FAF"/>
    <w:rsid w:val="006A101F"/>
    <w:rsid w:val="006E46B5"/>
    <w:rsid w:val="006F4723"/>
    <w:rsid w:val="007047AE"/>
    <w:rsid w:val="00711690"/>
    <w:rsid w:val="0072222A"/>
    <w:rsid w:val="007301FB"/>
    <w:rsid w:val="00745B02"/>
    <w:rsid w:val="0074690B"/>
    <w:rsid w:val="007600E0"/>
    <w:rsid w:val="007607C3"/>
    <w:rsid w:val="007C292C"/>
    <w:rsid w:val="007D1D37"/>
    <w:rsid w:val="007D67A2"/>
    <w:rsid w:val="007E405F"/>
    <w:rsid w:val="007E7731"/>
    <w:rsid w:val="007F1CB4"/>
    <w:rsid w:val="007F275F"/>
    <w:rsid w:val="007F6D22"/>
    <w:rsid w:val="0080023D"/>
    <w:rsid w:val="008232D4"/>
    <w:rsid w:val="00824E4D"/>
    <w:rsid w:val="00831914"/>
    <w:rsid w:val="00834DE6"/>
    <w:rsid w:val="00844A0D"/>
    <w:rsid w:val="00844F35"/>
    <w:rsid w:val="00850334"/>
    <w:rsid w:val="00850556"/>
    <w:rsid w:val="00855B5B"/>
    <w:rsid w:val="00867DEA"/>
    <w:rsid w:val="00872ACE"/>
    <w:rsid w:val="00872C51"/>
    <w:rsid w:val="00877F71"/>
    <w:rsid w:val="00893FA2"/>
    <w:rsid w:val="008A2AD4"/>
    <w:rsid w:val="008C7002"/>
    <w:rsid w:val="008C7218"/>
    <w:rsid w:val="008D4F1A"/>
    <w:rsid w:val="008D6094"/>
    <w:rsid w:val="008E3B60"/>
    <w:rsid w:val="008E555C"/>
    <w:rsid w:val="008F343F"/>
    <w:rsid w:val="008F605A"/>
    <w:rsid w:val="00902F76"/>
    <w:rsid w:val="009060C8"/>
    <w:rsid w:val="00912373"/>
    <w:rsid w:val="00914CA8"/>
    <w:rsid w:val="009344FA"/>
    <w:rsid w:val="0094033E"/>
    <w:rsid w:val="009454DF"/>
    <w:rsid w:val="00953C79"/>
    <w:rsid w:val="0095588C"/>
    <w:rsid w:val="00957A24"/>
    <w:rsid w:val="00962F57"/>
    <w:rsid w:val="009711CA"/>
    <w:rsid w:val="00982615"/>
    <w:rsid w:val="00993723"/>
    <w:rsid w:val="00993DF6"/>
    <w:rsid w:val="00995ED2"/>
    <w:rsid w:val="009A0FDC"/>
    <w:rsid w:val="009B6812"/>
    <w:rsid w:val="009D1BDA"/>
    <w:rsid w:val="009D212F"/>
    <w:rsid w:val="009D6987"/>
    <w:rsid w:val="00A01FD4"/>
    <w:rsid w:val="00A04532"/>
    <w:rsid w:val="00A55105"/>
    <w:rsid w:val="00A61C42"/>
    <w:rsid w:val="00A62462"/>
    <w:rsid w:val="00A776CC"/>
    <w:rsid w:val="00A871CD"/>
    <w:rsid w:val="00AB5A76"/>
    <w:rsid w:val="00AC7D55"/>
    <w:rsid w:val="00AE0511"/>
    <w:rsid w:val="00AF06C0"/>
    <w:rsid w:val="00B125F4"/>
    <w:rsid w:val="00B15D7F"/>
    <w:rsid w:val="00B23E01"/>
    <w:rsid w:val="00B32DA7"/>
    <w:rsid w:val="00B3771A"/>
    <w:rsid w:val="00B40217"/>
    <w:rsid w:val="00B4093A"/>
    <w:rsid w:val="00B44A74"/>
    <w:rsid w:val="00B96712"/>
    <w:rsid w:val="00BA484E"/>
    <w:rsid w:val="00BB56BE"/>
    <w:rsid w:val="00BF38D2"/>
    <w:rsid w:val="00BF783E"/>
    <w:rsid w:val="00C37CD3"/>
    <w:rsid w:val="00C41420"/>
    <w:rsid w:val="00C436C8"/>
    <w:rsid w:val="00C60201"/>
    <w:rsid w:val="00C8092B"/>
    <w:rsid w:val="00CA1525"/>
    <w:rsid w:val="00CB1B72"/>
    <w:rsid w:val="00CC1523"/>
    <w:rsid w:val="00CD73B6"/>
    <w:rsid w:val="00CE3384"/>
    <w:rsid w:val="00CE502D"/>
    <w:rsid w:val="00D0754F"/>
    <w:rsid w:val="00D22549"/>
    <w:rsid w:val="00D27E4B"/>
    <w:rsid w:val="00D30BC2"/>
    <w:rsid w:val="00D70F32"/>
    <w:rsid w:val="00D81E82"/>
    <w:rsid w:val="00D93842"/>
    <w:rsid w:val="00D9522C"/>
    <w:rsid w:val="00DA37C2"/>
    <w:rsid w:val="00DA658C"/>
    <w:rsid w:val="00DA6B52"/>
    <w:rsid w:val="00DA7ADD"/>
    <w:rsid w:val="00DB172F"/>
    <w:rsid w:val="00DB717E"/>
    <w:rsid w:val="00DC10FC"/>
    <w:rsid w:val="00DD019A"/>
    <w:rsid w:val="00DF04C2"/>
    <w:rsid w:val="00DF4714"/>
    <w:rsid w:val="00DF49D5"/>
    <w:rsid w:val="00E00498"/>
    <w:rsid w:val="00E053B5"/>
    <w:rsid w:val="00E062CD"/>
    <w:rsid w:val="00E17E77"/>
    <w:rsid w:val="00E25035"/>
    <w:rsid w:val="00E27349"/>
    <w:rsid w:val="00E36ECD"/>
    <w:rsid w:val="00E4698C"/>
    <w:rsid w:val="00E52AD8"/>
    <w:rsid w:val="00E56F1F"/>
    <w:rsid w:val="00E65DB5"/>
    <w:rsid w:val="00E77472"/>
    <w:rsid w:val="00E849C9"/>
    <w:rsid w:val="00E86276"/>
    <w:rsid w:val="00E864AB"/>
    <w:rsid w:val="00EA0A96"/>
    <w:rsid w:val="00EA1D06"/>
    <w:rsid w:val="00EA53B7"/>
    <w:rsid w:val="00EB3A67"/>
    <w:rsid w:val="00EC1CAD"/>
    <w:rsid w:val="00EC4E85"/>
    <w:rsid w:val="00ED740A"/>
    <w:rsid w:val="00F17444"/>
    <w:rsid w:val="00F547C0"/>
    <w:rsid w:val="00F552FB"/>
    <w:rsid w:val="00F62B47"/>
    <w:rsid w:val="00F64E89"/>
    <w:rsid w:val="00F66505"/>
    <w:rsid w:val="00F7229A"/>
    <w:rsid w:val="00F76E89"/>
    <w:rsid w:val="00F80235"/>
    <w:rsid w:val="00F9733F"/>
    <w:rsid w:val="00FA68FE"/>
    <w:rsid w:val="00FB155F"/>
    <w:rsid w:val="00FB49C8"/>
    <w:rsid w:val="00FC0960"/>
    <w:rsid w:val="00FC65A9"/>
    <w:rsid w:val="00FC7CA2"/>
    <w:rsid w:val="00FD2533"/>
    <w:rsid w:val="00FD26DA"/>
    <w:rsid w:val="00FE2A3A"/>
    <w:rsid w:val="19EB4B8A"/>
    <w:rsid w:val="1E68073C"/>
    <w:rsid w:val="23C46E94"/>
    <w:rsid w:val="278232FB"/>
    <w:rsid w:val="31A36895"/>
    <w:rsid w:val="495D4B3C"/>
    <w:rsid w:val="4CB8E50D"/>
    <w:rsid w:val="5042198C"/>
    <w:rsid w:val="60A24821"/>
    <w:rsid w:val="619290F1"/>
    <w:rsid w:val="6C8D5674"/>
    <w:rsid w:val="6D0D3251"/>
    <w:rsid w:val="72AE5BF2"/>
    <w:rsid w:val="75A84D59"/>
    <w:rsid w:val="7F8402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21"/>
    <o:shapelayout v:ext="edit">
      <o:idmap v:ext="edit" data="1"/>
    </o:shapelayout>
  </w:shapeDefaults>
  <w:doNotEmbedSmartTags/>
  <w:decimalSymbol w:val="."/>
  <w:listSeparator w:val=";"/>
  <w14:docId w14:val="6CE84BCB"/>
  <w14:defaultImageDpi w14:val="300"/>
  <w15:docId w15:val="{8BF45656-52B8-413C-BA7A-DBD54E9F210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rd" w:default="1">
    <w:name w:val="Normal"/>
    <w:qFormat/>
    <w:rsid w:val="00E52AD8"/>
    <w:pPr>
      <w:spacing w:before="120"/>
      <w:jc w:val="both"/>
    </w:pPr>
    <w:rPr>
      <w:rFonts w:ascii="Calibri" w:hAnsi="Calibri"/>
      <w:sz w:val="24"/>
      <w:szCs w:val="24"/>
      <w:lang w:val="de-DE"/>
    </w:rPr>
  </w:style>
  <w:style w:type="paragraph" w:styleId="berschrift1">
    <w:name w:val="heading 1"/>
    <w:basedOn w:val="Standard"/>
    <w:next w:val="Standard"/>
    <w:qFormat/>
    <w:rsid w:val="000D632C"/>
    <w:pPr>
      <w:keepNext/>
      <w:numPr>
        <w:numId w:val="1"/>
      </w:numPr>
      <w:shd w:val="clear" w:color="auto" w:fill="FABF8F" w:themeFill="accent6" w:themeFillTint="99"/>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0D632C"/>
    <w:pPr>
      <w:keepNext/>
      <w:numPr>
        <w:ilvl w:val="1"/>
        <w:numId w:val="1"/>
      </w:numPr>
      <w:shd w:val="clear" w:color="auto" w:fill="FBD4B4" w:themeFill="accent6" w:themeFillTint="66"/>
      <w:spacing w:before="240" w:after="100" w:afterAutospacing="1"/>
      <w:outlineLvl w:val="1"/>
    </w:pPr>
    <w:rPr>
      <w:rFonts w:cs="Arial"/>
      <w:b/>
      <w:bCs/>
      <w:iCs/>
      <w:szCs w:val="28"/>
    </w:rPr>
  </w:style>
  <w:style w:type="paragraph" w:styleId="berschrift3">
    <w:name w:val="heading 3"/>
    <w:basedOn w:val="Standard"/>
    <w:next w:val="Standard"/>
    <w:link w:val="berschrift3Zchn"/>
    <w:uiPriority w:val="9"/>
    <w:qFormat/>
    <w:rsid w:val="000D632C"/>
    <w:pPr>
      <w:keepNext/>
      <w:numPr>
        <w:ilvl w:val="2"/>
        <w:numId w:val="1"/>
      </w:numPr>
      <w:shd w:val="clear" w:color="auto" w:fill="FDE9D9" w:themeFill="accent6" w:themeFillTint="33"/>
      <w:spacing w:before="240" w:after="100" w:afterAutospacing="1"/>
      <w:outlineLvl w:val="2"/>
    </w:pPr>
    <w:rPr>
      <w:rFonts w:cs="Arial"/>
      <w:b/>
      <w:bCs/>
      <w:szCs w:val="26"/>
    </w:rPr>
  </w:style>
  <w:style w:type="paragraph" w:styleId="berschrift4">
    <w:name w:val="heading 4"/>
    <w:basedOn w:val="Standard"/>
    <w:next w:val="Standard"/>
    <w:qFormat/>
    <w:rsid w:val="002F7DFB"/>
    <w:pPr>
      <w:keepNext/>
      <w:spacing w:before="240" w:after="60"/>
      <w:outlineLvl w:val="3"/>
    </w:pPr>
    <w:rPr>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6A0FAF"/>
    <w:pPr>
      <w:spacing w:before="240" w:after="60"/>
      <w:outlineLvl w:val="5"/>
    </w:pPr>
    <w:rPr>
      <w:b/>
      <w:bCs/>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styleId="Tabelle" w:customStyle="1">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Cs w:val="20"/>
    </w:rPr>
  </w:style>
  <w:style w:type="paragraph" w:styleId="Textkrper-Zeileneinzug">
    <w:name w:val="Body Text Indent"/>
    <w:basedOn w:val="Standard"/>
    <w:link w:val="Textkrper-ZeileneinzugZchn"/>
    <w:rsid w:val="002F7DFB"/>
    <w:pPr>
      <w:spacing w:before="0"/>
      <w:ind w:left="3969"/>
      <w:jc w:val="left"/>
    </w:pPr>
    <w:rPr>
      <w:rFonts w:cs="Arial"/>
      <w:szCs w:val="20"/>
    </w:rPr>
  </w:style>
  <w:style w:type="paragraph" w:styleId="Textkrper-Einzug2">
    <w:name w:val="Body Text Indent 2"/>
    <w:basedOn w:val="Standard"/>
    <w:rsid w:val="002F7DFB"/>
    <w:pPr>
      <w:ind w:left="3960"/>
    </w:pPr>
  </w:style>
  <w:style w:type="paragraph" w:styleId="Abbildung" w:customStyle="1">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style>
  <w:style w:type="paragraph" w:styleId="Buchmerker" w:customStyle="1">
    <w:name w:val="Buchmerker"/>
    <w:basedOn w:val="Standard"/>
    <w:rsid w:val="002F7DFB"/>
    <w:pPr>
      <w:pBdr>
        <w:top w:val="single" w:color="auto" w:sz="4" w:space="1"/>
        <w:left w:val="single" w:color="auto" w:sz="4" w:space="4"/>
        <w:bottom w:val="single" w:color="auto" w:sz="4" w:space="1"/>
        <w:right w:val="single" w:color="auto" w:sz="4" w:space="4"/>
      </w:pBdr>
      <w:shd w:val="clear" w:color="auto" w:fill="FFFF99"/>
      <w:spacing w:before="56" w:after="113"/>
    </w:pPr>
    <w:rPr>
      <w:rFonts w:cs="Arial"/>
      <w:vanish/>
      <w:sz w:val="20"/>
    </w:rPr>
  </w:style>
  <w:style w:type="paragraph" w:styleId="Erluterungstext" w:customStyle="1">
    <w:name w:val="Erläuterungstext"/>
    <w:basedOn w:val="Standard"/>
    <w:rsid w:val="00652951"/>
    <w:pPr>
      <w:pBdr>
        <w:left w:val="single" w:color="FF0000" w:sz="12" w:space="4"/>
      </w:pBdr>
      <w:spacing w:before="56" w:after="113"/>
    </w:pPr>
    <w:rPr>
      <w:rFonts w:cs="Arial"/>
      <w:vanish/>
      <w:color w:val="666699"/>
      <w:sz w:val="20"/>
    </w:rPr>
  </w:style>
  <w:style w:type="paragraph" w:styleId="Erluterungberschrift" w:customStyle="1">
    <w:name w:val="ErläuterungÜberschrift"/>
    <w:basedOn w:val="Textkrper"/>
    <w:rsid w:val="00652951"/>
    <w:pPr>
      <w:pBdr>
        <w:left w:val="single" w:color="FF0000" w:sz="12" w:space="4"/>
      </w:pBdr>
    </w:pPr>
    <w:rPr>
      <w:vanish/>
      <w:color w:val="666699"/>
    </w:rPr>
  </w:style>
  <w:style w:type="paragraph" w:styleId="ErluterungstextBullets" w:customStyle="1">
    <w:name w:val="Erläuterungstext Bullets"/>
    <w:basedOn w:val="Erluterungstext"/>
    <w:rsid w:val="001A61DE"/>
    <w:pPr>
      <w:numPr>
        <w:numId w:val="2"/>
      </w:numPr>
      <w:ind w:left="368" w:hanging="374"/>
    </w:pPr>
  </w:style>
  <w:style w:type="paragraph" w:styleId="berschrift2Alpha" w:customStyle="1">
    <w:name w:val="Überschrift 2 Alpha"/>
    <w:basedOn w:val="Standard"/>
    <w:next w:val="Standard"/>
    <w:rsid w:val="002F7DFB"/>
    <w:pPr>
      <w:numPr>
        <w:ilvl w:val="1"/>
        <w:numId w:val="3"/>
      </w:numPr>
      <w:shd w:val="pct20" w:color="auto" w:fill="auto"/>
      <w:spacing w:before="56" w:after="113"/>
      <w:outlineLvl w:val="1"/>
    </w:pPr>
    <w:rPr>
      <w:rFonts w:cs="Arial"/>
      <w:b/>
    </w:rPr>
  </w:style>
  <w:style w:type="paragraph" w:styleId="berschrift3Alpha" w:customStyle="1">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styleId="KommentartextZchn" w:customStyle="1">
    <w:name w:val="Kommentartext Zchn"/>
    <w:basedOn w:val="Absatz-Standardschriftart"/>
    <w:link w:val="Kommentartext"/>
    <w:semiHidden/>
    <w:rsid w:val="00E864AB"/>
    <w:rPr>
      <w:rFonts w:ascii="Arial" w:hAnsi="Arial"/>
      <w:sz w:val="24"/>
      <w:szCs w:val="24"/>
      <w:lang w:val="de-DE"/>
    </w:rPr>
  </w:style>
  <w:style w:type="character" w:styleId="KommentarthemaZchn" w:customStyle="1">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hAnsiTheme="minorHAnsi" w:eastAsiaTheme="minorHAnsi" w:cstheme="minorBidi"/>
      <w:sz w:val="22"/>
      <w:szCs w:val="22"/>
      <w:lang w:val="de-DE"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erarbeitung">
    <w:name w:val="Revision"/>
    <w:hidden/>
    <w:uiPriority w:val="99"/>
    <w:semiHidden/>
    <w:rsid w:val="007E7731"/>
    <w:rPr>
      <w:rFonts w:ascii="Arial" w:hAnsi="Arial"/>
      <w:sz w:val="22"/>
      <w:szCs w:val="24"/>
      <w:lang w:val="de-DE"/>
    </w:rPr>
  </w:style>
  <w:style w:type="character" w:styleId="TextkrperZchn" w:customStyle="1">
    <w:name w:val="Textkörper Zchn"/>
    <w:basedOn w:val="Absatz-Standardschriftart"/>
    <w:link w:val="Textkrper"/>
    <w:rsid w:val="003D4092"/>
    <w:rPr>
      <w:rFonts w:ascii="Arial" w:hAnsi="Arial"/>
      <w:b/>
      <w:i/>
      <w:sz w:val="22"/>
      <w:szCs w:val="24"/>
      <w:lang w:val="de-DE"/>
    </w:rPr>
  </w:style>
  <w:style w:type="character" w:styleId="Textkrper-ZeileneinzugZchn" w:customStyle="1">
    <w:name w:val="Textkörper-Zeileneinzug Zchn"/>
    <w:basedOn w:val="Absatz-Standardschriftart"/>
    <w:link w:val="Textkrper-Zeileneinzug"/>
    <w:rsid w:val="003D4092"/>
    <w:rPr>
      <w:rFonts w:ascii="Arial" w:hAnsi="Arial" w:cs="Arial"/>
      <w:sz w:val="24"/>
      <w:lang w:val="de-DE"/>
    </w:rPr>
  </w:style>
  <w:style w:type="character" w:styleId="berschrift2Zchn" w:customStyle="1">
    <w:name w:val="Überschrift 2 Zchn"/>
    <w:basedOn w:val="Absatz-Standardschriftart"/>
    <w:link w:val="berschrift2"/>
    <w:rsid w:val="000D632C"/>
    <w:rPr>
      <w:rFonts w:ascii="Arial" w:hAnsi="Arial" w:cs="Arial"/>
      <w:b/>
      <w:bCs/>
      <w:iCs/>
      <w:sz w:val="24"/>
      <w:szCs w:val="28"/>
      <w:shd w:val="clear" w:color="auto" w:fill="FBD4B4" w:themeFill="accent6" w:themeFillTint="66"/>
      <w:lang w:val="de-DE"/>
    </w:rPr>
  </w:style>
  <w:style w:type="character" w:styleId="berschrift3Zchn" w:customStyle="1">
    <w:name w:val="Überschrift 3 Zchn"/>
    <w:basedOn w:val="Absatz-Standardschriftart"/>
    <w:link w:val="berschrift3"/>
    <w:uiPriority w:val="9"/>
    <w:rsid w:val="000D632C"/>
    <w:rPr>
      <w:rFonts w:ascii="Arial" w:hAnsi="Arial" w:cs="Arial"/>
      <w:b/>
      <w:bCs/>
      <w:sz w:val="24"/>
      <w:szCs w:val="26"/>
      <w:shd w:val="clear" w:color="auto" w:fill="FDE9D9" w:themeFill="accent6" w:themeFillTint="33"/>
      <w:lang w:val="de-DE"/>
    </w:rPr>
  </w:style>
  <w:style w:type="character" w:styleId="apple-tab-span" w:customStyle="1">
    <w:name w:val="apple-tab-span"/>
    <w:basedOn w:val="Absatz-Standardschriftart"/>
    <w:rsid w:val="00070AF2"/>
  </w:style>
  <w:style w:type="paragraph" w:styleId="p3" w:customStyle="1">
    <w:name w:val="p3"/>
    <w:basedOn w:val="Standard"/>
    <w:rsid w:val="00070AF2"/>
    <w:pPr>
      <w:spacing w:before="100" w:beforeAutospacing="1" w:after="100" w:afterAutospacing="1"/>
      <w:jc w:val="left"/>
    </w:pPr>
    <w:rPr>
      <w:rFonts w:ascii="Times" w:hAnsi="Times"/>
      <w:sz w:val="20"/>
      <w:szCs w:val="20"/>
    </w:rPr>
  </w:style>
  <w:style w:type="character" w:styleId="s3" w:customStyle="1">
    <w:name w:val="s3"/>
    <w:basedOn w:val="Absatz-Standardschriftart"/>
    <w:rsid w:val="00070AF2"/>
  </w:style>
  <w:style w:type="character" w:styleId="Fett">
    <w:name w:val="Strong"/>
    <w:basedOn w:val="Absatz-Standardschriftart"/>
    <w:uiPriority w:val="22"/>
    <w:qFormat/>
    <w:rsid w:val="00070AF2"/>
    <w:rPr>
      <w:b/>
      <w:bCs/>
    </w:rPr>
  </w:style>
  <w:style w:type="character" w:styleId="s2" w:customStyle="1">
    <w:name w:val="s2"/>
    <w:basedOn w:val="Absatz-Standardschriftart"/>
    <w:rsid w:val="00070AF2"/>
  </w:style>
  <w:style w:type="table" w:styleId="Gitternetztabelle4">
    <w:name w:val="Grid Table 4"/>
    <w:basedOn w:val="NormaleTabelle"/>
    <w:uiPriority w:val="49"/>
    <w:rsid w:val="0030449E"/>
    <w:rPr>
      <w:rFonts w:asciiTheme="minorHAnsi" w:hAnsiTheme="minorHAnsi" w:eastAsiaTheme="minorHAnsi" w:cstheme="minorBidi"/>
      <w:sz w:val="22"/>
      <w:szCs w:val="22"/>
      <w:lang w:val="de-CH" w:eastAsia="en-US"/>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E52AD8"/>
    <w:pPr>
      <w:spacing w:before="0" w:after="160" w:line="259" w:lineRule="auto"/>
      <w:ind w:left="720"/>
      <w:contextualSpacing/>
      <w:jc w:val="left"/>
    </w:pPr>
    <w:rPr>
      <w:rFonts w:eastAsiaTheme="minorHAnsi" w:cstheme="minorBidi"/>
      <w:szCs w:val="22"/>
      <w:lang w:val="de-CH" w:eastAsia="en-US"/>
    </w:rPr>
  </w:style>
  <w:style w:type="table" w:styleId="Gitternetztabelle41" w:customStyle="1">
    <w:name w:val="Gitternetztabelle 41"/>
    <w:basedOn w:val="NormaleTabelle"/>
    <w:uiPriority w:val="49"/>
    <w:rsid w:val="0030449E"/>
    <w:rPr>
      <w:rFonts w:asciiTheme="minorHAnsi" w:hAnsiTheme="minorHAnsi" w:eastAsiaTheme="minorHAnsi" w:cstheme="minorBidi"/>
      <w:sz w:val="22"/>
      <w:szCs w:val="22"/>
      <w:lang w:val="de-CH" w:eastAsia="en-US"/>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fault" w:customStyle="1">
    <w:name w:val="Default"/>
    <w:rsid w:val="008C7002"/>
    <w:pPr>
      <w:autoSpaceDE w:val="0"/>
      <w:autoSpaceDN w:val="0"/>
      <w:adjustRightInd w:val="0"/>
    </w:pPr>
    <w:rPr>
      <w:color w:val="000000"/>
      <w:sz w:val="24"/>
      <w:szCs w:val="24"/>
      <w:lang w:val="de-CH"/>
    </w:rPr>
  </w:style>
  <w:style w:type="table" w:styleId="Gitternetztabelle3">
    <w:name w:val="Grid Table 3"/>
    <w:basedOn w:val="NormaleTabelle"/>
    <w:rsid w:val="0091237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itternetztabelle2">
    <w:name w:val="Grid Table 2"/>
    <w:basedOn w:val="NormaleTabelle"/>
    <w:rsid w:val="00912373"/>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1hell">
    <w:name w:val="Grid Table 1 Light"/>
    <w:basedOn w:val="NormaleTabelle"/>
    <w:rsid w:val="0091237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EinfacheTabelle2">
    <w:name w:val="Plain Table 2"/>
    <w:basedOn w:val="NormaleTabelle"/>
    <w:rsid w:val="0091237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Gitternetztabelle3Akzent6">
    <w:name w:val="Grid Table 3 Accent 6"/>
    <w:basedOn w:val="NormaleTabelle"/>
    <w:uiPriority w:val="48"/>
    <w:rsid w:val="00912373"/>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color="FABF8F" w:themeColor="accent6" w:themeTint="99" w:sz="4" w:space="0"/>
        </w:tcBorders>
      </w:tcPr>
    </w:tblStylePr>
    <w:tblStylePr w:type="nwCell">
      <w:tblPr/>
      <w:tcPr>
        <w:tcBorders>
          <w:bottom w:val="single" w:color="FABF8F" w:themeColor="accent6" w:themeTint="99" w:sz="4" w:space="0"/>
        </w:tcBorders>
      </w:tcPr>
    </w:tblStylePr>
    <w:tblStylePr w:type="seCell">
      <w:tblPr/>
      <w:tcPr>
        <w:tcBorders>
          <w:top w:val="single" w:color="FABF8F" w:themeColor="accent6" w:themeTint="99" w:sz="4" w:space="0"/>
        </w:tcBorders>
      </w:tcPr>
    </w:tblStylePr>
    <w:tblStylePr w:type="swCell">
      <w:tblPr/>
      <w:tcPr>
        <w:tcBorders>
          <w:top w:val="single" w:color="FABF8F" w:themeColor="accent6" w:themeTint="99" w:sz="4" w:space="0"/>
        </w:tcBorders>
      </w:tcPr>
    </w:tblStylePr>
  </w:style>
  <w:style w:type="table" w:styleId="Gitternetztabelle4Akzent6">
    <w:name w:val="Grid Table 4 Accent 6"/>
    <w:basedOn w:val="NormaleTabelle"/>
    <w:uiPriority w:val="49"/>
    <w:rsid w:val="00912373"/>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color w:val="FFFFFF" w:themeColor="background1"/>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insideV w:val="nil"/>
        </w:tcBorders>
        <w:shd w:val="clear" w:color="auto" w:fill="F79646" w:themeFill="accent6"/>
      </w:tcPr>
    </w:tblStylePr>
    <w:tblStylePr w:type="lastRow">
      <w:rPr>
        <w:b/>
        <w:bCs/>
      </w:rPr>
      <w:tblPr/>
      <w:tcPr>
        <w:tcBorders>
          <w:top w:val="double" w:color="F79646" w:themeColor="accent6"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2Akzent6">
    <w:name w:val="Grid Table 2 Accent 6"/>
    <w:basedOn w:val="NormaleTabelle"/>
    <w:uiPriority w:val="47"/>
    <w:rsid w:val="00912373"/>
    <w:tblPr>
      <w:tblStyleRowBandSize w:val="1"/>
      <w:tblStyleColBandSize w:val="1"/>
      <w:tblBorders>
        <w:top w:val="single" w:color="FABF8F" w:themeColor="accent6" w:themeTint="99" w:sz="2" w:space="0"/>
        <w:bottom w:val="single" w:color="FABF8F" w:themeColor="accent6" w:themeTint="99" w:sz="2" w:space="0"/>
        <w:insideH w:val="single" w:color="FABF8F" w:themeColor="accent6" w:themeTint="99" w:sz="2" w:space="0"/>
        <w:insideV w:val="single" w:color="FABF8F" w:themeColor="accent6" w:themeTint="99" w:sz="2" w:space="0"/>
      </w:tblBorders>
    </w:tblPr>
    <w:tblStylePr w:type="firstRow">
      <w:rPr>
        <w:b/>
        <w:bCs/>
      </w:rPr>
      <w:tblPr/>
      <w:tcPr>
        <w:tcBorders>
          <w:top w:val="nil"/>
          <w:bottom w:val="single" w:color="FABF8F" w:themeColor="accent6" w:themeTint="99" w:sz="12" w:space="0"/>
          <w:insideH w:val="nil"/>
          <w:insideV w:val="nil"/>
        </w:tcBorders>
        <w:shd w:val="clear" w:color="auto" w:fill="FFFFFF" w:themeFill="background1"/>
      </w:tcPr>
    </w:tblStylePr>
    <w:tblStylePr w:type="lastRow">
      <w:rPr>
        <w:b/>
        <w:bCs/>
      </w:rPr>
      <w:tblPr/>
      <w:tcPr>
        <w:tcBorders>
          <w:top w:val="double" w:color="FABF8F"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4Akzent2">
    <w:name w:val="Grid Table 4 Accent 2"/>
    <w:basedOn w:val="NormaleTabelle"/>
    <w:uiPriority w:val="49"/>
    <w:rsid w:val="00912373"/>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color w:val="FFFFFF" w:themeColor="background1"/>
      </w:rPr>
      <w:tblPr/>
      <w:tcPr>
        <w:tcBorders>
          <w:top w:val="single" w:color="C0504D" w:themeColor="accent2" w:sz="4" w:space="0"/>
          <w:left w:val="single" w:color="C0504D" w:themeColor="accent2" w:sz="4" w:space="0"/>
          <w:bottom w:val="single" w:color="C0504D" w:themeColor="accent2" w:sz="4" w:space="0"/>
          <w:right w:val="single" w:color="C0504D" w:themeColor="accent2" w:sz="4" w:space="0"/>
          <w:insideH w:val="nil"/>
          <w:insideV w:val="nil"/>
        </w:tcBorders>
        <w:shd w:val="clear" w:color="auto" w:fill="C0504D" w:themeFill="accent2"/>
      </w:tcPr>
    </w:tblStylePr>
    <w:tblStylePr w:type="lastRow">
      <w:rPr>
        <w:b/>
        <w:bCs/>
      </w:rPr>
      <w:tblPr/>
      <w:tcPr>
        <w:tcBorders>
          <w:top w:val="double" w:color="C0504D" w:themeColor="accent2" w:sz="4" w:space="0"/>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3Akzent2">
    <w:name w:val="Grid Table 3 Accent 2"/>
    <w:basedOn w:val="NormaleTabelle"/>
    <w:uiPriority w:val="48"/>
    <w:rsid w:val="00912373"/>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color="D99594" w:themeColor="accent2" w:themeTint="99" w:sz="4" w:space="0"/>
        </w:tcBorders>
      </w:tcPr>
    </w:tblStylePr>
    <w:tblStylePr w:type="nwCell">
      <w:tblPr/>
      <w:tcPr>
        <w:tcBorders>
          <w:bottom w:val="single" w:color="D99594" w:themeColor="accent2" w:themeTint="99" w:sz="4" w:space="0"/>
        </w:tcBorders>
      </w:tcPr>
    </w:tblStylePr>
    <w:tblStylePr w:type="seCell">
      <w:tblPr/>
      <w:tcPr>
        <w:tcBorders>
          <w:top w:val="single" w:color="D99594" w:themeColor="accent2" w:themeTint="99" w:sz="4" w:space="0"/>
        </w:tcBorders>
      </w:tcPr>
    </w:tblStylePr>
    <w:tblStylePr w:type="swCell">
      <w:tblPr/>
      <w:tcPr>
        <w:tcBorders>
          <w:top w:val="single" w:color="D99594" w:themeColor="accent2" w:themeTint="99" w:sz="4" w:space="0"/>
        </w:tcBorders>
      </w:tcPr>
    </w:tblStylePr>
  </w:style>
  <w:style w:type="table" w:styleId="Gitternetztabelle2Akzent2">
    <w:name w:val="Grid Table 2 Accent 2"/>
    <w:basedOn w:val="NormaleTabelle"/>
    <w:uiPriority w:val="47"/>
    <w:rsid w:val="00912373"/>
    <w:tblPr>
      <w:tblStyleRowBandSize w:val="1"/>
      <w:tblStyleColBandSize w:val="1"/>
      <w:tblBorders>
        <w:top w:val="single" w:color="D99594" w:themeColor="accent2" w:themeTint="99" w:sz="2" w:space="0"/>
        <w:bottom w:val="single" w:color="D99594" w:themeColor="accent2" w:themeTint="99" w:sz="2" w:space="0"/>
        <w:insideH w:val="single" w:color="D99594" w:themeColor="accent2" w:themeTint="99" w:sz="2" w:space="0"/>
        <w:insideV w:val="single" w:color="D99594" w:themeColor="accent2" w:themeTint="99" w:sz="2" w:space="0"/>
      </w:tblBorders>
    </w:tblPr>
    <w:tblStylePr w:type="firstRow">
      <w:rPr>
        <w:b/>
        <w:bCs/>
      </w:rPr>
      <w:tblPr/>
      <w:tcPr>
        <w:tcBorders>
          <w:top w:val="nil"/>
          <w:bottom w:val="single" w:color="D99594" w:themeColor="accent2" w:themeTint="99" w:sz="12" w:space="0"/>
          <w:insideH w:val="nil"/>
          <w:insideV w:val="nil"/>
        </w:tcBorders>
        <w:shd w:val="clear" w:color="auto" w:fill="FFFFFF" w:themeFill="background1"/>
      </w:tcPr>
    </w:tblStylePr>
    <w:tblStylePr w:type="lastRow">
      <w:rPr>
        <w:b/>
        <w:bCs/>
      </w:rPr>
      <w:tblPr/>
      <w:tcPr>
        <w:tcBorders>
          <w:top w:val="double" w:color="D99594"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5dunkelAkzent2">
    <w:name w:val="Grid Table 5 Dark Accent 2"/>
    <w:basedOn w:val="NormaleTabelle"/>
    <w:uiPriority w:val="50"/>
    <w:rsid w:val="0091237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DBDB"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0504D"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0504D"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0504D"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itternetztabelle6farbigAkzent2">
    <w:name w:val="Grid Table 6 Colorful Accent 2"/>
    <w:basedOn w:val="NormaleTabelle"/>
    <w:uiPriority w:val="51"/>
    <w:rsid w:val="00912373"/>
    <w:rPr>
      <w:color w:val="943634" w:themeColor="accent2" w:themeShade="BF"/>
    </w:r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4" w:space="0"/>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7farbigAkzent2">
    <w:name w:val="Grid Table 7 Colorful Accent 2"/>
    <w:basedOn w:val="NormaleTabelle"/>
    <w:uiPriority w:val="52"/>
    <w:rsid w:val="00912373"/>
    <w:rPr>
      <w:color w:val="943634" w:themeColor="accent2" w:themeShade="BF"/>
    </w:r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color="D99594" w:themeColor="accent2" w:themeTint="99" w:sz="4" w:space="0"/>
        </w:tcBorders>
      </w:tcPr>
    </w:tblStylePr>
    <w:tblStylePr w:type="nwCell">
      <w:tblPr/>
      <w:tcPr>
        <w:tcBorders>
          <w:bottom w:val="single" w:color="D99594" w:themeColor="accent2" w:themeTint="99" w:sz="4" w:space="0"/>
        </w:tcBorders>
      </w:tcPr>
    </w:tblStylePr>
    <w:tblStylePr w:type="seCell">
      <w:tblPr/>
      <w:tcPr>
        <w:tcBorders>
          <w:top w:val="single" w:color="D99594" w:themeColor="accent2" w:themeTint="99" w:sz="4" w:space="0"/>
        </w:tcBorders>
      </w:tcPr>
    </w:tblStylePr>
    <w:tblStylePr w:type="swCell">
      <w:tblPr/>
      <w:tcPr>
        <w:tcBorders>
          <w:top w:val="single" w:color="D99594" w:themeColor="accent2" w:themeTint="99" w:sz="4" w:space="0"/>
        </w:tcBorders>
      </w:tcPr>
    </w:tblStylePr>
  </w:style>
  <w:style w:type="table" w:styleId="Listentabelle6farbigAkzent2">
    <w:name w:val="List Table 6 Colorful Accent 2"/>
    <w:basedOn w:val="NormaleTabelle"/>
    <w:uiPriority w:val="51"/>
    <w:rsid w:val="00912373"/>
    <w:rPr>
      <w:color w:val="943634" w:themeColor="accent2" w:themeShade="BF"/>
    </w:rPr>
    <w:tblPr>
      <w:tblStyleRowBandSize w:val="1"/>
      <w:tblStyleColBandSize w:val="1"/>
      <w:tblBorders>
        <w:top w:val="single" w:color="C0504D" w:themeColor="accent2" w:sz="4" w:space="0"/>
        <w:bottom w:val="single" w:color="C0504D" w:themeColor="accent2" w:sz="4" w:space="0"/>
      </w:tblBorders>
    </w:tblPr>
    <w:tblStylePr w:type="firstRow">
      <w:rPr>
        <w:b/>
        <w:bCs/>
      </w:rPr>
      <w:tblPr/>
      <w:tcPr>
        <w:tcBorders>
          <w:bottom w:val="single" w:color="C0504D" w:themeColor="accent2" w:sz="4" w:space="0"/>
        </w:tcBorders>
      </w:tcPr>
    </w:tblStylePr>
    <w:tblStylePr w:type="lastRow">
      <w:rPr>
        <w:b/>
        <w:bCs/>
      </w:rPr>
      <w:tblPr/>
      <w:tcPr>
        <w:tcBorders>
          <w:top w:val="double" w:color="C0504D" w:themeColor="accent2" w:sz="4" w:space="0"/>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entabelle7farbigAkzent2">
    <w:name w:val="List Table 7 Colorful Accent 2"/>
    <w:basedOn w:val="NormaleTabelle"/>
    <w:uiPriority w:val="52"/>
    <w:rPr>
      <w:color w:val="943634"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C0504D"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C0504D"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C0504D"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C0504D" w:themeColor="accent2" w:sz="4" w:space="0"/>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AB5A76"/>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 w:type="table" w:styleId="Gitternetztabelle5dunkelAkzent6">
    <w:name w:val="Grid Table 5 Dark Accent 6"/>
    <w:basedOn w:val="NormaleTabelle"/>
    <w:uiPriority w:val="50"/>
    <w:rsid w:val="00CC152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DE9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79646"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79646"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79646"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Listentabelle7farbigAkzent6">
    <w:name w:val="List Table 7 Colorful Accent 6"/>
    <w:basedOn w:val="NormaleTabelle"/>
    <w:uiPriority w:val="52"/>
    <w:rsid w:val="00CC1523"/>
    <w:rPr>
      <w:color w:val="E36C0A"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F79646"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F79646"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F79646"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F79646" w:themeColor="accent6" w:sz="4" w:space="0"/>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4Akzent6">
    <w:name w:val="List Table 4 Accent 6"/>
    <w:basedOn w:val="NormaleTabelle"/>
    <w:uiPriority w:val="49"/>
    <w:rsid w:val="00CC1523"/>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tblBorders>
    </w:tblPr>
    <w:tblStylePr w:type="firstRow">
      <w:rPr>
        <w:b/>
        <w:bCs/>
        <w:color w:val="FFFFFF" w:themeColor="background1"/>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tcBorders>
        <w:shd w:val="clear" w:color="auto" w:fill="F79646" w:themeFill="accent6"/>
      </w:tcPr>
    </w:tblStylePr>
    <w:tblStylePr w:type="lastRow">
      <w:rPr>
        <w:b/>
        <w:bCs/>
      </w:rPr>
      <w:tblPr/>
      <w:tcPr>
        <w:tcBorders>
          <w:top w:val="double" w:color="FABF8F" w:themeColor="accent6" w:themeTint="99"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entabelle5dunkelAkzent2">
    <w:name w:val="List Table 5 Dark Accent 2"/>
    <w:basedOn w:val="NormaleTabelle"/>
    <w:uiPriority w:val="50"/>
    <w:rsid w:val="00711690"/>
    <w:rPr>
      <w:color w:val="FFFFFF" w:themeColor="background1"/>
    </w:rPr>
    <w:tblPr>
      <w:tblStyleRowBandSize w:val="1"/>
      <w:tblStyleColBandSize w:val="1"/>
      <w:tblBorders>
        <w:top w:val="single" w:color="C0504D" w:themeColor="accent2" w:sz="24" w:space="0"/>
        <w:left w:val="single" w:color="C0504D" w:themeColor="accent2" w:sz="24" w:space="0"/>
        <w:bottom w:val="single" w:color="C0504D" w:themeColor="accent2" w:sz="24" w:space="0"/>
        <w:right w:val="single" w:color="C0504D" w:themeColor="accent2" w:sz="24" w:space="0"/>
      </w:tblBorders>
    </w:tblPr>
    <w:tcPr>
      <w:shd w:val="clear" w:color="auto" w:fill="C0504D"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4Akzent2">
    <w:name w:val="List Table 4 Accent 2"/>
    <w:basedOn w:val="NormaleTabelle"/>
    <w:uiPriority w:val="49"/>
    <w:rsid w:val="00711690"/>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tblBorders>
    </w:tblPr>
    <w:tblStylePr w:type="firstRow">
      <w:rPr>
        <w:b/>
        <w:bCs/>
        <w:color w:val="FFFFFF" w:themeColor="background1"/>
      </w:rPr>
      <w:tblPr/>
      <w:tcPr>
        <w:tcBorders>
          <w:top w:val="single" w:color="C0504D" w:themeColor="accent2" w:sz="4" w:space="0"/>
          <w:left w:val="single" w:color="C0504D" w:themeColor="accent2" w:sz="4" w:space="0"/>
          <w:bottom w:val="single" w:color="C0504D" w:themeColor="accent2" w:sz="4" w:space="0"/>
          <w:right w:val="single" w:color="C0504D" w:themeColor="accent2" w:sz="4" w:space="0"/>
          <w:insideH w:val="nil"/>
        </w:tcBorders>
        <w:shd w:val="clear" w:color="auto" w:fill="C0504D" w:themeFill="accent2"/>
      </w:tcPr>
    </w:tblStylePr>
    <w:tblStylePr w:type="lastRow">
      <w:rPr>
        <w:b/>
        <w:bCs/>
      </w:rPr>
      <w:tblPr/>
      <w:tcPr>
        <w:tcBorders>
          <w:top w:val="double" w:color="D99594" w:themeColor="accent2" w:themeTint="99" w:sz="4" w:space="0"/>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07059">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 w:id="1591350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openxmlformats.org/officeDocument/2006/relationships/image" Target="media/image5.emf"/><Relationship Id="rId18" Type="http://schemas.openxmlformats.org/officeDocument/2006/relationships/package" Target="embeddings/Microsoft_Visio-Zeichnung2.vsdx"/><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package" Target="embeddings/Microsoft_Visio-Zeichnung3.vsdx"/><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Zeichnu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653891-06E7-4B71-8A29-B97F81A145C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Manager>cihan.demir@stud.hslu.ch</ap:Manager>
  <ap:Company/>
  <ap:SharedDoc>false</ap:SharedDoc>
  <ap:HyperlinkBase/>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&lt;Ihr System&gt;</dc:title>
  <dc:subject>Architekturdokumentation</dc:subject>
  <dc:creator>cihan.demir@stud.hslu.ch;mike.iten@stud.hslu.ch;mike.monticoli@stud.hslu.ch;sandro.ritz@stud.hslu.ch;luca.kuendig@stud.hslu.ch</dc:creator>
  <keywords/>
  <dc:description>arc42 Template (Version 4.0) zur Dokumentation von Software- und Systemarchitekturen.</dc:description>
  <lastModifiedBy>Mike Iten</lastModifiedBy>
  <revision>73</revision>
  <lastPrinted>2011-04-05T18:29:00.0000000Z</lastPrinted>
  <dcterms:created xsi:type="dcterms:W3CDTF">2015-03-16T12:37:00.0000000Z</dcterms:created>
  <dcterms:modified xsi:type="dcterms:W3CDTF">2015-05-18T13:37:29.0324587Z</dcterms:modified>
  <category/>
</coreProperties>
</file>