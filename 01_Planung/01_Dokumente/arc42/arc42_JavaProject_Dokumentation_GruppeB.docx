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A871CD">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CE3384">
        <w:rPr>
          <w:i/>
          <w:iCs/>
          <w:lang w:val="fr-CH"/>
          <w:rPrChange w:id="1" w:author="Demir Cihan W.BSCWIVZ.1401" w:date="2015-03-16T13:15:00Z">
            <w:rPr>
              <w:i/>
              <w:iCs/>
            </w:rPr>
          </w:rPrChange>
        </w:rPr>
        <w:t>1</w:t>
      </w:r>
      <w:ins w:id="2" w:author="Gernot Starke" w:date="2012-03-19T19:10:00Z">
        <w:r w:rsidR="00867DEA" w:rsidRPr="00CE3384">
          <w:rPr>
            <w:i/>
            <w:iCs/>
            <w:lang w:val="fr-CH"/>
            <w:rPrChange w:id="3" w:author="Demir Cihan W.BSCWIVZ.1401" w:date="2015-03-16T13:15:00Z">
              <w:rPr>
                <w:i/>
                <w:iCs/>
              </w:rPr>
            </w:rPrChange>
          </w:rPr>
          <w:t>9</w:t>
        </w:r>
      </w:ins>
      <w:r w:rsidR="001406B4" w:rsidRPr="00CE3384">
        <w:rPr>
          <w:i/>
          <w:iCs/>
          <w:lang w:val="fr-CH"/>
          <w:rPrChange w:id="4" w:author="Demir Cihan W.BSCWIVZ.1401" w:date="2015-03-16T13:15:00Z">
            <w:rPr>
              <w:i/>
              <w:iCs/>
            </w:rPr>
          </w:rPrChange>
        </w:rPr>
        <w:t xml:space="preserve">. </w:t>
      </w:r>
      <w:ins w:id="5" w:author="Gernot Starke" w:date="2012-03-19T19:10:00Z">
        <w:r w:rsidR="00867DEA">
          <w:rPr>
            <w:i/>
            <w:iCs/>
          </w:rPr>
          <w:t>März</w:t>
        </w:r>
        <w:r w:rsidR="00867DEA">
          <w:rPr>
            <w:i/>
            <w:iCs/>
            <w:lang w:val="en-US"/>
          </w:rPr>
          <w:t xml:space="preserve"> </w:t>
        </w:r>
      </w:ins>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4BC2A"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22C86A9F" w14:textId="77777777" w:rsidR="00DF49D5" w:rsidRDefault="00BF38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DF49D5">
        <w:rPr>
          <w:noProof/>
        </w:rPr>
        <w:t>1.</w:t>
      </w:r>
      <w:r w:rsidR="00DF49D5">
        <w:rPr>
          <w:rFonts w:eastAsiaTheme="minorEastAsia" w:cstheme="minorBidi"/>
          <w:b w:val="0"/>
          <w:caps w:val="0"/>
          <w:noProof/>
          <w:sz w:val="22"/>
          <w:lang w:val="de-CH" w:eastAsia="de-CH"/>
        </w:rPr>
        <w:tab/>
      </w:r>
      <w:r w:rsidR="00DF49D5">
        <w:rPr>
          <w:noProof/>
        </w:rPr>
        <w:t>Einführung und Ziele</w:t>
      </w:r>
      <w:r w:rsidR="00DF49D5">
        <w:rPr>
          <w:noProof/>
        </w:rPr>
        <w:tab/>
      </w:r>
      <w:r w:rsidR="00DF49D5">
        <w:rPr>
          <w:noProof/>
        </w:rPr>
        <w:fldChar w:fldCharType="begin"/>
      </w:r>
      <w:r w:rsidR="00DF49D5">
        <w:rPr>
          <w:noProof/>
        </w:rPr>
        <w:instrText xml:space="preserve"> PAGEREF _Toc418769919 \h </w:instrText>
      </w:r>
      <w:r w:rsidR="00DF49D5">
        <w:rPr>
          <w:noProof/>
        </w:rPr>
      </w:r>
      <w:r w:rsidR="00DF49D5">
        <w:rPr>
          <w:noProof/>
        </w:rPr>
        <w:fldChar w:fldCharType="separate"/>
      </w:r>
      <w:r w:rsidR="00DF49D5">
        <w:rPr>
          <w:noProof/>
        </w:rPr>
        <w:t>7</w:t>
      </w:r>
      <w:r w:rsidR="00DF49D5">
        <w:rPr>
          <w:noProof/>
        </w:rPr>
        <w:fldChar w:fldCharType="end"/>
      </w:r>
    </w:p>
    <w:p w14:paraId="7DAF212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_Toc418769920 \h </w:instrText>
      </w:r>
      <w:r>
        <w:rPr>
          <w:noProof/>
        </w:rPr>
      </w:r>
      <w:r>
        <w:rPr>
          <w:noProof/>
        </w:rPr>
        <w:fldChar w:fldCharType="separate"/>
      </w:r>
      <w:r>
        <w:rPr>
          <w:noProof/>
        </w:rPr>
        <w:t>8</w:t>
      </w:r>
      <w:r>
        <w:rPr>
          <w:noProof/>
        </w:rPr>
        <w:fldChar w:fldCharType="end"/>
      </w:r>
    </w:p>
    <w:p w14:paraId="429731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_Toc418769921 \h </w:instrText>
      </w:r>
      <w:r>
        <w:rPr>
          <w:noProof/>
        </w:rPr>
      </w:r>
      <w:r>
        <w:rPr>
          <w:noProof/>
        </w:rPr>
        <w:fldChar w:fldCharType="separate"/>
      </w:r>
      <w:r>
        <w:rPr>
          <w:noProof/>
        </w:rPr>
        <w:t>11</w:t>
      </w:r>
      <w:r>
        <w:rPr>
          <w:noProof/>
        </w:rPr>
        <w:fldChar w:fldCharType="end"/>
      </w:r>
    </w:p>
    <w:p w14:paraId="3D55C9F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_Toc418769922 \h </w:instrText>
      </w:r>
      <w:r>
        <w:rPr>
          <w:noProof/>
        </w:rPr>
      </w:r>
      <w:r>
        <w:rPr>
          <w:noProof/>
        </w:rPr>
        <w:fldChar w:fldCharType="separate"/>
      </w:r>
      <w:r>
        <w:rPr>
          <w:noProof/>
        </w:rPr>
        <w:t>11</w:t>
      </w:r>
      <w:r>
        <w:rPr>
          <w:noProof/>
        </w:rPr>
        <w:fldChar w:fldCharType="end"/>
      </w:r>
    </w:p>
    <w:p w14:paraId="1F31E25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_Toc418769923 \h </w:instrText>
      </w:r>
      <w:r>
        <w:rPr>
          <w:noProof/>
        </w:rPr>
      </w:r>
      <w:r>
        <w:rPr>
          <w:noProof/>
        </w:rPr>
        <w:fldChar w:fldCharType="separate"/>
      </w:r>
      <w:r>
        <w:rPr>
          <w:noProof/>
        </w:rPr>
        <w:t>13</w:t>
      </w:r>
      <w:r>
        <w:rPr>
          <w:noProof/>
        </w:rPr>
        <w:fldChar w:fldCharType="end"/>
      </w:r>
    </w:p>
    <w:p w14:paraId="57C52D1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_Toc418769924 \h </w:instrText>
      </w:r>
      <w:r>
        <w:rPr>
          <w:noProof/>
        </w:rPr>
      </w:r>
      <w:r>
        <w:rPr>
          <w:noProof/>
        </w:rPr>
        <w:fldChar w:fldCharType="separate"/>
      </w:r>
      <w:r>
        <w:rPr>
          <w:noProof/>
        </w:rPr>
        <w:t>13</w:t>
      </w:r>
      <w:r>
        <w:rPr>
          <w:noProof/>
        </w:rPr>
        <w:fldChar w:fldCharType="end"/>
      </w:r>
    </w:p>
    <w:p w14:paraId="425FFDD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_Toc418769925 \h </w:instrText>
      </w:r>
      <w:r>
        <w:rPr>
          <w:noProof/>
        </w:rPr>
      </w:r>
      <w:r>
        <w:rPr>
          <w:noProof/>
        </w:rPr>
        <w:fldChar w:fldCharType="separate"/>
      </w:r>
      <w:r>
        <w:rPr>
          <w:noProof/>
        </w:rPr>
        <w:t>14</w:t>
      </w:r>
      <w:r>
        <w:rPr>
          <w:noProof/>
        </w:rPr>
        <w:fldChar w:fldCharType="end"/>
      </w:r>
    </w:p>
    <w:p w14:paraId="7799C7D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_Toc418769926 \h </w:instrText>
      </w:r>
      <w:r>
        <w:rPr>
          <w:noProof/>
        </w:rPr>
      </w:r>
      <w:r>
        <w:rPr>
          <w:noProof/>
        </w:rPr>
        <w:fldChar w:fldCharType="separate"/>
      </w:r>
      <w:r>
        <w:rPr>
          <w:noProof/>
        </w:rPr>
        <w:t>15</w:t>
      </w:r>
      <w:r>
        <w:rPr>
          <w:noProof/>
        </w:rPr>
        <w:fldChar w:fldCharType="end"/>
      </w:r>
    </w:p>
    <w:p w14:paraId="61947FC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_Toc418769927 \h </w:instrText>
      </w:r>
      <w:r>
        <w:rPr>
          <w:noProof/>
        </w:rPr>
      </w:r>
      <w:r>
        <w:rPr>
          <w:noProof/>
        </w:rPr>
        <w:fldChar w:fldCharType="separate"/>
      </w:r>
      <w:r>
        <w:rPr>
          <w:noProof/>
        </w:rPr>
        <w:t>15</w:t>
      </w:r>
      <w:r>
        <w:rPr>
          <w:noProof/>
        </w:rPr>
        <w:fldChar w:fldCharType="end"/>
      </w:r>
    </w:p>
    <w:p w14:paraId="18F7257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_Toc418769928 \h </w:instrText>
      </w:r>
      <w:r>
        <w:rPr>
          <w:noProof/>
        </w:rPr>
      </w:r>
      <w:r>
        <w:rPr>
          <w:noProof/>
        </w:rPr>
        <w:fldChar w:fldCharType="separate"/>
      </w:r>
      <w:r>
        <w:rPr>
          <w:noProof/>
        </w:rPr>
        <w:t>15</w:t>
      </w:r>
      <w:r>
        <w:rPr>
          <w:noProof/>
        </w:rPr>
        <w:fldChar w:fldCharType="end"/>
      </w:r>
    </w:p>
    <w:p w14:paraId="5C64880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3.2</w:t>
      </w:r>
      <w:r>
        <w:rPr>
          <w:rFonts w:eastAsiaTheme="minorEastAsia" w:cstheme="minorBidi"/>
          <w:smallCaps w:val="0"/>
          <w:noProof/>
          <w:sz w:val="22"/>
          <w:lang w:val="de-CH" w:eastAsia="de-CH"/>
        </w:rPr>
        <w:tab/>
      </w:r>
      <w:r>
        <w:rPr>
          <w:noProof/>
        </w:rPr>
        <w:t>Technischer- oder Verteilungskontext</w:t>
      </w:r>
      <w:r>
        <w:rPr>
          <w:noProof/>
        </w:rPr>
        <w:tab/>
      </w:r>
      <w:r>
        <w:rPr>
          <w:noProof/>
        </w:rPr>
        <w:fldChar w:fldCharType="begin"/>
      </w:r>
      <w:r>
        <w:rPr>
          <w:noProof/>
        </w:rPr>
        <w:instrText xml:space="preserve"> PAGEREF _Toc418769929 \h </w:instrText>
      </w:r>
      <w:r>
        <w:rPr>
          <w:noProof/>
        </w:rPr>
      </w:r>
      <w:r>
        <w:rPr>
          <w:noProof/>
        </w:rPr>
        <w:fldChar w:fldCharType="separate"/>
      </w:r>
      <w:r>
        <w:rPr>
          <w:noProof/>
        </w:rPr>
        <w:t>15</w:t>
      </w:r>
      <w:r>
        <w:rPr>
          <w:noProof/>
        </w:rPr>
        <w:fldChar w:fldCharType="end"/>
      </w:r>
    </w:p>
    <w:p w14:paraId="17C3CA9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sidRPr="00DF49D5">
        <w:rPr>
          <w:noProof/>
          <w:lang w:val="de-CH"/>
        </w:rPr>
        <w:t>3.3</w:t>
      </w:r>
      <w:r>
        <w:rPr>
          <w:rFonts w:eastAsiaTheme="minorEastAsia" w:cstheme="minorBidi"/>
          <w:smallCaps w:val="0"/>
          <w:noProof/>
          <w:sz w:val="22"/>
          <w:lang w:val="de-CH" w:eastAsia="de-CH"/>
        </w:rPr>
        <w:tab/>
      </w:r>
      <w:r w:rsidRPr="00DF49D5">
        <w:rPr>
          <w:noProof/>
          <w:lang w:val="de-CH"/>
        </w:rPr>
        <w:t>Externe Schnittstellen</w:t>
      </w:r>
      <w:r>
        <w:rPr>
          <w:noProof/>
        </w:rPr>
        <w:tab/>
      </w:r>
      <w:r>
        <w:rPr>
          <w:noProof/>
        </w:rPr>
        <w:fldChar w:fldCharType="begin"/>
      </w:r>
      <w:r>
        <w:rPr>
          <w:noProof/>
        </w:rPr>
        <w:instrText xml:space="preserve"> PAGEREF _Toc418769930 \h </w:instrText>
      </w:r>
      <w:r>
        <w:rPr>
          <w:noProof/>
        </w:rPr>
      </w:r>
      <w:r>
        <w:rPr>
          <w:noProof/>
        </w:rPr>
        <w:fldChar w:fldCharType="separate"/>
      </w:r>
      <w:r>
        <w:rPr>
          <w:noProof/>
        </w:rPr>
        <w:t>16</w:t>
      </w:r>
      <w:r>
        <w:rPr>
          <w:noProof/>
        </w:rPr>
        <w:fldChar w:fldCharType="end"/>
      </w:r>
    </w:p>
    <w:p w14:paraId="4D40C0D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_Toc418769931 \h </w:instrText>
      </w:r>
      <w:r>
        <w:rPr>
          <w:noProof/>
        </w:rPr>
      </w:r>
      <w:r>
        <w:rPr>
          <w:noProof/>
        </w:rPr>
        <w:fldChar w:fldCharType="separate"/>
      </w:r>
      <w:r>
        <w:rPr>
          <w:noProof/>
        </w:rPr>
        <w:t>18</w:t>
      </w:r>
      <w:r>
        <w:rPr>
          <w:noProof/>
        </w:rPr>
        <w:fldChar w:fldCharType="end"/>
      </w:r>
    </w:p>
    <w:p w14:paraId="4833408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_Toc418769932 \h </w:instrText>
      </w:r>
      <w:r>
        <w:rPr>
          <w:noProof/>
        </w:rPr>
      </w:r>
      <w:r>
        <w:rPr>
          <w:noProof/>
        </w:rPr>
        <w:fldChar w:fldCharType="separate"/>
      </w:r>
      <w:r>
        <w:rPr>
          <w:noProof/>
        </w:rPr>
        <w:t>18</w:t>
      </w:r>
      <w:r>
        <w:rPr>
          <w:noProof/>
        </w:rPr>
        <w:fldChar w:fldCharType="end"/>
      </w:r>
    </w:p>
    <w:p w14:paraId="713FC3B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_Toc418769933 \h </w:instrText>
      </w:r>
      <w:r>
        <w:rPr>
          <w:noProof/>
        </w:rPr>
      </w:r>
      <w:r>
        <w:rPr>
          <w:noProof/>
        </w:rPr>
        <w:fldChar w:fldCharType="separate"/>
      </w:r>
      <w:r>
        <w:rPr>
          <w:noProof/>
        </w:rPr>
        <w:t>18</w:t>
      </w:r>
      <w:r>
        <w:rPr>
          <w:noProof/>
        </w:rPr>
        <w:fldChar w:fldCharType="end"/>
      </w:r>
    </w:p>
    <w:p w14:paraId="364394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_Toc418769934 \h </w:instrText>
      </w:r>
      <w:r>
        <w:rPr>
          <w:noProof/>
        </w:rPr>
      </w:r>
      <w:r>
        <w:rPr>
          <w:noProof/>
        </w:rPr>
        <w:fldChar w:fldCharType="separate"/>
      </w:r>
      <w:r>
        <w:rPr>
          <w:noProof/>
        </w:rPr>
        <w:t>19</w:t>
      </w:r>
      <w:r>
        <w:rPr>
          <w:noProof/>
        </w:rPr>
        <w:fldChar w:fldCharType="end"/>
      </w:r>
    </w:p>
    <w:p w14:paraId="59A4D0A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_Toc418769935 \h </w:instrText>
      </w:r>
      <w:r>
        <w:rPr>
          <w:noProof/>
        </w:rPr>
      </w:r>
      <w:r>
        <w:rPr>
          <w:noProof/>
        </w:rPr>
        <w:fldChar w:fldCharType="separate"/>
      </w:r>
      <w:r>
        <w:rPr>
          <w:noProof/>
        </w:rPr>
        <w:t>22</w:t>
      </w:r>
      <w:r>
        <w:rPr>
          <w:noProof/>
        </w:rPr>
        <w:fldChar w:fldCharType="end"/>
      </w:r>
    </w:p>
    <w:p w14:paraId="22E6AFC7"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_Toc418769936 \h </w:instrText>
      </w:r>
      <w:r>
        <w:rPr>
          <w:noProof/>
        </w:rPr>
      </w:r>
      <w:r>
        <w:rPr>
          <w:noProof/>
        </w:rPr>
        <w:fldChar w:fldCharType="separate"/>
      </w:r>
      <w:r>
        <w:rPr>
          <w:noProof/>
        </w:rPr>
        <w:t>22</w:t>
      </w:r>
      <w:r>
        <w:rPr>
          <w:noProof/>
        </w:rPr>
        <w:fldChar w:fldCharType="end"/>
      </w:r>
    </w:p>
    <w:p w14:paraId="06F235D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_Toc418769937 \h </w:instrText>
      </w:r>
      <w:r>
        <w:rPr>
          <w:noProof/>
        </w:rPr>
      </w:r>
      <w:r>
        <w:rPr>
          <w:noProof/>
        </w:rPr>
        <w:fldChar w:fldCharType="separate"/>
      </w:r>
      <w:r>
        <w:rPr>
          <w:noProof/>
        </w:rPr>
        <w:t>22</w:t>
      </w:r>
      <w:r>
        <w:rPr>
          <w:noProof/>
        </w:rPr>
        <w:fldChar w:fldCharType="end"/>
      </w:r>
    </w:p>
    <w:p w14:paraId="15085D1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_Toc418769938 \h </w:instrText>
      </w:r>
      <w:r>
        <w:rPr>
          <w:noProof/>
        </w:rPr>
      </w:r>
      <w:r>
        <w:rPr>
          <w:noProof/>
        </w:rPr>
        <w:fldChar w:fldCharType="separate"/>
      </w:r>
      <w:r>
        <w:rPr>
          <w:noProof/>
        </w:rPr>
        <w:t>22</w:t>
      </w:r>
      <w:r>
        <w:rPr>
          <w:noProof/>
        </w:rPr>
        <w:fldChar w:fldCharType="end"/>
      </w:r>
    </w:p>
    <w:p w14:paraId="7CE6EE2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_Toc418769939 \h </w:instrText>
      </w:r>
      <w:r>
        <w:rPr>
          <w:noProof/>
        </w:rPr>
      </w:r>
      <w:r>
        <w:rPr>
          <w:noProof/>
        </w:rPr>
        <w:fldChar w:fldCharType="separate"/>
      </w:r>
      <w:r>
        <w:rPr>
          <w:noProof/>
        </w:rPr>
        <w:t>22</w:t>
      </w:r>
      <w:r>
        <w:rPr>
          <w:noProof/>
        </w:rPr>
        <w:fldChar w:fldCharType="end"/>
      </w:r>
    </w:p>
    <w:p w14:paraId="424A2E1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_Toc418769940 \h </w:instrText>
      </w:r>
      <w:r>
        <w:rPr>
          <w:noProof/>
        </w:rPr>
      </w:r>
      <w:r>
        <w:rPr>
          <w:noProof/>
        </w:rPr>
        <w:fldChar w:fldCharType="separate"/>
      </w:r>
      <w:r>
        <w:rPr>
          <w:noProof/>
        </w:rPr>
        <w:t>22</w:t>
      </w:r>
      <w:r>
        <w:rPr>
          <w:noProof/>
        </w:rPr>
        <w:fldChar w:fldCharType="end"/>
      </w:r>
    </w:p>
    <w:p w14:paraId="32D835B4"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_Toc418769941 \h </w:instrText>
      </w:r>
      <w:r>
        <w:rPr>
          <w:noProof/>
        </w:rPr>
      </w:r>
      <w:r>
        <w:rPr>
          <w:noProof/>
        </w:rPr>
        <w:fldChar w:fldCharType="separate"/>
      </w:r>
      <w:r>
        <w:rPr>
          <w:noProof/>
        </w:rPr>
        <w:t>22</w:t>
      </w:r>
      <w:r>
        <w:rPr>
          <w:noProof/>
        </w:rPr>
        <w:fldChar w:fldCharType="end"/>
      </w:r>
    </w:p>
    <w:p w14:paraId="2B90F71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_Toc418769942 \h </w:instrText>
      </w:r>
      <w:r>
        <w:rPr>
          <w:noProof/>
        </w:rPr>
      </w:r>
      <w:r>
        <w:rPr>
          <w:noProof/>
        </w:rPr>
        <w:fldChar w:fldCharType="separate"/>
      </w:r>
      <w:r>
        <w:rPr>
          <w:noProof/>
        </w:rPr>
        <w:t>23</w:t>
      </w:r>
      <w:r>
        <w:rPr>
          <w:noProof/>
        </w:rPr>
        <w:fldChar w:fldCharType="end"/>
      </w:r>
    </w:p>
    <w:p w14:paraId="7363BF6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_Toc418769943 \h </w:instrText>
      </w:r>
      <w:r>
        <w:rPr>
          <w:noProof/>
        </w:rPr>
      </w:r>
      <w:r>
        <w:rPr>
          <w:noProof/>
        </w:rPr>
        <w:fldChar w:fldCharType="separate"/>
      </w:r>
      <w:r>
        <w:rPr>
          <w:noProof/>
        </w:rPr>
        <w:t>23</w:t>
      </w:r>
      <w:r>
        <w:rPr>
          <w:noProof/>
        </w:rPr>
        <w:fldChar w:fldCharType="end"/>
      </w:r>
    </w:p>
    <w:p w14:paraId="54B316BB"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_Toc418769949 \h </w:instrText>
      </w:r>
      <w:r>
        <w:rPr>
          <w:noProof/>
        </w:rPr>
      </w:r>
      <w:r>
        <w:rPr>
          <w:noProof/>
        </w:rPr>
        <w:fldChar w:fldCharType="separate"/>
      </w:r>
      <w:r>
        <w:rPr>
          <w:noProof/>
        </w:rPr>
        <w:t>23</w:t>
      </w:r>
      <w:r>
        <w:rPr>
          <w:noProof/>
        </w:rPr>
        <w:fldChar w:fldCharType="end"/>
      </w:r>
    </w:p>
    <w:p w14:paraId="757BD9E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_Toc418769950 \h </w:instrText>
      </w:r>
      <w:r>
        <w:rPr>
          <w:noProof/>
        </w:rPr>
      </w:r>
      <w:r>
        <w:rPr>
          <w:noProof/>
        </w:rPr>
        <w:fldChar w:fldCharType="separate"/>
      </w:r>
      <w:r>
        <w:rPr>
          <w:noProof/>
        </w:rPr>
        <w:t>23</w:t>
      </w:r>
      <w:r>
        <w:rPr>
          <w:noProof/>
        </w:rPr>
        <w:fldChar w:fldCharType="end"/>
      </w:r>
    </w:p>
    <w:p w14:paraId="2B624D5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und Strukturen</w:t>
      </w:r>
      <w:r>
        <w:rPr>
          <w:noProof/>
        </w:rPr>
        <w:tab/>
      </w:r>
      <w:r>
        <w:rPr>
          <w:noProof/>
        </w:rPr>
        <w:fldChar w:fldCharType="begin"/>
      </w:r>
      <w:r>
        <w:rPr>
          <w:noProof/>
        </w:rPr>
        <w:instrText xml:space="preserve"> PAGEREF _Toc418769951 \h </w:instrText>
      </w:r>
      <w:r>
        <w:rPr>
          <w:noProof/>
        </w:rPr>
      </w:r>
      <w:r>
        <w:rPr>
          <w:noProof/>
        </w:rPr>
        <w:fldChar w:fldCharType="separate"/>
      </w:r>
      <w:r>
        <w:rPr>
          <w:noProof/>
        </w:rPr>
        <w:t>23</w:t>
      </w:r>
      <w:r>
        <w:rPr>
          <w:noProof/>
        </w:rPr>
        <w:fldChar w:fldCharType="end"/>
      </w:r>
    </w:p>
    <w:p w14:paraId="753D592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_Toc418769952 \h </w:instrText>
      </w:r>
      <w:r>
        <w:rPr>
          <w:noProof/>
        </w:rPr>
      </w:r>
      <w:r>
        <w:rPr>
          <w:noProof/>
        </w:rPr>
        <w:fldChar w:fldCharType="separate"/>
      </w:r>
      <w:r>
        <w:rPr>
          <w:noProof/>
        </w:rPr>
        <w:t>23</w:t>
      </w:r>
      <w:r>
        <w:rPr>
          <w:noProof/>
        </w:rPr>
        <w:fldChar w:fldCharType="end"/>
      </w:r>
    </w:p>
    <w:p w14:paraId="4D92B5A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_Toc418769953 \h </w:instrText>
      </w:r>
      <w:r>
        <w:rPr>
          <w:noProof/>
        </w:rPr>
      </w:r>
      <w:r>
        <w:rPr>
          <w:noProof/>
        </w:rPr>
        <w:fldChar w:fldCharType="separate"/>
      </w:r>
      <w:r>
        <w:rPr>
          <w:noProof/>
        </w:rPr>
        <w:t>23</w:t>
      </w:r>
      <w:r>
        <w:rPr>
          <w:noProof/>
        </w:rPr>
        <w:fldChar w:fldCharType="end"/>
      </w:r>
    </w:p>
    <w:p w14:paraId="10501C1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_Toc418769954 \h </w:instrText>
      </w:r>
      <w:r>
        <w:rPr>
          <w:noProof/>
        </w:rPr>
      </w:r>
      <w:r>
        <w:rPr>
          <w:noProof/>
        </w:rPr>
        <w:fldChar w:fldCharType="separate"/>
      </w:r>
      <w:r>
        <w:rPr>
          <w:noProof/>
        </w:rPr>
        <w:t>23</w:t>
      </w:r>
      <w:r>
        <w:rPr>
          <w:noProof/>
        </w:rPr>
        <w:fldChar w:fldCharType="end"/>
      </w:r>
    </w:p>
    <w:p w14:paraId="6C52765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_Toc418769955 \h </w:instrText>
      </w:r>
      <w:r>
        <w:rPr>
          <w:noProof/>
        </w:rPr>
      </w:r>
      <w:r>
        <w:rPr>
          <w:noProof/>
        </w:rPr>
        <w:fldChar w:fldCharType="separate"/>
      </w:r>
      <w:r>
        <w:rPr>
          <w:noProof/>
        </w:rPr>
        <w:t>24</w:t>
      </w:r>
      <w:r>
        <w:rPr>
          <w:noProof/>
        </w:rPr>
        <w:fldChar w:fldCharType="end"/>
      </w:r>
    </w:p>
    <w:p w14:paraId="32920B1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_Toc418769956 \h </w:instrText>
      </w:r>
      <w:r>
        <w:rPr>
          <w:noProof/>
        </w:rPr>
      </w:r>
      <w:r>
        <w:rPr>
          <w:noProof/>
        </w:rPr>
        <w:fldChar w:fldCharType="separate"/>
      </w:r>
      <w:r>
        <w:rPr>
          <w:noProof/>
        </w:rPr>
        <w:t>24</w:t>
      </w:r>
      <w:r>
        <w:rPr>
          <w:noProof/>
        </w:rPr>
        <w:fldChar w:fldCharType="end"/>
      </w:r>
    </w:p>
    <w:p w14:paraId="27BF7EF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_Toc418769957 \h </w:instrText>
      </w:r>
      <w:r>
        <w:rPr>
          <w:noProof/>
        </w:rPr>
      </w:r>
      <w:r>
        <w:rPr>
          <w:noProof/>
        </w:rPr>
        <w:fldChar w:fldCharType="separate"/>
      </w:r>
      <w:r>
        <w:rPr>
          <w:noProof/>
        </w:rPr>
        <w:t>24</w:t>
      </w:r>
      <w:r>
        <w:rPr>
          <w:noProof/>
        </w:rPr>
        <w:fldChar w:fldCharType="end"/>
      </w:r>
    </w:p>
    <w:p w14:paraId="7875AF6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_Toc418769958 \h </w:instrText>
      </w:r>
      <w:r>
        <w:rPr>
          <w:noProof/>
        </w:rPr>
      </w:r>
      <w:r>
        <w:rPr>
          <w:noProof/>
        </w:rPr>
        <w:fldChar w:fldCharType="separate"/>
      </w:r>
      <w:r>
        <w:rPr>
          <w:noProof/>
        </w:rPr>
        <w:t>24</w:t>
      </w:r>
      <w:r>
        <w:rPr>
          <w:noProof/>
        </w:rPr>
        <w:fldChar w:fldCharType="end"/>
      </w:r>
    </w:p>
    <w:p w14:paraId="55D5EF2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_Toc418769959 \h </w:instrText>
      </w:r>
      <w:r>
        <w:rPr>
          <w:noProof/>
        </w:rPr>
      </w:r>
      <w:r>
        <w:rPr>
          <w:noProof/>
        </w:rPr>
        <w:fldChar w:fldCharType="separate"/>
      </w:r>
      <w:r>
        <w:rPr>
          <w:noProof/>
        </w:rPr>
        <w:t>24</w:t>
      </w:r>
      <w:r>
        <w:rPr>
          <w:noProof/>
        </w:rPr>
        <w:fldChar w:fldCharType="end"/>
      </w:r>
    </w:p>
    <w:p w14:paraId="0B45BAE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_Toc418769960 \h </w:instrText>
      </w:r>
      <w:r>
        <w:rPr>
          <w:noProof/>
        </w:rPr>
      </w:r>
      <w:r>
        <w:rPr>
          <w:noProof/>
        </w:rPr>
        <w:fldChar w:fldCharType="separate"/>
      </w:r>
      <w:r>
        <w:rPr>
          <w:noProof/>
        </w:rPr>
        <w:t>24</w:t>
      </w:r>
      <w:r>
        <w:rPr>
          <w:noProof/>
        </w:rPr>
        <w:fldChar w:fldCharType="end"/>
      </w:r>
    </w:p>
    <w:p w14:paraId="0D20588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_Toc418769961 \h </w:instrText>
      </w:r>
      <w:r>
        <w:rPr>
          <w:noProof/>
        </w:rPr>
      </w:r>
      <w:r>
        <w:rPr>
          <w:noProof/>
        </w:rPr>
        <w:fldChar w:fldCharType="separate"/>
      </w:r>
      <w:r>
        <w:rPr>
          <w:noProof/>
        </w:rPr>
        <w:t>24</w:t>
      </w:r>
      <w:r>
        <w:rPr>
          <w:noProof/>
        </w:rPr>
        <w:fldChar w:fldCharType="end"/>
      </w:r>
    </w:p>
    <w:p w14:paraId="2CF0413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_Toc418769962 \h </w:instrText>
      </w:r>
      <w:r>
        <w:rPr>
          <w:noProof/>
        </w:rPr>
      </w:r>
      <w:r>
        <w:rPr>
          <w:noProof/>
        </w:rPr>
        <w:fldChar w:fldCharType="separate"/>
      </w:r>
      <w:r>
        <w:rPr>
          <w:noProof/>
        </w:rPr>
        <w:t>24</w:t>
      </w:r>
      <w:r>
        <w:rPr>
          <w:noProof/>
        </w:rPr>
        <w:fldChar w:fldCharType="end"/>
      </w:r>
    </w:p>
    <w:p w14:paraId="18032B4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_Toc418769963 \h </w:instrText>
      </w:r>
      <w:r>
        <w:rPr>
          <w:noProof/>
        </w:rPr>
      </w:r>
      <w:r>
        <w:rPr>
          <w:noProof/>
        </w:rPr>
        <w:fldChar w:fldCharType="separate"/>
      </w:r>
      <w:r>
        <w:rPr>
          <w:noProof/>
        </w:rPr>
        <w:t>24</w:t>
      </w:r>
      <w:r>
        <w:rPr>
          <w:noProof/>
        </w:rPr>
        <w:fldChar w:fldCharType="end"/>
      </w:r>
    </w:p>
    <w:p w14:paraId="4CA0417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_Toc418769964 \h </w:instrText>
      </w:r>
      <w:r>
        <w:rPr>
          <w:noProof/>
        </w:rPr>
      </w:r>
      <w:r>
        <w:rPr>
          <w:noProof/>
        </w:rPr>
        <w:fldChar w:fldCharType="separate"/>
      </w:r>
      <w:r>
        <w:rPr>
          <w:noProof/>
        </w:rPr>
        <w:t>24</w:t>
      </w:r>
      <w:r>
        <w:rPr>
          <w:noProof/>
        </w:rPr>
        <w:fldChar w:fldCharType="end"/>
      </w:r>
    </w:p>
    <w:p w14:paraId="3AFD84E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_Toc418769965 \h </w:instrText>
      </w:r>
      <w:r>
        <w:rPr>
          <w:noProof/>
        </w:rPr>
      </w:r>
      <w:r>
        <w:rPr>
          <w:noProof/>
        </w:rPr>
        <w:fldChar w:fldCharType="separate"/>
      </w:r>
      <w:r>
        <w:rPr>
          <w:noProof/>
        </w:rPr>
        <w:t>24</w:t>
      </w:r>
      <w:r>
        <w:rPr>
          <w:noProof/>
        </w:rPr>
        <w:fldChar w:fldCharType="end"/>
      </w:r>
    </w:p>
    <w:p w14:paraId="2AE0244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8.17</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_Toc418769966 \h </w:instrText>
      </w:r>
      <w:r>
        <w:rPr>
          <w:noProof/>
        </w:rPr>
      </w:r>
      <w:r>
        <w:rPr>
          <w:noProof/>
        </w:rPr>
        <w:fldChar w:fldCharType="separate"/>
      </w:r>
      <w:r>
        <w:rPr>
          <w:noProof/>
        </w:rPr>
        <w:t>24</w:t>
      </w:r>
      <w:r>
        <w:rPr>
          <w:noProof/>
        </w:rPr>
        <w:fldChar w:fldCharType="end"/>
      </w:r>
    </w:p>
    <w:p w14:paraId="73DC7E8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_Toc418769967 \h </w:instrText>
      </w:r>
      <w:r>
        <w:rPr>
          <w:noProof/>
        </w:rPr>
      </w:r>
      <w:r>
        <w:rPr>
          <w:noProof/>
        </w:rPr>
        <w:fldChar w:fldCharType="separate"/>
      </w:r>
      <w:r>
        <w:rPr>
          <w:noProof/>
        </w:rPr>
        <w:t>24</w:t>
      </w:r>
      <w:r>
        <w:rPr>
          <w:noProof/>
        </w:rPr>
        <w:fldChar w:fldCharType="end"/>
      </w:r>
    </w:p>
    <w:p w14:paraId="6CEEC6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8.19</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_Toc418769968 \h </w:instrText>
      </w:r>
      <w:r>
        <w:rPr>
          <w:noProof/>
        </w:rPr>
      </w:r>
      <w:r>
        <w:rPr>
          <w:noProof/>
        </w:rPr>
        <w:fldChar w:fldCharType="separate"/>
      </w:r>
      <w:r>
        <w:rPr>
          <w:noProof/>
        </w:rPr>
        <w:t>25</w:t>
      </w:r>
      <w:r>
        <w:rPr>
          <w:noProof/>
        </w:rPr>
        <w:fldChar w:fldCharType="end"/>
      </w:r>
    </w:p>
    <w:p w14:paraId="1F42050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_Toc418769969 \h </w:instrText>
      </w:r>
      <w:r>
        <w:rPr>
          <w:noProof/>
        </w:rPr>
      </w:r>
      <w:r>
        <w:rPr>
          <w:noProof/>
        </w:rPr>
        <w:fldChar w:fldCharType="separate"/>
      </w:r>
      <w:r>
        <w:rPr>
          <w:noProof/>
        </w:rPr>
        <w:t>25</w:t>
      </w:r>
      <w:r>
        <w:rPr>
          <w:noProof/>
        </w:rPr>
        <w:fldChar w:fldCharType="end"/>
      </w:r>
    </w:p>
    <w:p w14:paraId="42C7A00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_Toc418769970 \h </w:instrText>
      </w:r>
      <w:r>
        <w:rPr>
          <w:noProof/>
        </w:rPr>
      </w:r>
      <w:r>
        <w:rPr>
          <w:noProof/>
        </w:rPr>
        <w:fldChar w:fldCharType="separate"/>
      </w:r>
      <w:r>
        <w:rPr>
          <w:noProof/>
        </w:rPr>
        <w:t>25</w:t>
      </w:r>
      <w:r>
        <w:rPr>
          <w:noProof/>
        </w:rPr>
        <w:fldChar w:fldCharType="end"/>
      </w:r>
    </w:p>
    <w:p w14:paraId="7F52249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_Toc418769971 \h </w:instrText>
      </w:r>
      <w:r>
        <w:rPr>
          <w:noProof/>
        </w:rPr>
      </w:r>
      <w:r>
        <w:rPr>
          <w:noProof/>
        </w:rPr>
        <w:fldChar w:fldCharType="separate"/>
      </w:r>
      <w:r>
        <w:rPr>
          <w:noProof/>
        </w:rPr>
        <w:t>25</w:t>
      </w:r>
      <w:r>
        <w:rPr>
          <w:noProof/>
        </w:rPr>
        <w:fldChar w:fldCharType="end"/>
      </w:r>
    </w:p>
    <w:p w14:paraId="0D53D4F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_Toc418769972 \h </w:instrText>
      </w:r>
      <w:r>
        <w:rPr>
          <w:noProof/>
        </w:rPr>
      </w:r>
      <w:r>
        <w:rPr>
          <w:noProof/>
        </w:rPr>
        <w:fldChar w:fldCharType="separate"/>
      </w:r>
      <w:r>
        <w:rPr>
          <w:noProof/>
        </w:rPr>
        <w:t>25</w:t>
      </w:r>
      <w:r>
        <w:rPr>
          <w:noProof/>
        </w:rPr>
        <w:fldChar w:fldCharType="end"/>
      </w:r>
    </w:p>
    <w:p w14:paraId="641CA153"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_Toc418769973 \h </w:instrText>
      </w:r>
      <w:r>
        <w:rPr>
          <w:noProof/>
        </w:rPr>
      </w:r>
      <w:r>
        <w:rPr>
          <w:noProof/>
        </w:rPr>
        <w:fldChar w:fldCharType="separate"/>
      </w:r>
      <w:r>
        <w:rPr>
          <w:noProof/>
        </w:rPr>
        <w:t>25</w:t>
      </w:r>
      <w:r>
        <w:rPr>
          <w:noProof/>
        </w:rPr>
        <w:fldChar w:fldCharType="end"/>
      </w:r>
    </w:p>
    <w:p w14:paraId="3965D87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_Toc418769974 \h </w:instrText>
      </w:r>
      <w:r>
        <w:rPr>
          <w:noProof/>
        </w:rPr>
      </w:r>
      <w:r>
        <w:rPr>
          <w:noProof/>
        </w:rPr>
        <w:fldChar w:fldCharType="separate"/>
      </w:r>
      <w:r>
        <w:rPr>
          <w:noProof/>
        </w:rPr>
        <w:t>25</w:t>
      </w:r>
      <w:r>
        <w:rPr>
          <w:noProof/>
        </w:rPr>
        <w:fldChar w:fldCharType="end"/>
      </w:r>
    </w:p>
    <w:p w14:paraId="132D91D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_Toc418769975 \h </w:instrText>
      </w:r>
      <w:r>
        <w:rPr>
          <w:noProof/>
        </w:rPr>
      </w:r>
      <w:r>
        <w:rPr>
          <w:noProof/>
        </w:rPr>
        <w:fldChar w:fldCharType="separate"/>
      </w:r>
      <w:r>
        <w:rPr>
          <w:noProof/>
        </w:rPr>
        <w:t>25</w:t>
      </w:r>
      <w:r>
        <w:rPr>
          <w:noProof/>
        </w:rPr>
        <w:fldChar w:fldCharType="end"/>
      </w:r>
    </w:p>
    <w:p w14:paraId="563FB0D4"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_Toc418769976 \h </w:instrText>
      </w:r>
      <w:r>
        <w:rPr>
          <w:noProof/>
        </w:rPr>
      </w:r>
      <w:r>
        <w:rPr>
          <w:noProof/>
        </w:rPr>
        <w:fldChar w:fldCharType="separate"/>
      </w:r>
      <w:r>
        <w:rPr>
          <w:noProof/>
        </w:rPr>
        <w:t>25</w:t>
      </w:r>
      <w:r>
        <w:rPr>
          <w:noProof/>
        </w:rPr>
        <w:fldChar w:fldCharType="end"/>
      </w:r>
    </w:p>
    <w:p w14:paraId="646F8DC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_Toc418769977 \h </w:instrText>
      </w:r>
      <w:r>
        <w:rPr>
          <w:noProof/>
        </w:rPr>
      </w:r>
      <w:r>
        <w:rPr>
          <w:noProof/>
        </w:rPr>
        <w:fldChar w:fldCharType="separate"/>
      </w:r>
      <w:r>
        <w:rPr>
          <w:noProof/>
        </w:rPr>
        <w:t>25</w:t>
      </w:r>
      <w:r>
        <w:rPr>
          <w:noProof/>
        </w:rPr>
        <w:fldChar w:fldCharType="end"/>
      </w:r>
    </w:p>
    <w:p w14:paraId="269FFB0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_Toc418769978 \h </w:instrText>
      </w:r>
      <w:r>
        <w:rPr>
          <w:noProof/>
        </w:rPr>
      </w:r>
      <w:r>
        <w:rPr>
          <w:noProof/>
        </w:rPr>
        <w:fldChar w:fldCharType="separate"/>
      </w:r>
      <w:r>
        <w:rPr>
          <w:noProof/>
        </w:rPr>
        <w:t>26</w:t>
      </w:r>
      <w:r>
        <w:rPr>
          <w:noProof/>
        </w:rPr>
        <w:fldChar w:fldCharType="end"/>
      </w:r>
    </w:p>
    <w:p w14:paraId="626E9B5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_Toc418769979 \h </w:instrText>
      </w:r>
      <w:r>
        <w:rPr>
          <w:noProof/>
        </w:rPr>
      </w:r>
      <w:r>
        <w:rPr>
          <w:noProof/>
        </w:rPr>
        <w:fldChar w:fldCharType="separate"/>
      </w:r>
      <w:r>
        <w:rPr>
          <w:noProof/>
        </w:rPr>
        <w:t>26</w:t>
      </w:r>
      <w:r>
        <w:rPr>
          <w:noProof/>
        </w:rPr>
        <w:fldChar w:fldCharType="end"/>
      </w:r>
    </w:p>
    <w:p w14:paraId="484ABB0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_Toc418769980 \h </w:instrText>
      </w:r>
      <w:r>
        <w:rPr>
          <w:noProof/>
        </w:rPr>
      </w:r>
      <w:r>
        <w:rPr>
          <w:noProof/>
        </w:rPr>
        <w:fldChar w:fldCharType="separate"/>
      </w:r>
      <w:r>
        <w:rPr>
          <w:noProof/>
        </w:rPr>
        <w:t>26</w:t>
      </w:r>
      <w:r>
        <w:rPr>
          <w:noProof/>
        </w:rPr>
        <w:fldChar w:fldCharType="end"/>
      </w:r>
    </w:p>
    <w:p w14:paraId="75F6455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13.</w:t>
      </w:r>
      <w:r>
        <w:rPr>
          <w:rFonts w:eastAsiaTheme="minorEastAsia" w:cstheme="minorBidi"/>
          <w:b w:val="0"/>
          <w:caps w:val="0"/>
          <w:noProof/>
          <w:sz w:val="22"/>
          <w:lang w:val="de-CH" w:eastAsia="de-CH"/>
        </w:rPr>
        <w:tab/>
      </w:r>
      <w:r w:rsidRPr="00517008">
        <w:rPr>
          <w:noProof/>
          <w:lang w:val="de-CH"/>
        </w:rPr>
        <w:t>Requirements Dokumentation (2015_FS_INM21_Requirements_MangelManager.xls)</w:t>
      </w:r>
      <w:r>
        <w:rPr>
          <w:noProof/>
        </w:rPr>
        <w:tab/>
      </w:r>
      <w:r>
        <w:rPr>
          <w:noProof/>
        </w:rPr>
        <w:fldChar w:fldCharType="begin"/>
      </w:r>
      <w:r>
        <w:rPr>
          <w:noProof/>
        </w:rPr>
        <w:instrText xml:space="preserve"> PAGEREF _Toc418769981 \h </w:instrText>
      </w:r>
      <w:r>
        <w:rPr>
          <w:noProof/>
        </w:rPr>
      </w:r>
      <w:r>
        <w:rPr>
          <w:noProof/>
        </w:rPr>
        <w:fldChar w:fldCharType="separate"/>
      </w:r>
      <w:r>
        <w:rPr>
          <w:noProof/>
        </w:rPr>
        <w:t>26</w:t>
      </w:r>
      <w:r>
        <w:rPr>
          <w:noProof/>
        </w:rPr>
        <w:fldChar w:fldCharType="end"/>
      </w:r>
    </w:p>
    <w:p w14:paraId="03CE6111" w14:textId="77777777" w:rsidR="00DF49D5" w:rsidRPr="00DF49D5" w:rsidRDefault="00DF49D5">
      <w:pPr>
        <w:pStyle w:val="Verzeichnis1"/>
        <w:tabs>
          <w:tab w:val="left" w:pos="660"/>
          <w:tab w:val="right" w:leader="dot" w:pos="9056"/>
        </w:tabs>
        <w:rPr>
          <w:rFonts w:eastAsiaTheme="minorEastAsia" w:cstheme="minorBidi"/>
          <w:b w:val="0"/>
          <w:caps w:val="0"/>
          <w:noProof/>
          <w:sz w:val="22"/>
          <w:lang w:val="en-GB" w:eastAsia="de-CH"/>
        </w:rPr>
      </w:pPr>
      <w:r w:rsidRPr="00517008">
        <w:rPr>
          <w:noProof/>
          <w:lang w:val="en-US"/>
        </w:rPr>
        <w:t>14.</w:t>
      </w:r>
      <w:r w:rsidRPr="00DF49D5">
        <w:rPr>
          <w:rFonts w:eastAsiaTheme="minorEastAsia" w:cstheme="minorBidi"/>
          <w:b w:val="0"/>
          <w:caps w:val="0"/>
          <w:noProof/>
          <w:sz w:val="22"/>
          <w:lang w:val="en-GB" w:eastAsia="de-CH"/>
        </w:rPr>
        <w:tab/>
      </w:r>
      <w:r w:rsidRPr="00517008">
        <w:rPr>
          <w:noProof/>
          <w:lang w:val="en-US"/>
        </w:rPr>
        <w:t>UseCase Dokumentation</w:t>
      </w:r>
      <w:r w:rsidRPr="00DF49D5">
        <w:rPr>
          <w:noProof/>
          <w:lang w:val="en-GB"/>
        </w:rPr>
        <w:tab/>
      </w:r>
      <w:r>
        <w:rPr>
          <w:noProof/>
        </w:rPr>
        <w:fldChar w:fldCharType="begin"/>
      </w:r>
      <w:r w:rsidRPr="00DF49D5">
        <w:rPr>
          <w:noProof/>
          <w:lang w:val="en-GB"/>
        </w:rPr>
        <w:instrText xml:space="preserve"> PAGEREF _Toc418769982 \h </w:instrText>
      </w:r>
      <w:r>
        <w:rPr>
          <w:noProof/>
        </w:rPr>
      </w:r>
      <w:r>
        <w:rPr>
          <w:noProof/>
        </w:rPr>
        <w:fldChar w:fldCharType="separate"/>
      </w:r>
      <w:r w:rsidRPr="00DF49D5">
        <w:rPr>
          <w:noProof/>
          <w:lang w:val="en-GB"/>
        </w:rPr>
        <w:t>27</w:t>
      </w:r>
      <w:r>
        <w:rPr>
          <w:noProof/>
        </w:rPr>
        <w:fldChar w:fldCharType="end"/>
      </w:r>
    </w:p>
    <w:p w14:paraId="1F6E6979"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517008">
        <w:rPr>
          <w:noProof/>
          <w:lang w:val="en-US"/>
        </w:rPr>
        <w:t>14.1</w:t>
      </w:r>
      <w:r w:rsidRPr="00DF49D5">
        <w:rPr>
          <w:rFonts w:eastAsiaTheme="minorEastAsia" w:cstheme="minorBidi"/>
          <w:smallCaps w:val="0"/>
          <w:noProof/>
          <w:sz w:val="22"/>
          <w:lang w:val="en-GB" w:eastAsia="de-CH"/>
        </w:rPr>
        <w:tab/>
      </w:r>
      <w:r w:rsidRPr="00517008">
        <w:rPr>
          <w:noProof/>
          <w:lang w:val="en-US"/>
        </w:rPr>
        <w:t>UseCase001</w:t>
      </w:r>
      <w:r w:rsidRPr="00DF49D5">
        <w:rPr>
          <w:noProof/>
          <w:lang w:val="en-GB"/>
        </w:rPr>
        <w:tab/>
      </w:r>
      <w:r>
        <w:rPr>
          <w:noProof/>
        </w:rPr>
        <w:fldChar w:fldCharType="begin"/>
      </w:r>
      <w:r w:rsidRPr="00DF49D5">
        <w:rPr>
          <w:noProof/>
          <w:lang w:val="en-GB"/>
        </w:rPr>
        <w:instrText xml:space="preserve"> PAGEREF _Toc418769983 \h </w:instrText>
      </w:r>
      <w:r>
        <w:rPr>
          <w:noProof/>
        </w:rPr>
      </w:r>
      <w:r>
        <w:rPr>
          <w:noProof/>
        </w:rPr>
        <w:fldChar w:fldCharType="separate"/>
      </w:r>
      <w:r w:rsidRPr="00DF49D5">
        <w:rPr>
          <w:noProof/>
          <w:lang w:val="en-GB"/>
        </w:rPr>
        <w:t>27</w:t>
      </w:r>
      <w:r>
        <w:rPr>
          <w:noProof/>
        </w:rPr>
        <w:fldChar w:fldCharType="end"/>
      </w:r>
    </w:p>
    <w:p w14:paraId="69D10572"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14.2</w:t>
      </w:r>
      <w:r w:rsidRPr="00DF49D5">
        <w:rPr>
          <w:rFonts w:eastAsiaTheme="minorEastAsia" w:cstheme="minorBidi"/>
          <w:smallCaps w:val="0"/>
          <w:noProof/>
          <w:sz w:val="22"/>
          <w:lang w:val="en-GB" w:eastAsia="de-CH"/>
        </w:rPr>
        <w:tab/>
      </w:r>
      <w:r w:rsidRPr="00DF49D5">
        <w:rPr>
          <w:noProof/>
          <w:lang w:val="en-GB"/>
        </w:rPr>
        <w:t>UseCase002</w:t>
      </w:r>
      <w:r w:rsidRPr="00DF49D5">
        <w:rPr>
          <w:noProof/>
          <w:lang w:val="en-GB"/>
        </w:rPr>
        <w:tab/>
      </w:r>
      <w:r>
        <w:rPr>
          <w:noProof/>
        </w:rPr>
        <w:fldChar w:fldCharType="begin"/>
      </w:r>
      <w:r w:rsidRPr="00DF49D5">
        <w:rPr>
          <w:noProof/>
          <w:lang w:val="en-GB"/>
        </w:rPr>
        <w:instrText xml:space="preserve"> PAGEREF _Toc418769984 \h </w:instrText>
      </w:r>
      <w:r>
        <w:rPr>
          <w:noProof/>
        </w:rPr>
      </w:r>
      <w:r>
        <w:rPr>
          <w:noProof/>
        </w:rPr>
        <w:fldChar w:fldCharType="separate"/>
      </w:r>
      <w:r w:rsidRPr="00DF49D5">
        <w:rPr>
          <w:noProof/>
          <w:lang w:val="en-GB"/>
        </w:rPr>
        <w:t>33</w:t>
      </w:r>
      <w:r>
        <w:rPr>
          <w:noProof/>
        </w:rPr>
        <w:fldChar w:fldCharType="end"/>
      </w:r>
    </w:p>
    <w:p w14:paraId="12CAD2FD"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14.3</w:t>
      </w:r>
      <w:r w:rsidRPr="00DF49D5">
        <w:rPr>
          <w:rFonts w:eastAsiaTheme="minorEastAsia" w:cstheme="minorBidi"/>
          <w:smallCaps w:val="0"/>
          <w:noProof/>
          <w:sz w:val="22"/>
          <w:lang w:val="en-GB" w:eastAsia="de-CH"/>
        </w:rPr>
        <w:tab/>
      </w:r>
      <w:r w:rsidRPr="00DF49D5">
        <w:rPr>
          <w:noProof/>
          <w:lang w:val="en-GB"/>
        </w:rPr>
        <w:t>UseCase003</w:t>
      </w:r>
      <w:r w:rsidRPr="00DF49D5">
        <w:rPr>
          <w:noProof/>
          <w:lang w:val="en-GB"/>
        </w:rPr>
        <w:tab/>
      </w:r>
      <w:r>
        <w:rPr>
          <w:noProof/>
        </w:rPr>
        <w:fldChar w:fldCharType="begin"/>
      </w:r>
      <w:r w:rsidRPr="00DF49D5">
        <w:rPr>
          <w:noProof/>
          <w:lang w:val="en-GB"/>
        </w:rPr>
        <w:instrText xml:space="preserve"> PAGEREF _Toc418769985 \h </w:instrText>
      </w:r>
      <w:r>
        <w:rPr>
          <w:noProof/>
        </w:rPr>
      </w:r>
      <w:r>
        <w:rPr>
          <w:noProof/>
        </w:rPr>
        <w:fldChar w:fldCharType="separate"/>
      </w:r>
      <w:r w:rsidRPr="00DF49D5">
        <w:rPr>
          <w:noProof/>
          <w:lang w:val="en-GB"/>
        </w:rPr>
        <w:t>37</w:t>
      </w:r>
      <w:r>
        <w:rPr>
          <w:noProof/>
        </w:rPr>
        <w:fldChar w:fldCharType="end"/>
      </w:r>
    </w:p>
    <w:p w14:paraId="0A0CEEF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_Toc418769986 \h </w:instrText>
      </w:r>
      <w:r>
        <w:rPr>
          <w:noProof/>
        </w:rPr>
      </w:r>
      <w:r>
        <w:rPr>
          <w:noProof/>
        </w:rPr>
        <w:fldChar w:fldCharType="separate"/>
      </w:r>
      <w:r>
        <w:rPr>
          <w:noProof/>
        </w:rPr>
        <w:t>40</w:t>
      </w:r>
      <w:r>
        <w:rPr>
          <w:noProof/>
        </w:rPr>
        <w:fldChar w:fldCharType="end"/>
      </w:r>
    </w:p>
    <w:p w14:paraId="2D37E5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_Toc418769987 \h </w:instrText>
      </w:r>
      <w:r>
        <w:rPr>
          <w:noProof/>
        </w:rPr>
      </w:r>
      <w:r>
        <w:rPr>
          <w:noProof/>
        </w:rPr>
        <w:fldChar w:fldCharType="separate"/>
      </w:r>
      <w:r>
        <w:rPr>
          <w:noProof/>
        </w:rPr>
        <w:t>45</w:t>
      </w:r>
      <w:r>
        <w:rPr>
          <w:noProof/>
        </w:rPr>
        <w:fldChar w:fldCharType="end"/>
      </w:r>
    </w:p>
    <w:p w14:paraId="546F178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_Toc418769988 \h </w:instrText>
      </w:r>
      <w:r>
        <w:rPr>
          <w:noProof/>
        </w:rPr>
      </w:r>
      <w:r>
        <w:rPr>
          <w:noProof/>
        </w:rPr>
        <w:fldChar w:fldCharType="separate"/>
      </w:r>
      <w:r>
        <w:rPr>
          <w:noProof/>
        </w:rPr>
        <w:t>48</w:t>
      </w:r>
      <w:r>
        <w:rPr>
          <w:noProof/>
        </w:rPr>
        <w:fldChar w:fldCharType="end"/>
      </w:r>
    </w:p>
    <w:p w14:paraId="44E7BD03" w14:textId="55D70612" w:rsidR="00DF49D5" w:rsidRDefault="00DF49D5">
      <w:pPr>
        <w:pStyle w:val="Verzeichnis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_Toc418769989 \h </w:instrText>
      </w:r>
      <w:r>
        <w:rPr>
          <w:noProof/>
        </w:rPr>
      </w:r>
      <w:r>
        <w:rPr>
          <w:noProof/>
        </w:rPr>
        <w:fldChar w:fldCharType="separate"/>
      </w:r>
      <w:r>
        <w:rPr>
          <w:noProof/>
        </w:rPr>
        <w:t>50</w:t>
      </w:r>
      <w:r>
        <w:rPr>
          <w:noProof/>
        </w:rPr>
        <w:fldChar w:fldCharType="end"/>
      </w:r>
    </w:p>
    <w:p w14:paraId="094B03C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_Toc418769990 \h </w:instrText>
      </w:r>
      <w:r>
        <w:rPr>
          <w:noProof/>
        </w:rPr>
      </w:r>
      <w:r>
        <w:rPr>
          <w:noProof/>
        </w:rPr>
        <w:fldChar w:fldCharType="separate"/>
      </w:r>
      <w:r>
        <w:rPr>
          <w:noProof/>
        </w:rPr>
        <w:t>51</w:t>
      </w:r>
      <w:r>
        <w:rPr>
          <w:noProof/>
        </w:rPr>
        <w:fldChar w:fldCharType="end"/>
      </w:r>
    </w:p>
    <w:p w14:paraId="1DDD453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_Toc418769991 \h </w:instrText>
      </w:r>
      <w:r>
        <w:rPr>
          <w:noProof/>
        </w:rPr>
      </w:r>
      <w:r>
        <w:rPr>
          <w:noProof/>
        </w:rPr>
        <w:fldChar w:fldCharType="separate"/>
      </w:r>
      <w:r>
        <w:rPr>
          <w:noProof/>
        </w:rPr>
        <w:t>53</w:t>
      </w:r>
      <w:r>
        <w:rPr>
          <w:noProof/>
        </w:rPr>
        <w:fldChar w:fldCharType="end"/>
      </w:r>
    </w:p>
    <w:p w14:paraId="4CB4E083"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15.</w:t>
      </w:r>
      <w:r>
        <w:rPr>
          <w:rFonts w:eastAsiaTheme="minorEastAsia" w:cstheme="minorBidi"/>
          <w:b w:val="0"/>
          <w:caps w:val="0"/>
          <w:noProof/>
          <w:sz w:val="22"/>
          <w:lang w:val="de-CH" w:eastAsia="de-CH"/>
        </w:rPr>
        <w:tab/>
      </w:r>
      <w:r w:rsidRPr="00517008">
        <w:rPr>
          <w:noProof/>
          <w:lang w:val="de-CH"/>
        </w:rPr>
        <w:t>Klassendiagramme</w:t>
      </w:r>
      <w:r>
        <w:rPr>
          <w:noProof/>
        </w:rPr>
        <w:tab/>
      </w:r>
      <w:r>
        <w:rPr>
          <w:noProof/>
        </w:rPr>
        <w:fldChar w:fldCharType="begin"/>
      </w:r>
      <w:r>
        <w:rPr>
          <w:noProof/>
        </w:rPr>
        <w:instrText xml:space="preserve"> PAGEREF _Toc418769992 \h </w:instrText>
      </w:r>
      <w:r>
        <w:rPr>
          <w:noProof/>
        </w:rPr>
      </w:r>
      <w:r>
        <w:rPr>
          <w:noProof/>
        </w:rPr>
        <w:fldChar w:fldCharType="separate"/>
      </w:r>
      <w:r>
        <w:rPr>
          <w:noProof/>
        </w:rPr>
        <w:t>53</w:t>
      </w:r>
      <w:r>
        <w:rPr>
          <w:noProof/>
        </w:rPr>
        <w:fldChar w:fldCharType="end"/>
      </w:r>
    </w:p>
    <w:p w14:paraId="5215EEC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16.</w:t>
      </w:r>
      <w:r>
        <w:rPr>
          <w:rFonts w:eastAsiaTheme="minorEastAsia" w:cstheme="minorBidi"/>
          <w:b w:val="0"/>
          <w:caps w:val="0"/>
          <w:noProof/>
          <w:sz w:val="22"/>
          <w:lang w:val="de-CH" w:eastAsia="de-CH"/>
        </w:rPr>
        <w:tab/>
      </w:r>
      <w:r w:rsidRPr="00517008">
        <w:rPr>
          <w:noProof/>
          <w:lang w:val="de-CH"/>
        </w:rPr>
        <w:t>Deyploment-Infos</w:t>
      </w:r>
      <w:r>
        <w:rPr>
          <w:noProof/>
        </w:rPr>
        <w:tab/>
      </w:r>
      <w:r>
        <w:rPr>
          <w:noProof/>
        </w:rPr>
        <w:fldChar w:fldCharType="begin"/>
      </w:r>
      <w:r>
        <w:rPr>
          <w:noProof/>
        </w:rPr>
        <w:instrText xml:space="preserve"> PAGEREF _Toc418769993 \h </w:instrText>
      </w:r>
      <w:r>
        <w:rPr>
          <w:noProof/>
        </w:rPr>
      </w:r>
      <w:r>
        <w:rPr>
          <w:noProof/>
        </w:rPr>
        <w:fldChar w:fldCharType="separate"/>
      </w:r>
      <w:r>
        <w:rPr>
          <w:noProof/>
        </w:rPr>
        <w:t>53</w:t>
      </w:r>
      <w:r>
        <w:rPr>
          <w:noProof/>
        </w:rPr>
        <w:fldChar w:fldCharType="end"/>
      </w:r>
    </w:p>
    <w:p w14:paraId="2E757B45"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17.</w:t>
      </w:r>
      <w:r>
        <w:rPr>
          <w:rFonts w:eastAsiaTheme="minorEastAsia" w:cstheme="minorBidi"/>
          <w:b w:val="0"/>
          <w:caps w:val="0"/>
          <w:noProof/>
          <w:sz w:val="22"/>
          <w:lang w:val="de-CH" w:eastAsia="de-CH"/>
        </w:rPr>
        <w:tab/>
      </w:r>
      <w:r w:rsidRPr="00517008">
        <w:rPr>
          <w:noProof/>
          <w:lang w:val="de-CH"/>
        </w:rPr>
        <w:t>TDD und JUnit</w:t>
      </w:r>
      <w:r>
        <w:rPr>
          <w:noProof/>
        </w:rPr>
        <w:tab/>
      </w:r>
      <w:r>
        <w:rPr>
          <w:noProof/>
        </w:rPr>
        <w:fldChar w:fldCharType="begin"/>
      </w:r>
      <w:r>
        <w:rPr>
          <w:noProof/>
        </w:rPr>
        <w:instrText xml:space="preserve"> PAGEREF _Toc418769994 \h </w:instrText>
      </w:r>
      <w:r>
        <w:rPr>
          <w:noProof/>
        </w:rPr>
      </w:r>
      <w:r>
        <w:rPr>
          <w:noProof/>
        </w:rPr>
        <w:fldChar w:fldCharType="separate"/>
      </w:r>
      <w:r>
        <w:rPr>
          <w:noProof/>
        </w:rPr>
        <w:t>53</w:t>
      </w:r>
      <w:r>
        <w:rPr>
          <w:noProof/>
        </w:rPr>
        <w:fldChar w:fldCharType="end"/>
      </w:r>
    </w:p>
    <w:p w14:paraId="6C06C408"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18.</w:t>
      </w:r>
      <w:r>
        <w:rPr>
          <w:rFonts w:eastAsiaTheme="minorEastAsia" w:cstheme="minorBidi"/>
          <w:b w:val="0"/>
          <w:caps w:val="0"/>
          <w:noProof/>
          <w:sz w:val="22"/>
          <w:lang w:val="de-CH" w:eastAsia="de-CH"/>
        </w:rPr>
        <w:tab/>
      </w:r>
      <w:r w:rsidRPr="00517008">
        <w:rPr>
          <w:noProof/>
          <w:lang w:val="de-CH"/>
        </w:rPr>
        <w:t>Funktionale Test’s</w:t>
      </w:r>
      <w:r>
        <w:rPr>
          <w:noProof/>
        </w:rPr>
        <w:tab/>
      </w:r>
      <w:r>
        <w:rPr>
          <w:noProof/>
        </w:rPr>
        <w:fldChar w:fldCharType="begin"/>
      </w:r>
      <w:r>
        <w:rPr>
          <w:noProof/>
        </w:rPr>
        <w:instrText xml:space="preserve"> PAGEREF _Toc418769995 \h </w:instrText>
      </w:r>
      <w:r>
        <w:rPr>
          <w:noProof/>
        </w:rPr>
      </w:r>
      <w:r>
        <w:rPr>
          <w:noProof/>
        </w:rPr>
        <w:fldChar w:fldCharType="separate"/>
      </w:r>
      <w:r>
        <w:rPr>
          <w:noProof/>
        </w:rPr>
        <w:t>53</w:t>
      </w:r>
      <w:r>
        <w:rPr>
          <w:noProof/>
        </w:rPr>
        <w:fldChar w:fldCharType="end"/>
      </w:r>
    </w:p>
    <w:p w14:paraId="5A9B491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19.</w:t>
      </w:r>
      <w:r>
        <w:rPr>
          <w:rFonts w:eastAsiaTheme="minorEastAsia" w:cstheme="minorBidi"/>
          <w:b w:val="0"/>
          <w:caps w:val="0"/>
          <w:noProof/>
          <w:sz w:val="22"/>
          <w:lang w:val="de-CH" w:eastAsia="de-CH"/>
        </w:rPr>
        <w:tab/>
      </w:r>
      <w:r w:rsidRPr="00517008">
        <w:rPr>
          <w:noProof/>
          <w:lang w:val="de-CH"/>
        </w:rPr>
        <w:t>DB – Dokumentation</w:t>
      </w:r>
      <w:r>
        <w:rPr>
          <w:noProof/>
        </w:rPr>
        <w:tab/>
      </w:r>
      <w:r>
        <w:rPr>
          <w:noProof/>
        </w:rPr>
        <w:fldChar w:fldCharType="begin"/>
      </w:r>
      <w:r>
        <w:rPr>
          <w:noProof/>
        </w:rPr>
        <w:instrText xml:space="preserve"> PAGEREF _Toc418769996 \h </w:instrText>
      </w:r>
      <w:r>
        <w:rPr>
          <w:noProof/>
        </w:rPr>
      </w:r>
      <w:r>
        <w:rPr>
          <w:noProof/>
        </w:rPr>
        <w:fldChar w:fldCharType="separate"/>
      </w:r>
      <w:r>
        <w:rPr>
          <w:noProof/>
        </w:rPr>
        <w:t>54</w:t>
      </w:r>
      <w:r>
        <w:rPr>
          <w:noProof/>
        </w:rPr>
        <w:fldChar w:fldCharType="end"/>
      </w:r>
    </w:p>
    <w:p w14:paraId="124EC2DB"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20.</w:t>
      </w:r>
      <w:r>
        <w:rPr>
          <w:rFonts w:eastAsiaTheme="minorEastAsia" w:cstheme="minorBidi"/>
          <w:b w:val="0"/>
          <w:caps w:val="0"/>
          <w:noProof/>
          <w:sz w:val="22"/>
          <w:lang w:val="de-CH" w:eastAsia="de-CH"/>
        </w:rPr>
        <w:tab/>
      </w:r>
      <w:r w:rsidRPr="00DE4D8B">
        <w:rPr>
          <w:noProof/>
          <w:lang w:val="de-CH"/>
        </w:rPr>
        <w:t>Beiträge pro Projektmitglied (2015_FS_INM21_Individuelles_Portfolio_Name_Vorname.xlsx)</w:t>
      </w:r>
      <w:r>
        <w:rPr>
          <w:noProof/>
        </w:rPr>
        <w:tab/>
      </w:r>
      <w:r>
        <w:rPr>
          <w:noProof/>
        </w:rPr>
        <w:fldChar w:fldCharType="begin"/>
      </w:r>
      <w:r>
        <w:rPr>
          <w:noProof/>
        </w:rPr>
        <w:instrText xml:space="preserve"> PAGEREF _Toc418769997 \h </w:instrText>
      </w:r>
      <w:r>
        <w:rPr>
          <w:noProof/>
        </w:rPr>
      </w:r>
      <w:r>
        <w:rPr>
          <w:noProof/>
        </w:rPr>
        <w:fldChar w:fldCharType="separate"/>
      </w:r>
      <w:r>
        <w:rPr>
          <w:noProof/>
        </w:rPr>
        <w:t>54</w:t>
      </w:r>
      <w:r>
        <w:rPr>
          <w:noProof/>
        </w:rPr>
        <w:fldChar w:fldCharType="end"/>
      </w:r>
    </w:p>
    <w:p w14:paraId="72960F71"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21.</w:t>
      </w:r>
      <w:r>
        <w:rPr>
          <w:rFonts w:eastAsiaTheme="minorEastAsia" w:cstheme="minorBidi"/>
          <w:b w:val="0"/>
          <w:caps w:val="0"/>
          <w:noProof/>
          <w:sz w:val="22"/>
          <w:lang w:val="de-CH" w:eastAsia="de-CH"/>
        </w:rPr>
        <w:tab/>
      </w:r>
      <w:r w:rsidRPr="00DE4D8B">
        <w:rPr>
          <w:noProof/>
          <w:lang w:val="de-CH"/>
        </w:rPr>
        <w:t>Source-Code von selber beschriebenem Code</w:t>
      </w:r>
      <w:r>
        <w:rPr>
          <w:noProof/>
        </w:rPr>
        <w:tab/>
      </w:r>
      <w:r>
        <w:rPr>
          <w:noProof/>
        </w:rPr>
        <w:fldChar w:fldCharType="begin"/>
      </w:r>
      <w:r>
        <w:rPr>
          <w:noProof/>
        </w:rPr>
        <w:instrText xml:space="preserve"> PAGEREF _Toc418769998 \h </w:instrText>
      </w:r>
      <w:r>
        <w:rPr>
          <w:noProof/>
        </w:rPr>
      </w:r>
      <w:r>
        <w:rPr>
          <w:noProof/>
        </w:rPr>
        <w:fldChar w:fldCharType="separate"/>
      </w:r>
      <w:r>
        <w:rPr>
          <w:noProof/>
        </w:rPr>
        <w:t>54</w:t>
      </w:r>
      <w:r>
        <w:rPr>
          <w:noProof/>
        </w:rPr>
        <w:fldChar w:fldCharType="end"/>
      </w:r>
    </w:p>
    <w:p w14:paraId="01DB51A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22.</w:t>
      </w:r>
      <w:r>
        <w:rPr>
          <w:rFonts w:eastAsiaTheme="minorEastAsia" w:cstheme="minorBidi"/>
          <w:b w:val="0"/>
          <w:caps w:val="0"/>
          <w:noProof/>
          <w:sz w:val="22"/>
          <w:lang w:val="de-CH" w:eastAsia="de-CH"/>
        </w:rPr>
        <w:tab/>
      </w:r>
      <w:r w:rsidRPr="00DE4D8B">
        <w:rPr>
          <w:noProof/>
          <w:lang w:val="de-CH"/>
        </w:rPr>
        <w:t>Weitere Dokumentationen</w:t>
      </w:r>
      <w:r>
        <w:rPr>
          <w:noProof/>
        </w:rPr>
        <w:tab/>
      </w:r>
      <w:r>
        <w:rPr>
          <w:noProof/>
        </w:rPr>
        <w:fldChar w:fldCharType="begin"/>
      </w:r>
      <w:r>
        <w:rPr>
          <w:noProof/>
        </w:rPr>
        <w:instrText xml:space="preserve"> PAGEREF _Toc418769999 \h </w:instrText>
      </w:r>
      <w:r>
        <w:rPr>
          <w:noProof/>
        </w:rPr>
      </w:r>
      <w:r>
        <w:rPr>
          <w:noProof/>
        </w:rPr>
        <w:fldChar w:fldCharType="separate"/>
      </w:r>
      <w:r>
        <w:rPr>
          <w:noProof/>
        </w:rPr>
        <w:t>54</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9" w:name="_Toc161293423"/>
      <w:bookmarkStart w:id="10" w:name="_Toc418769919"/>
      <w:r w:rsidRPr="00D62916">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11" w:name="_Toc22396692"/>
      <w:bookmarkStart w:id="12" w:name="_Toc161293424"/>
      <w:bookmarkStart w:id="13" w:name="_Toc418769920"/>
      <w:r w:rsidRPr="00D62916">
        <w:t>Aufgabenstellung</w:t>
      </w:r>
      <w:bookmarkEnd w:id="11"/>
      <w:bookmarkEnd w:id="12"/>
      <w:bookmarkEnd w:id="13"/>
    </w:p>
    <w:p w14:paraId="0EF03505" w14:textId="43851F1D" w:rsidR="00302CC2" w:rsidRDefault="005C06B3" w:rsidP="005C06B3">
      <w:bookmarkStart w:id="14" w:name="OLE_LINK42"/>
      <w:bookmarkStart w:id="15"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stimmt werden. Je nach Grösse des Subunternehmens und Umfang der auszuführenden Arbeiten kann eine Ansprechperson für alle Projekte 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6" w:name="_Toc22396691"/>
      <w:bookmarkStart w:id="17" w:name="_Toc161293425"/>
      <w:bookmarkStart w:id="18" w:name="_Toc418769921"/>
      <w:bookmarkStart w:id="19" w:name="_Toc22396694"/>
      <w:bookmarkEnd w:id="14"/>
      <w:bookmarkEnd w:id="15"/>
      <w:r>
        <w:t>Qualitäts</w:t>
      </w:r>
      <w:r w:rsidR="00286C99" w:rsidRPr="00D62916">
        <w:t>ziele</w:t>
      </w:r>
      <w:bookmarkEnd w:id="16"/>
      <w:bookmarkEnd w:id="17"/>
      <w:bookmarkEnd w:id="18"/>
    </w:p>
    <w:p w14:paraId="3049C07D" w14:textId="6D0D3251" w:rsidR="6D0D3251" w:rsidRDefault="6D0D3251"/>
    <w:tbl>
      <w:tblPr>
        <w:tblStyle w:val="Gitternetztabelle4Akzent2"/>
        <w:tblW w:w="0" w:type="auto"/>
        <w:tblLook w:val="04A0" w:firstRow="1" w:lastRow="0" w:firstColumn="1" w:lastColumn="0" w:noHBand="0" w:noVBand="1"/>
      </w:tblPr>
      <w:tblGrid>
        <w:gridCol w:w="4526"/>
        <w:gridCol w:w="4530"/>
      </w:tblGrid>
      <w:tr w:rsidR="6D0D3251" w14:paraId="32793521" w14:textId="77777777" w:rsidTr="6D0D3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138EB0ED" w14:textId="530F32BD" w:rsidR="6D0D3251" w:rsidRDefault="6D0D3251" w:rsidP="6D0D3251">
            <w:r w:rsidRPr="6D0D3251">
              <w:t>Qualitätsmerkmal</w:t>
            </w:r>
          </w:p>
        </w:tc>
        <w:tc>
          <w:tcPr>
            <w:tcW w:w="4533" w:type="dxa"/>
          </w:tcPr>
          <w:p w14:paraId="6EC54A26" w14:textId="015372D8" w:rsidR="6D0D3251" w:rsidRDefault="6D0D3251" w:rsidP="6D0D3251">
            <w:pPr>
              <w:cnfStyle w:val="100000000000" w:firstRow="1" w:lastRow="0" w:firstColumn="0" w:lastColumn="0" w:oddVBand="0" w:evenVBand="0" w:oddHBand="0" w:evenHBand="0" w:firstRowFirstColumn="0" w:firstRowLastColumn="0" w:lastRowFirstColumn="0" w:lastRowLastColumn="0"/>
            </w:pPr>
            <w:r w:rsidRPr="6D0D3251">
              <w:t>Ziel</w:t>
            </w:r>
          </w:p>
        </w:tc>
      </w:tr>
      <w:tr w:rsidR="6D0D3251" w14:paraId="5DACACB5"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3382FF0C" w14:textId="4543F60B" w:rsidR="6D0D3251" w:rsidRDefault="6D0D3251" w:rsidP="6D0D3251">
            <w:pPr>
              <w:spacing w:line="0" w:lineRule="auto"/>
            </w:pPr>
            <w:r>
              <w:rPr>
                <w:b w:val="0"/>
                <w:bCs w:val="0"/>
              </w:rPr>
              <w:t>Änderbarkeit</w:t>
            </w:r>
          </w:p>
        </w:tc>
        <w:tc>
          <w:tcPr>
            <w:tcW w:w="4533" w:type="dxa"/>
          </w:tcPr>
          <w:p w14:paraId="56D11647" w14:textId="303192F7" w:rsidR="6D0D3251" w:rsidRDefault="6D0D3251" w:rsidP="6D0D3251">
            <w:pPr>
              <w:jc w:val="left"/>
              <w:cnfStyle w:val="000000100000" w:firstRow="0" w:lastRow="0" w:firstColumn="0" w:lastColumn="0" w:oddVBand="0" w:evenVBand="0" w:oddHBand="1" w:evenHBand="0" w:firstRowFirstColumn="0" w:firstRowLastColumn="0" w:lastRowFirstColumn="0" w:lastRowLastColumn="0"/>
            </w:pPr>
            <w:r>
              <w:t>Es muss sichergestellt werden, dass der verwendete DBMS</w:t>
            </w:r>
            <w:r w:rsidR="002C4164">
              <w:t xml:space="preserve"> (Datenbankmanagementsystem)</w:t>
            </w:r>
            <w:r>
              <w:t xml:space="preserve"> problemlos und ohne zusätzliche Aufwände ausgetauscht werden kann.</w:t>
            </w:r>
          </w:p>
        </w:tc>
      </w:tr>
      <w:tr w:rsidR="6D0D3251" w14:paraId="7901C435"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01F9A2FE" w14:textId="0868847A" w:rsidR="6D0D3251" w:rsidRDefault="6D0D3251" w:rsidP="6D0D3251">
            <w:pPr>
              <w:jc w:val="left"/>
            </w:pPr>
            <w:r>
              <w:rPr>
                <w:b w:val="0"/>
                <w:bCs w:val="0"/>
              </w:rPr>
              <w:t>Benutzbarkeit</w:t>
            </w:r>
          </w:p>
        </w:tc>
        <w:tc>
          <w:tcPr>
            <w:tcW w:w="4533" w:type="dxa"/>
          </w:tcPr>
          <w:p w14:paraId="2A17C6C0" w14:textId="07D0CA99" w:rsidR="6D0D3251" w:rsidRDefault="6D0D3251" w:rsidP="6D0D3251">
            <w:pPr>
              <w:jc w:val="left"/>
              <w:cnfStyle w:val="000000000000" w:firstRow="0" w:lastRow="0" w:firstColumn="0" w:lastColumn="0" w:oddVBand="0" w:evenVBand="0" w:oddHBand="0" w:evenHBand="0" w:firstRowFirstColumn="0" w:firstRowLastColumn="0" w:lastRowFirstColumn="0" w:lastRowLastColumn="0"/>
            </w:pPr>
            <w:r>
              <w:t>Es ist einfach gestaltet und einfach zu bedienen.</w:t>
            </w:r>
          </w:p>
        </w:tc>
      </w:tr>
      <w:tr w:rsidR="6D0D3251" w14:paraId="016A62F5"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3A45049" w14:textId="275BB0EA" w:rsidR="6D0D3251" w:rsidRDefault="6D0D3251" w:rsidP="6D0D3251">
            <w:r>
              <w:rPr>
                <w:b w:val="0"/>
                <w:bCs w:val="0"/>
              </w:rPr>
              <w:t>Effizienz</w:t>
            </w:r>
          </w:p>
        </w:tc>
        <w:tc>
          <w:tcPr>
            <w:tcW w:w="4533" w:type="dxa"/>
          </w:tcPr>
          <w:p w14:paraId="740CDDA5" w14:textId="4A415ABA" w:rsidR="6D0D3251" w:rsidRDefault="6D0D3251" w:rsidP="6D0D3251">
            <w:pPr>
              <w:cnfStyle w:val="000000100000" w:firstRow="0" w:lastRow="0" w:firstColumn="0" w:lastColumn="0" w:oddVBand="0" w:evenVBand="0" w:oddHBand="1" w:evenHBand="0" w:firstRowFirstColumn="0" w:firstRowLastColumn="0" w:lastRowFirstColumn="0" w:lastRowLastColumn="0"/>
            </w:pPr>
            <w:r>
              <w:t>Das Programm soll zu jeder Zeit, ungeachtet des Projektumfangs, schnell laufen.</w:t>
            </w:r>
          </w:p>
        </w:tc>
      </w:tr>
      <w:tr w:rsidR="6D0D3251" w14:paraId="38D68CF7"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495F65F6" w14:textId="5A576AB0" w:rsidR="6D0D3251" w:rsidRDefault="6D0D3251" w:rsidP="6D0D3251">
            <w:r>
              <w:rPr>
                <w:b w:val="0"/>
                <w:bCs w:val="0"/>
              </w:rPr>
              <w:t>Sicherheit</w:t>
            </w:r>
          </w:p>
        </w:tc>
        <w:tc>
          <w:tcPr>
            <w:tcW w:w="4533" w:type="dxa"/>
          </w:tcPr>
          <w:p w14:paraId="20BF2EEE" w14:textId="734C6AC6" w:rsidR="6D0D3251" w:rsidRDefault="6D0D3251" w:rsidP="6D0D3251">
            <w:pPr>
              <w:cnfStyle w:val="000000000000" w:firstRow="0" w:lastRow="0" w:firstColumn="0" w:lastColumn="0" w:oddVBand="0" w:evenVBand="0" w:oddHBand="0" w:evenHBand="0" w:firstRowFirstColumn="0" w:firstRowLastColumn="0" w:lastRowFirstColumn="0" w:lastRowLastColumn="0"/>
            </w:pPr>
            <w:r>
              <w:t>Die Projektdaten sollen abgeschirmt auf einem Server gespeichert sein, welcher gut geschützt ist.</w:t>
            </w:r>
          </w:p>
        </w:tc>
      </w:tr>
      <w:tr w:rsidR="6D0D3251" w14:paraId="27C18914"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C91B664" w14:textId="56AAC43F" w:rsidR="6D0D3251" w:rsidRDefault="6D0D3251" w:rsidP="6D0D3251">
            <w:r>
              <w:rPr>
                <w:b w:val="0"/>
                <w:bCs w:val="0"/>
              </w:rPr>
              <w:t>Zuverlässigkeit</w:t>
            </w:r>
          </w:p>
        </w:tc>
        <w:tc>
          <w:tcPr>
            <w:tcW w:w="4533" w:type="dxa"/>
          </w:tcPr>
          <w:p w14:paraId="1FBB48D5" w14:textId="039C4C13" w:rsidR="6D0D3251" w:rsidRDefault="6D0D3251" w:rsidP="6D0D3251">
            <w:pPr>
              <w:cnfStyle w:val="000000100000" w:firstRow="0" w:lastRow="0" w:firstColumn="0" w:lastColumn="0" w:oddVBand="0" w:evenVBand="0" w:oddHBand="1" w:evenHBand="0" w:firstRowFirstColumn="0" w:firstRowLastColumn="0" w:lastRowFirstColumn="0" w:lastRowLastColumn="0"/>
            </w:pPr>
            <w:r>
              <w:t xml:space="preserve">Der </w:t>
            </w:r>
            <w:r w:rsidR="002C4164">
              <w:t>Mängel-</w:t>
            </w:r>
            <w:r>
              <w:t>Manager muss auf jede mögliche Fehlerquelle korrekt reagieren.</w:t>
            </w:r>
          </w:p>
        </w:tc>
      </w:tr>
      <w:tr w:rsidR="6D0D3251" w14:paraId="4EBF25D8"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2A7886C8" w14:textId="3325DDBE" w:rsidR="6D0D3251" w:rsidRDefault="6D0D3251" w:rsidP="6D0D3251">
            <w:r>
              <w:rPr>
                <w:b w:val="0"/>
                <w:bCs w:val="0"/>
              </w:rPr>
              <w:t>Betreibbarkeit</w:t>
            </w:r>
          </w:p>
        </w:tc>
        <w:tc>
          <w:tcPr>
            <w:tcW w:w="4533" w:type="dxa"/>
          </w:tcPr>
          <w:p w14:paraId="123D609C" w14:textId="7A8B535F" w:rsidR="6D0D3251" w:rsidRDefault="6D0D3251" w:rsidP="6D0D3251">
            <w:pPr>
              <w:cnfStyle w:val="000000000000" w:firstRow="0" w:lastRow="0" w:firstColumn="0" w:lastColumn="0" w:oddVBand="0" w:evenVBand="0" w:oddHBand="0" w:evenHBand="0" w:firstRowFirstColumn="0" w:firstRowLastColumn="0" w:lastRowFirstColumn="0" w:lastRowLastColumn="0"/>
            </w:pPr>
            <w:r>
              <w:t xml:space="preserve">Der </w:t>
            </w:r>
            <w:r w:rsidR="002C4164">
              <w:t>Mängel-</w:t>
            </w:r>
            <w: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berschrift2"/>
      </w:pPr>
      <w:bookmarkStart w:id="20" w:name="_Toc22396693"/>
      <w:bookmarkStart w:id="21" w:name="_Toc161293426"/>
      <w:bookmarkStart w:id="22" w:name="_Toc418769922"/>
      <w:r w:rsidRPr="00D62916">
        <w:t>Stakeholder</w:t>
      </w:r>
      <w:bookmarkEnd w:id="20"/>
      <w:bookmarkEnd w:id="21"/>
      <w:bookmarkEnd w:id="22"/>
    </w:p>
    <w:p w14:paraId="1B056D1A" w14:textId="6E8C6FC5" w:rsidR="007E7731" w:rsidRPr="00D62916" w:rsidRDefault="007E7731" w:rsidP="6D0D3251">
      <w:pPr>
        <w:jc w:val="left"/>
      </w:pPr>
    </w:p>
    <w:tbl>
      <w:tblPr>
        <w:tblStyle w:val="Gitternetztabelle4Akzent2"/>
        <w:tblW w:w="0" w:type="auto"/>
        <w:tblLook w:val="04A0" w:firstRow="1" w:lastRow="0" w:firstColumn="1" w:lastColumn="0" w:noHBand="0" w:noVBand="1"/>
      </w:tblPr>
      <w:tblGrid>
        <w:gridCol w:w="3018"/>
        <w:gridCol w:w="3019"/>
        <w:gridCol w:w="3019"/>
      </w:tblGrid>
      <w:tr w:rsidR="00912373" w14:paraId="4EF65FF4" w14:textId="77777777" w:rsidTr="6D0D3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43257E70" w14:textId="18BEA70F" w:rsidR="00FE2A3A" w:rsidRDefault="00912373" w:rsidP="003D4092">
            <w:r>
              <w:t>Beteilligte</w:t>
            </w:r>
          </w:p>
        </w:tc>
        <w:tc>
          <w:tcPr>
            <w:tcW w:w="3019" w:type="dxa"/>
          </w:tcPr>
          <w:p w14:paraId="107070B2" w14:textId="23E4B616" w:rsidR="00FE2A3A" w:rsidRDefault="00912373" w:rsidP="003D4092">
            <w:pPr>
              <w:cnfStyle w:val="100000000000" w:firstRow="1" w:lastRow="0" w:firstColumn="0" w:lastColumn="0" w:oddVBand="0" w:evenVBand="0" w:oddHBand="0" w:evenHBand="0" w:firstRowFirstColumn="0" w:firstRowLastColumn="0" w:lastRowFirstColumn="0" w:lastRowLastColumn="0"/>
            </w:pPr>
            <w:r>
              <w:t>Rolle</w:t>
            </w:r>
          </w:p>
        </w:tc>
        <w:tc>
          <w:tcPr>
            <w:tcW w:w="3019" w:type="dxa"/>
          </w:tcPr>
          <w:p w14:paraId="44A0269E" w14:textId="35C04A2A" w:rsidR="00FE2A3A" w:rsidRDefault="00912373" w:rsidP="003D4092">
            <w:pPr>
              <w:cnfStyle w:val="100000000000" w:firstRow="1" w:lastRow="0" w:firstColumn="0" w:lastColumn="0" w:oddVBand="0" w:evenVBand="0" w:oddHBand="0" w:evenHBand="0" w:firstRowFirstColumn="0" w:firstRowLastColumn="0" w:lastRowFirstColumn="0" w:lastRowLastColumn="0"/>
            </w:pPr>
            <w:r>
              <w:t>Beschreibung</w:t>
            </w:r>
          </w:p>
        </w:tc>
      </w:tr>
      <w:tr w:rsidR="00912373" w14:paraId="65B3BE43"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5CCBE456" w14:textId="2F757F00" w:rsidR="00912373" w:rsidRDefault="6D0D3251" w:rsidP="003D4092">
            <w:r>
              <w:rPr>
                <w:b w:val="0"/>
                <w:bCs w:val="0"/>
              </w:rPr>
              <w:t>Generalunternehmen</w:t>
            </w:r>
          </w:p>
        </w:tc>
        <w:tc>
          <w:tcPr>
            <w:tcW w:w="3019" w:type="dxa"/>
          </w:tcPr>
          <w:p w14:paraId="1503A923" w14:textId="2DB7D09B"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487C5AC9" w14:textId="6181485F" w:rsidR="00912373" w:rsidRDefault="6D0D3251" w:rsidP="6D0D3251">
            <w:pPr>
              <w:cnfStyle w:val="000000100000" w:firstRow="0" w:lastRow="0" w:firstColumn="0" w:lastColumn="0" w:oddVBand="0" w:evenVBand="0" w:oddHBand="1" w:evenHBand="0" w:firstRowFirstColumn="0" w:firstRowLastColumn="0" w:lastRowFirstColumn="0" w:lastRowLastColumn="0"/>
            </w:pPr>
            <w:r>
              <w:t>Das BackOffice des GU ist sozusagen die Zentralstelle wenn es um den Mängel-Manager geht dementsprechend verfügt Sie auch über alle Funktionalitäten des Mängel-Managers. Sie kann Stammdaten und Mangeldaten hinzufügen,  bearbeiten oder auch löschen.  Mit Stammdaten sind aktuelle Projekte, Logindaten (Generalunternehmen Bauleiter, Subunternehmen BackOffice) gemeint.</w:t>
            </w:r>
          </w:p>
        </w:tc>
      </w:tr>
      <w:tr w:rsidR="00912373" w14:paraId="0FFB34E1" w14:textId="77777777" w:rsidTr="6D0D3251">
        <w:tc>
          <w:tcPr>
            <w:cnfStyle w:val="001000000000" w:firstRow="0" w:lastRow="0" w:firstColumn="1" w:lastColumn="0" w:oddVBand="0" w:evenVBand="0" w:oddHBand="0" w:evenHBand="0" w:firstRowFirstColumn="0" w:firstRowLastColumn="0" w:lastRowFirstColumn="0" w:lastRowLastColumn="0"/>
            <w:tcW w:w="3018" w:type="dxa"/>
            <w:vMerge/>
          </w:tcPr>
          <w:p w14:paraId="3B970A19" w14:textId="69115E5D" w:rsidR="00912373" w:rsidRDefault="00912373" w:rsidP="003D4092"/>
        </w:tc>
        <w:tc>
          <w:tcPr>
            <w:tcW w:w="3019" w:type="dxa"/>
          </w:tcPr>
          <w:p w14:paraId="2C6B414B" w14:textId="5DE069D3" w:rsidR="00912373" w:rsidRDefault="6D0D3251" w:rsidP="6D0D3251">
            <w:pPr>
              <w:cnfStyle w:val="000000000000" w:firstRow="0" w:lastRow="0" w:firstColumn="0" w:lastColumn="0" w:oddVBand="0" w:evenVBand="0" w:oddHBand="0" w:evenHBand="0" w:firstRowFirstColumn="0" w:firstRowLastColumn="0" w:lastRowFirstColumn="0" w:lastRowLastColumn="0"/>
            </w:pPr>
            <w:r>
              <w:t>Bauleiter</w:t>
            </w:r>
          </w:p>
        </w:tc>
        <w:tc>
          <w:tcPr>
            <w:tcW w:w="3019" w:type="dxa"/>
          </w:tcPr>
          <w:p w14:paraId="29B4966A" w14:textId="422EBFC8" w:rsidR="00912373" w:rsidRDefault="6D0D3251" w:rsidP="6D0D3251">
            <w:pPr>
              <w:cnfStyle w:val="000000000000" w:firstRow="0" w:lastRow="0" w:firstColumn="0" w:lastColumn="0" w:oddVBand="0" w:evenVBand="0" w:oddHBand="0" w:evenHBand="0" w:firstRowFirstColumn="0" w:firstRowLastColumn="0" w:lastRowFirstColumn="0" w:lastRowLastColumn="0"/>
            </w:pPr>
            <w:r>
              <w:t xml:space="preserve">Der Bauleiter ist für Projekte zuständig. Er führt  Kontrollen durch und erfasst allfällige Mängel mit einem Notebook oder Tablet. Die Bauleiter können </w:t>
            </w:r>
            <w:r w:rsidRPr="6D0D3251">
              <w:rPr>
                <w:rFonts w:eastAsia="Calibri" w:cs="Calibri"/>
              </w:rPr>
              <w:t>zu jeder Zeit und an jedem Ort die gefundenen Mängel per Mängel-Manager erfassen.</w:t>
            </w:r>
          </w:p>
        </w:tc>
      </w:tr>
      <w:tr w:rsidR="00912373" w14:paraId="2CAB566C"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33286372" w14:textId="5CB1E4DA" w:rsidR="00912373" w:rsidRDefault="6D0D3251" w:rsidP="003D4092">
            <w:r>
              <w:rPr>
                <w:b w:val="0"/>
                <w:bCs w:val="0"/>
              </w:rPr>
              <w:t>Subunternehmen</w:t>
            </w:r>
          </w:p>
        </w:tc>
        <w:tc>
          <w:tcPr>
            <w:tcW w:w="3019" w:type="dxa"/>
          </w:tcPr>
          <w:p w14:paraId="2F7BDFBC" w14:textId="25993529"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3E430889" w14:textId="5C33136F" w:rsidR="00912373" w:rsidRDefault="6D0D3251" w:rsidP="003D4092">
            <w:pPr>
              <w:cnfStyle w:val="000000100000" w:firstRow="0" w:lastRow="0" w:firstColumn="0" w:lastColumn="0" w:oddVBand="0" w:evenVBand="0" w:oddHBand="1" w:evenHBand="0" w:firstRowFirstColumn="0" w:firstRowLastColumn="0" w:lastRowFirstColumn="0" w:lastRowLastColumn="0"/>
            </w:pPr>
            <w:r>
              <w:t>Das Backoffice des SU kann seine eigenen Stammdaten ändern und die Mängel die der betreffen SU zugewiesen sind einsehen und bearbeiten.</w:t>
            </w:r>
          </w:p>
        </w:tc>
      </w:tr>
      <w:tr w:rsidR="00912373" w14:paraId="11B9073C" w14:textId="77777777" w:rsidTr="6D0D3251">
        <w:tc>
          <w:tcPr>
            <w:cnfStyle w:val="001000000000" w:firstRow="0" w:lastRow="0" w:firstColumn="1" w:lastColumn="0" w:oddVBand="0" w:evenVBand="0" w:oddHBand="0" w:evenHBand="0" w:firstRowFirstColumn="0" w:firstRowLastColumn="0" w:lastRowFirstColumn="0" w:lastRowLastColumn="0"/>
            <w:tcW w:w="3018" w:type="dxa"/>
            <w:vMerge/>
          </w:tcPr>
          <w:p w14:paraId="441F413B" w14:textId="77777777" w:rsidR="00912373" w:rsidRDefault="00912373" w:rsidP="003D4092"/>
        </w:tc>
        <w:tc>
          <w:tcPr>
            <w:tcW w:w="3019" w:type="dxa"/>
          </w:tcPr>
          <w:p w14:paraId="7E163FA8" w14:textId="01992C1B" w:rsidR="00912373" w:rsidRDefault="00912373" w:rsidP="003D4092">
            <w:pPr>
              <w:cnfStyle w:val="000000000000" w:firstRow="0" w:lastRow="0" w:firstColumn="0" w:lastColumn="0" w:oddVBand="0" w:evenVBand="0" w:oddHBand="0" w:evenHBand="0" w:firstRowFirstColumn="0" w:firstRowLastColumn="0" w:lastRowFirstColumn="0" w:lastRowLastColumn="0"/>
            </w:pPr>
            <w:r>
              <w:t>Ansprechsperson</w:t>
            </w:r>
          </w:p>
        </w:tc>
        <w:tc>
          <w:tcPr>
            <w:tcW w:w="3019" w:type="dxa"/>
          </w:tcPr>
          <w:p w14:paraId="36951E52" w14:textId="60317D05" w:rsidR="00912373" w:rsidRDefault="6D0D3251" w:rsidP="003D4092">
            <w:pPr>
              <w:cnfStyle w:val="000000000000" w:firstRow="0" w:lastRow="0" w:firstColumn="0" w:lastColumn="0" w:oddVBand="0" w:evenVBand="0" w:oddHBand="0" w:evenHBand="0" w:firstRowFirstColumn="0" w:firstRowLastColumn="0" w:lastRowFirstColumn="0" w:lastRowLastColumn="0"/>
            </w:pPr>
            <w:r>
              <w:t>Wenn bei einer Kontrolle ein Mangel von einem Bauleiter erfasst wird, wird es dem betreffendem SU zugeteilt. Das SU bestimmt eine Ansprechsperson welche für diesen Mangel zuständig ist. Die Ansprechsperson kann also demnach nur diejenigen Mängel sehen und bearbeiten die ihm zugeteillt worden sind.</w:t>
            </w: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23" w:name="_Toc161293427"/>
      <w:bookmarkStart w:id="24" w:name="_Toc418769923"/>
      <w:r w:rsidRPr="00D62916">
        <w:t>Randbedingungen</w:t>
      </w:r>
      <w:bookmarkEnd w:id="19"/>
      <w:bookmarkEnd w:id="23"/>
      <w:bookmarkEnd w:id="24"/>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25" w:name="_Toc22396695"/>
      <w:bookmarkStart w:id="26" w:name="_Toc161293428"/>
      <w:bookmarkStart w:id="27" w:name="_Toc418769924"/>
      <w:r w:rsidRPr="00D62916">
        <w:t>Technische Randbedingungen</w:t>
      </w:r>
      <w:bookmarkEnd w:id="25"/>
      <w:bookmarkEnd w:id="26"/>
      <w:bookmarkEnd w:id="27"/>
    </w:p>
    <w:p w14:paraId="021C75B9" w14:textId="77777777" w:rsidR="00286C99" w:rsidRPr="00D62916" w:rsidRDefault="00286C99" w:rsidP="00286C99">
      <w:pPr>
        <w:spacing w:before="56" w:after="113"/>
        <w:rPr>
          <w:rFonts w:cs="Arial"/>
          <w:sz w:val="20"/>
        </w:rPr>
      </w:pPr>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286C99" w:rsidRPr="00D62916" w14:paraId="701E12A8"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18DCF7E0" w14:textId="77777777" w:rsidR="00286C99" w:rsidRPr="004E7C5F" w:rsidRDefault="00286C99" w:rsidP="00FA68FE">
            <w:pPr>
              <w:jc w:val="left"/>
              <w:rPr>
                <w:rFonts w:cs="Arial"/>
                <w:b/>
                <w:sz w:val="20"/>
              </w:rPr>
            </w:pPr>
            <w:bookmarkStart w:id="28" w:name="OLE_LINK58"/>
            <w:bookmarkStart w:id="29" w:name="OLE_LINK59"/>
            <w:r w:rsidRPr="004E7C5F">
              <w:rPr>
                <w:rFonts w:cs="Arial"/>
                <w:b/>
                <w:szCs w:val="22"/>
              </w:rPr>
              <w:t>Hardware-Vorgaben</w:t>
            </w:r>
          </w:p>
        </w:tc>
      </w:tr>
      <w:tr w:rsidR="00286C99" w:rsidRPr="00D62916" w14:paraId="09972A31" w14:textId="77777777" w:rsidTr="000970B6">
        <w:tc>
          <w:tcPr>
            <w:tcW w:w="2472" w:type="dxa"/>
            <w:tcBorders>
              <w:top w:val="single" w:sz="4" w:space="0" w:color="auto"/>
              <w:left w:val="single" w:sz="4" w:space="0" w:color="auto"/>
              <w:bottom w:val="single" w:sz="4" w:space="0" w:color="auto"/>
              <w:right w:val="single" w:sz="4" w:space="0" w:color="auto"/>
            </w:tcBorders>
          </w:tcPr>
          <w:p w14:paraId="4CBEB669" w14:textId="31A36895" w:rsidR="00286C99" w:rsidRPr="00D62916" w:rsidRDefault="31A36895" w:rsidP="00FA68FE">
            <w:pPr>
              <w:spacing w:before="56" w:after="113"/>
              <w:jc w:val="left"/>
              <w:rPr>
                <w:rFonts w:cs="Arial"/>
                <w:sz w:val="20"/>
              </w:rPr>
            </w:pPr>
            <w:r>
              <w:t>Angemessene Hardwareausstattung</w:t>
            </w:r>
          </w:p>
        </w:tc>
        <w:tc>
          <w:tcPr>
            <w:tcW w:w="5748" w:type="dxa"/>
            <w:tcBorders>
              <w:top w:val="single" w:sz="4" w:space="0" w:color="auto"/>
              <w:left w:val="single" w:sz="4" w:space="0" w:color="auto"/>
              <w:bottom w:val="single" w:sz="4" w:space="0" w:color="auto"/>
              <w:right w:val="single" w:sz="4" w:space="0" w:color="auto"/>
            </w:tcBorders>
          </w:tcPr>
          <w:p w14:paraId="4B68ABE4" w14:textId="4E65C4CB" w:rsidR="00286C99" w:rsidRPr="00D62916" w:rsidRDefault="31A36895" w:rsidP="000970B6">
            <w:r w:rsidRPr="31A36895">
              <w:rPr>
                <w:rFonts w:eastAsia="Arial"/>
              </w:rPr>
              <w:t>Der Mängel-Manager muss auf einem, zum Releasezeitpunkt, marktüblichen Notebook und Desktop-PC betrieben werden können.</w:t>
            </w:r>
          </w:p>
        </w:tc>
      </w:tr>
      <w:tr w:rsidR="00286C99" w:rsidRPr="00D62916" w14:paraId="22DEC795" w14:textId="77777777" w:rsidTr="000970B6">
        <w:tc>
          <w:tcPr>
            <w:tcW w:w="2472" w:type="dxa"/>
            <w:tcBorders>
              <w:top w:val="single" w:sz="4" w:space="0" w:color="auto"/>
              <w:left w:val="single" w:sz="4" w:space="0" w:color="auto"/>
              <w:bottom w:val="single" w:sz="4" w:space="0" w:color="auto"/>
              <w:right w:val="single" w:sz="4" w:space="0" w:color="auto"/>
            </w:tcBorders>
          </w:tcPr>
          <w:p w14:paraId="073A3D8C" w14:textId="6998D88F" w:rsidR="00286C99" w:rsidRPr="004E7C5F" w:rsidRDefault="004E7C5F" w:rsidP="00FA68FE">
            <w:pPr>
              <w:spacing w:before="56" w:after="113"/>
              <w:jc w:val="left"/>
              <w:rPr>
                <w:rFonts w:cs="Arial"/>
                <w:sz w:val="20"/>
                <w:highlight w:val="yellow"/>
              </w:rPr>
            </w:pPr>
            <w:r w:rsidRPr="004E7C5F">
              <w:rPr>
                <w:rFonts w:cs="Arial"/>
                <w:sz w:val="20"/>
                <w:highlight w:val="yellow"/>
              </w:rPr>
              <w:t>Speicher</w:t>
            </w:r>
          </w:p>
        </w:tc>
        <w:tc>
          <w:tcPr>
            <w:tcW w:w="5748" w:type="dxa"/>
            <w:tcBorders>
              <w:top w:val="single" w:sz="4" w:space="0" w:color="auto"/>
              <w:left w:val="single" w:sz="4" w:space="0" w:color="auto"/>
              <w:bottom w:val="single" w:sz="4" w:space="0" w:color="auto"/>
              <w:right w:val="single" w:sz="4" w:space="0" w:color="auto"/>
            </w:tcBorders>
          </w:tcPr>
          <w:p w14:paraId="6057C99F" w14:textId="29497594" w:rsidR="00286C99" w:rsidRPr="00D70F32" w:rsidRDefault="00D70F32" w:rsidP="00FA68FE">
            <w:pPr>
              <w:jc w:val="left"/>
              <w:rPr>
                <w:rFonts w:cs="Arial"/>
                <w:sz w:val="20"/>
                <w:highlight w:val="yellow"/>
              </w:rPr>
            </w:pPr>
            <w:r w:rsidRPr="00D70F32">
              <w:rPr>
                <w:rFonts w:cs="Arial"/>
                <w:sz w:val="20"/>
                <w:highlight w:val="yellow"/>
              </w:rPr>
              <w:t>Erwähnenswert?</w:t>
            </w:r>
          </w:p>
        </w:tc>
      </w:tr>
      <w:tr w:rsidR="004E7C5F" w:rsidRPr="00D62916" w14:paraId="1EB05D7B" w14:textId="77777777" w:rsidTr="000970B6">
        <w:tc>
          <w:tcPr>
            <w:tcW w:w="2472" w:type="dxa"/>
            <w:tcBorders>
              <w:top w:val="single" w:sz="4" w:space="0" w:color="auto"/>
              <w:left w:val="single" w:sz="4" w:space="0" w:color="auto"/>
              <w:bottom w:val="single" w:sz="4" w:space="0" w:color="auto"/>
              <w:right w:val="single" w:sz="4" w:space="0" w:color="auto"/>
            </w:tcBorders>
          </w:tcPr>
          <w:p w14:paraId="15E469A2" w14:textId="1CE6DB8B" w:rsidR="004E7C5F" w:rsidRPr="004E7C5F" w:rsidRDefault="004E7C5F" w:rsidP="00FA68FE">
            <w:pPr>
              <w:spacing w:before="56" w:after="113"/>
              <w:jc w:val="left"/>
              <w:rPr>
                <w:rFonts w:cs="Arial"/>
                <w:sz w:val="20"/>
                <w:highlight w:val="yellow"/>
              </w:rPr>
            </w:pPr>
            <w:r w:rsidRPr="004E7C5F">
              <w:rPr>
                <w:rFonts w:cs="Arial"/>
                <w:sz w:val="20"/>
                <w:highlight w:val="yellow"/>
              </w:rPr>
              <w:t>Netzwerk</w:t>
            </w:r>
          </w:p>
        </w:tc>
        <w:tc>
          <w:tcPr>
            <w:tcW w:w="5748" w:type="dxa"/>
            <w:tcBorders>
              <w:top w:val="single" w:sz="4" w:space="0" w:color="auto"/>
              <w:left w:val="single" w:sz="4" w:space="0" w:color="auto"/>
              <w:bottom w:val="single" w:sz="4" w:space="0" w:color="auto"/>
              <w:right w:val="single" w:sz="4" w:space="0" w:color="auto"/>
            </w:tcBorders>
          </w:tcPr>
          <w:p w14:paraId="76B52744" w14:textId="18EA4B85" w:rsidR="004E7C5F" w:rsidRPr="00D70F32" w:rsidRDefault="00D70F32" w:rsidP="00FA68FE">
            <w:pPr>
              <w:jc w:val="left"/>
              <w:rPr>
                <w:rFonts w:cs="Arial"/>
                <w:sz w:val="20"/>
                <w:highlight w:val="yellow"/>
              </w:rPr>
            </w:pPr>
            <w:r w:rsidRPr="00D70F32">
              <w:rPr>
                <w:rFonts w:cs="Arial"/>
                <w:sz w:val="20"/>
                <w:highlight w:val="yellow"/>
              </w:rPr>
              <w:t>Erwähnenswert?</w:t>
            </w:r>
          </w:p>
        </w:tc>
      </w:tr>
      <w:tr w:rsidR="004E7C5F" w:rsidRPr="00D62916" w14:paraId="629DD09B" w14:textId="77777777" w:rsidTr="000970B6">
        <w:tc>
          <w:tcPr>
            <w:tcW w:w="2472" w:type="dxa"/>
            <w:tcBorders>
              <w:top w:val="single" w:sz="4" w:space="0" w:color="auto"/>
              <w:left w:val="single" w:sz="4" w:space="0" w:color="auto"/>
              <w:bottom w:val="single" w:sz="4" w:space="0" w:color="auto"/>
              <w:right w:val="single" w:sz="4" w:space="0" w:color="auto"/>
            </w:tcBorders>
          </w:tcPr>
          <w:p w14:paraId="60D61BA9" w14:textId="75040AAD" w:rsidR="004E7C5F" w:rsidRPr="004E7C5F" w:rsidRDefault="004E7C5F" w:rsidP="00FA68FE">
            <w:pPr>
              <w:spacing w:before="56" w:after="113"/>
              <w:jc w:val="left"/>
              <w:rPr>
                <w:rFonts w:cs="Arial"/>
                <w:sz w:val="20"/>
                <w:highlight w:val="yellow"/>
              </w:rPr>
            </w:pPr>
            <w:r w:rsidRPr="004E7C5F">
              <w:rPr>
                <w:rFonts w:cs="Arial"/>
                <w:sz w:val="20"/>
                <w:highlight w:val="yellow"/>
              </w:rPr>
              <w:t>Firewall</w:t>
            </w:r>
          </w:p>
        </w:tc>
        <w:tc>
          <w:tcPr>
            <w:tcW w:w="5748" w:type="dxa"/>
            <w:tcBorders>
              <w:top w:val="single" w:sz="4" w:space="0" w:color="auto"/>
              <w:left w:val="single" w:sz="4" w:space="0" w:color="auto"/>
              <w:bottom w:val="single" w:sz="4" w:space="0" w:color="auto"/>
              <w:right w:val="single" w:sz="4" w:space="0" w:color="auto"/>
            </w:tcBorders>
          </w:tcPr>
          <w:p w14:paraId="10F00288" w14:textId="26E38D75" w:rsidR="004E7C5F" w:rsidRPr="00D70F32" w:rsidRDefault="00D70F32" w:rsidP="00FA68FE">
            <w:pPr>
              <w:jc w:val="left"/>
              <w:rPr>
                <w:rFonts w:cs="Arial"/>
                <w:sz w:val="20"/>
                <w:highlight w:val="yellow"/>
              </w:rPr>
            </w:pPr>
            <w:r w:rsidRPr="00D70F32">
              <w:rPr>
                <w:rFonts w:cs="Arial"/>
                <w:sz w:val="20"/>
                <w:highlight w:val="yellow"/>
              </w:rPr>
              <w:t>Erwähnenswert?</w:t>
            </w:r>
          </w:p>
        </w:tc>
      </w:tr>
      <w:tr w:rsidR="00286C99" w:rsidRPr="00D62916" w14:paraId="00744B2E"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579B6B68" w14:textId="77777777" w:rsidR="00286C99" w:rsidRPr="00D62916" w:rsidRDefault="00286C99" w:rsidP="00FA68FE">
            <w:pPr>
              <w:jc w:val="left"/>
              <w:rPr>
                <w:rFonts w:cs="Arial"/>
                <w:sz w:val="20"/>
              </w:rPr>
            </w:pPr>
            <w:r w:rsidRPr="00D62916">
              <w:rPr>
                <w:rFonts w:cs="Arial"/>
                <w:szCs w:val="22"/>
              </w:rPr>
              <w:t>Software-Vorgaben</w:t>
            </w:r>
          </w:p>
        </w:tc>
      </w:tr>
      <w:tr w:rsidR="000970B6" w:rsidRPr="00D62916" w14:paraId="5F359EE1" w14:textId="77777777" w:rsidTr="000970B6">
        <w:tc>
          <w:tcPr>
            <w:tcW w:w="8220" w:type="dxa"/>
            <w:gridSpan w:val="2"/>
            <w:tcBorders>
              <w:top w:val="single" w:sz="4" w:space="0" w:color="auto"/>
              <w:left w:val="single" w:sz="4" w:space="0" w:color="auto"/>
              <w:bottom w:val="single" w:sz="4" w:space="0" w:color="auto"/>
              <w:right w:val="single" w:sz="4" w:space="0" w:color="auto"/>
            </w:tcBorders>
          </w:tcPr>
          <w:p w14:paraId="022BA3C0" w14:textId="44CF399E" w:rsidR="000970B6" w:rsidRPr="000970B6" w:rsidRDefault="000970B6" w:rsidP="00FA68FE">
            <w:pPr>
              <w:jc w:val="left"/>
              <w:rPr>
                <w:rFonts w:cs="Arial"/>
                <w:i/>
              </w:rPr>
            </w:pPr>
            <w:r w:rsidRPr="000970B6">
              <w:rPr>
                <w:rFonts w:cs="Arial"/>
                <w:i/>
              </w:rPr>
              <w:t xml:space="preserve">Siehe Punkt 1.1 „Aufgabenstellung“ für Software-Vorgaben  </w:t>
            </w:r>
          </w:p>
        </w:tc>
      </w:tr>
      <w:tr w:rsidR="00286C99" w:rsidRPr="00D62916" w14:paraId="1EB011B1"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271D00AF" w14:textId="77777777" w:rsidR="00286C99" w:rsidRPr="004E7C5F" w:rsidRDefault="00286C99" w:rsidP="00FA68FE">
            <w:pPr>
              <w:jc w:val="left"/>
              <w:rPr>
                <w:rFonts w:cs="Arial"/>
                <w:b/>
                <w:sz w:val="20"/>
              </w:rPr>
            </w:pPr>
            <w:r w:rsidRPr="004E7C5F">
              <w:rPr>
                <w:rFonts w:cs="Arial"/>
                <w:b/>
                <w:szCs w:val="22"/>
              </w:rPr>
              <w:t>Vorgaben des Systembetriebs</w:t>
            </w:r>
          </w:p>
        </w:tc>
      </w:tr>
      <w:tr w:rsidR="00286C99" w:rsidRPr="00D62916" w14:paraId="2B4B3802" w14:textId="77777777" w:rsidTr="000970B6">
        <w:tc>
          <w:tcPr>
            <w:tcW w:w="2472" w:type="dxa"/>
            <w:tcBorders>
              <w:top w:val="single" w:sz="4" w:space="0" w:color="auto"/>
              <w:left w:val="single" w:sz="4" w:space="0" w:color="auto"/>
              <w:bottom w:val="single" w:sz="4" w:space="0" w:color="auto"/>
              <w:right w:val="single" w:sz="4" w:space="0" w:color="auto"/>
            </w:tcBorders>
          </w:tcPr>
          <w:p w14:paraId="63A37E27" w14:textId="52F385CE" w:rsidR="00286C99" w:rsidRPr="00D62916" w:rsidRDefault="31A36895" w:rsidP="00FA68FE">
            <w:pPr>
              <w:spacing w:before="56" w:after="113"/>
              <w:jc w:val="left"/>
              <w:rPr>
                <w:rFonts w:cs="Arial"/>
                <w:sz w:val="20"/>
              </w:rPr>
            </w:pPr>
            <w:r>
              <w:t>Kompatibel mit Windows</w:t>
            </w:r>
            <w:r w:rsidR="000970B6">
              <w:t xml:space="preserve"> </w:t>
            </w:r>
            <w:r>
              <w:t>8 &amp; 8.1</w:t>
            </w:r>
          </w:p>
        </w:tc>
        <w:tc>
          <w:tcPr>
            <w:tcW w:w="5748" w:type="dxa"/>
            <w:tcBorders>
              <w:top w:val="single" w:sz="4" w:space="0" w:color="auto"/>
              <w:left w:val="single" w:sz="4" w:space="0" w:color="auto"/>
              <w:bottom w:val="single" w:sz="4" w:space="0" w:color="auto"/>
              <w:right w:val="single" w:sz="4" w:space="0" w:color="auto"/>
            </w:tcBorders>
          </w:tcPr>
          <w:p w14:paraId="122B899E" w14:textId="0A1F1D19" w:rsidR="00286C99" w:rsidRPr="00D62916" w:rsidRDefault="31A36895" w:rsidP="000970B6">
            <w:r w:rsidRPr="31A36895">
              <w:rPr>
                <w:rFonts w:eastAsia="Arial"/>
              </w:rPr>
              <w:t xml:space="preserve">Die </w:t>
            </w:r>
            <w:r w:rsidRPr="000970B6">
              <w:rPr>
                <w:rFonts w:eastAsia="Arial"/>
              </w:rPr>
              <w:t>Software</w:t>
            </w:r>
            <w:r w:rsidRPr="31A36895">
              <w:rPr>
                <w:rFonts w:eastAsia="Arial"/>
              </w:rPr>
              <w:t xml:space="preserve"> muss voll funktionsfähig mit Windows 8 und 8.1 sein. </w:t>
            </w:r>
          </w:p>
        </w:tc>
      </w:tr>
      <w:tr w:rsidR="004E7C5F" w:rsidRPr="004E7C5F" w14:paraId="710C5E70" w14:textId="77777777" w:rsidTr="000970B6">
        <w:tc>
          <w:tcPr>
            <w:tcW w:w="2472" w:type="dxa"/>
            <w:tcBorders>
              <w:top w:val="single" w:sz="4" w:space="0" w:color="auto"/>
              <w:left w:val="single" w:sz="4" w:space="0" w:color="auto"/>
              <w:bottom w:val="single" w:sz="4" w:space="0" w:color="auto"/>
              <w:right w:val="single" w:sz="4" w:space="0" w:color="auto"/>
            </w:tcBorders>
          </w:tcPr>
          <w:p w14:paraId="1F875E39" w14:textId="6ADDC310" w:rsidR="004E7C5F" w:rsidRDefault="004E7C5F" w:rsidP="004E7C5F">
            <w:pPr>
              <w:spacing w:before="56" w:after="113"/>
              <w:jc w:val="left"/>
            </w:pPr>
            <w:r>
              <w:t>Datenbanksysteme</w:t>
            </w:r>
          </w:p>
        </w:tc>
        <w:tc>
          <w:tcPr>
            <w:tcW w:w="5748" w:type="dxa"/>
            <w:tcBorders>
              <w:top w:val="single" w:sz="4" w:space="0" w:color="auto"/>
              <w:left w:val="single" w:sz="4" w:space="0" w:color="auto"/>
              <w:bottom w:val="single" w:sz="4" w:space="0" w:color="auto"/>
              <w:right w:val="single" w:sz="4" w:space="0" w:color="auto"/>
            </w:tcBorders>
          </w:tcPr>
          <w:p w14:paraId="27368155" w14:textId="3006A431" w:rsidR="004E7C5F" w:rsidRPr="004E7C5F" w:rsidRDefault="004E7C5F" w:rsidP="000970B6">
            <w:pPr>
              <w:rPr>
                <w:rFonts w:eastAsia="Arial"/>
                <w:lang w:val="de-CH"/>
              </w:rPr>
            </w:pPr>
            <w:r>
              <w:rPr>
                <w:rFonts w:eastAsia="Arial"/>
                <w:lang w:val="de-CH"/>
              </w:rPr>
              <w:t>Der Mängel-Manager benutzt das Datenbankmangementsystem (DBMS) PostgresSQL, sollte aber ohne grossen Aufwand auf andere DBMS konfiguriert werden.</w:t>
            </w:r>
          </w:p>
        </w:tc>
      </w:tr>
      <w:tr w:rsidR="004E7C5F" w:rsidRPr="004E7C5F" w14:paraId="066B9CA1" w14:textId="77777777" w:rsidTr="000970B6">
        <w:tc>
          <w:tcPr>
            <w:tcW w:w="2472" w:type="dxa"/>
            <w:tcBorders>
              <w:top w:val="single" w:sz="4" w:space="0" w:color="auto"/>
              <w:left w:val="single" w:sz="4" w:space="0" w:color="auto"/>
              <w:bottom w:val="single" w:sz="4" w:space="0" w:color="auto"/>
              <w:right w:val="single" w:sz="4" w:space="0" w:color="auto"/>
            </w:tcBorders>
          </w:tcPr>
          <w:p w14:paraId="5C164A09" w14:textId="775C7250" w:rsidR="004E7C5F" w:rsidRPr="004E7C5F" w:rsidRDefault="004E7C5F" w:rsidP="004E7C5F">
            <w:pPr>
              <w:spacing w:before="56" w:after="113"/>
              <w:jc w:val="left"/>
              <w:rPr>
                <w:highlight w:val="yellow"/>
              </w:rPr>
            </w:pPr>
            <w:r w:rsidRPr="004E7C5F">
              <w:rPr>
                <w:highlight w:val="yellow"/>
              </w:rPr>
              <w:t>Systembetrieb</w:t>
            </w:r>
          </w:p>
        </w:tc>
        <w:tc>
          <w:tcPr>
            <w:tcW w:w="5748" w:type="dxa"/>
            <w:tcBorders>
              <w:top w:val="single" w:sz="4" w:space="0" w:color="auto"/>
              <w:left w:val="single" w:sz="4" w:space="0" w:color="auto"/>
              <w:bottom w:val="single" w:sz="4" w:space="0" w:color="auto"/>
              <w:right w:val="single" w:sz="4" w:space="0" w:color="auto"/>
            </w:tcBorders>
          </w:tcPr>
          <w:p w14:paraId="5E232C69" w14:textId="1FD838FC" w:rsidR="004E7C5F" w:rsidRPr="004E7C5F" w:rsidRDefault="004E7C5F" w:rsidP="000970B6">
            <w:pPr>
              <w:rPr>
                <w:rFonts w:eastAsia="Arial"/>
                <w:highlight w:val="yellow"/>
                <w:lang w:val="de-CH"/>
              </w:rPr>
            </w:pPr>
            <w:r w:rsidRPr="004E7C5F">
              <w:rPr>
                <w:rFonts w:eastAsia="Arial"/>
                <w:highlight w:val="yellow"/>
                <w:lang w:val="de-CH"/>
              </w:rPr>
              <w:t>Batch oder Onlinebetrieb?</w:t>
            </w:r>
          </w:p>
        </w:tc>
      </w:tr>
      <w:tr w:rsidR="000970B6" w:rsidRPr="00D62916" w14:paraId="20711E33" w14:textId="77777777" w:rsidTr="000970B6">
        <w:tc>
          <w:tcPr>
            <w:tcW w:w="2472" w:type="dxa"/>
            <w:tcBorders>
              <w:top w:val="single" w:sz="4" w:space="0" w:color="auto"/>
              <w:left w:val="single" w:sz="4" w:space="0" w:color="auto"/>
              <w:bottom w:val="single" w:sz="4" w:space="0" w:color="auto"/>
              <w:right w:val="single" w:sz="4" w:space="0" w:color="auto"/>
            </w:tcBorders>
          </w:tcPr>
          <w:p w14:paraId="09766748" w14:textId="4593E2E8" w:rsidR="000970B6" w:rsidRDefault="000970B6" w:rsidP="000970B6">
            <w:pPr>
              <w:spacing w:before="56" w:after="113"/>
              <w:jc w:val="left"/>
            </w:pPr>
            <w:r>
              <w:t>Verfügbarkeit der Server</w:t>
            </w:r>
          </w:p>
        </w:tc>
        <w:tc>
          <w:tcPr>
            <w:tcW w:w="5748" w:type="dxa"/>
            <w:tcBorders>
              <w:top w:val="single" w:sz="4" w:space="0" w:color="auto"/>
              <w:left w:val="single" w:sz="4" w:space="0" w:color="auto"/>
              <w:bottom w:val="single" w:sz="4" w:space="0" w:color="auto"/>
              <w:right w:val="single" w:sz="4" w:space="0" w:color="auto"/>
            </w:tcBorders>
          </w:tcPr>
          <w:p w14:paraId="1E64E9FC" w14:textId="0528E373" w:rsidR="000970B6" w:rsidRPr="31A36895" w:rsidRDefault="000970B6" w:rsidP="000970B6">
            <w:pPr>
              <w:rPr>
                <w:rFonts w:eastAsia="Arial"/>
              </w:rPr>
            </w:pPr>
            <w:r>
              <w:rPr>
                <w:rFonts w:eastAsia="Arial"/>
              </w:rPr>
              <w:t>Die Verfügbarkeit sollte mindesten bei der heutigen allgemein normalen Rate von 99% liegen.</w:t>
            </w:r>
          </w:p>
        </w:tc>
      </w:tr>
      <w:tr w:rsidR="00286C99" w:rsidRPr="00D62916" w14:paraId="2F7BC34A"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7FB074BF" w14:textId="77777777" w:rsidR="00286C99" w:rsidRPr="004E7C5F" w:rsidRDefault="00286C99" w:rsidP="00FA68FE">
            <w:pPr>
              <w:jc w:val="left"/>
              <w:rPr>
                <w:rFonts w:cs="Arial"/>
                <w:b/>
                <w:sz w:val="20"/>
              </w:rPr>
            </w:pPr>
            <w:r w:rsidRPr="004E7C5F">
              <w:rPr>
                <w:rFonts w:cs="Arial"/>
                <w:b/>
                <w:szCs w:val="22"/>
              </w:rPr>
              <w:t>Programmiervorgaben</w:t>
            </w:r>
          </w:p>
        </w:tc>
      </w:tr>
      <w:tr w:rsidR="00286C99" w:rsidRPr="00D62916" w14:paraId="1EF02EA2" w14:textId="77777777" w:rsidTr="000970B6">
        <w:tc>
          <w:tcPr>
            <w:tcW w:w="2472" w:type="dxa"/>
            <w:tcBorders>
              <w:top w:val="single" w:sz="4" w:space="0" w:color="auto"/>
              <w:left w:val="single" w:sz="4" w:space="0" w:color="auto"/>
              <w:bottom w:val="single" w:sz="4" w:space="0" w:color="auto"/>
              <w:right w:val="single" w:sz="4" w:space="0" w:color="auto"/>
            </w:tcBorders>
          </w:tcPr>
          <w:p w14:paraId="39FFCA1F" w14:textId="08CBCA36" w:rsidR="00286C99" w:rsidRPr="00D62916" w:rsidRDefault="000970B6" w:rsidP="004E7C5F">
            <w:r>
              <w:t>Programmierung in Java</w:t>
            </w:r>
          </w:p>
        </w:tc>
        <w:tc>
          <w:tcPr>
            <w:tcW w:w="5748" w:type="dxa"/>
            <w:tcBorders>
              <w:top w:val="single" w:sz="4" w:space="0" w:color="auto"/>
              <w:left w:val="single" w:sz="4" w:space="0" w:color="auto"/>
              <w:bottom w:val="single" w:sz="4" w:space="0" w:color="auto"/>
              <w:right w:val="single" w:sz="4" w:space="0" w:color="auto"/>
            </w:tcBorders>
          </w:tcPr>
          <w:p w14:paraId="24F9D1BE" w14:textId="79FC270F" w:rsidR="00286C99" w:rsidRPr="00D62916" w:rsidRDefault="000970B6" w:rsidP="004E7C5F">
            <w:r>
              <w:t>Die Lösung sollte in Java i</w:t>
            </w:r>
            <w:r w:rsidRPr="004E7C5F">
              <w:t>m</w:t>
            </w:r>
            <w:r>
              <w:t>plementiert werden. Es wird mit der aktuellsten Java Version entwickelt. (Java SE 8)</w:t>
            </w:r>
          </w:p>
        </w:tc>
      </w:tr>
      <w:tr w:rsidR="000970B6" w:rsidRPr="00D62916" w14:paraId="5F8F4B31" w14:textId="77777777" w:rsidTr="000970B6">
        <w:tc>
          <w:tcPr>
            <w:tcW w:w="2472" w:type="dxa"/>
            <w:tcBorders>
              <w:top w:val="single" w:sz="4" w:space="0" w:color="auto"/>
              <w:left w:val="single" w:sz="4" w:space="0" w:color="auto"/>
              <w:bottom w:val="single" w:sz="4" w:space="0" w:color="auto"/>
              <w:right w:val="single" w:sz="4" w:space="0" w:color="auto"/>
            </w:tcBorders>
          </w:tcPr>
          <w:p w14:paraId="6B705A89" w14:textId="360F8677" w:rsidR="000970B6" w:rsidRPr="004E7C5F" w:rsidRDefault="004E7C5F" w:rsidP="000970B6">
            <w:pPr>
              <w:spacing w:before="56" w:after="113"/>
              <w:jc w:val="left"/>
              <w:rPr>
                <w:rFonts w:cs="Arial"/>
                <w:sz w:val="20"/>
                <w:highlight w:val="yellow"/>
              </w:rPr>
            </w:pPr>
            <w:r w:rsidRPr="004E7C5F">
              <w:rPr>
                <w:highlight w:val="yellow"/>
              </w:rPr>
              <w:t>Bibliotheken, Frameworks und Komponenten</w:t>
            </w:r>
          </w:p>
        </w:tc>
        <w:tc>
          <w:tcPr>
            <w:tcW w:w="5748" w:type="dxa"/>
            <w:tcBorders>
              <w:top w:val="single" w:sz="4" w:space="0" w:color="auto"/>
              <w:left w:val="single" w:sz="4" w:space="0" w:color="auto"/>
              <w:bottom w:val="single" w:sz="4" w:space="0" w:color="auto"/>
              <w:right w:val="single" w:sz="4" w:space="0" w:color="auto"/>
            </w:tcBorders>
          </w:tcPr>
          <w:p w14:paraId="504E1BDA" w14:textId="63C5461B" w:rsidR="000970B6" w:rsidRPr="004E7C5F" w:rsidRDefault="004E7C5F" w:rsidP="000970B6">
            <w:pPr>
              <w:jc w:val="left"/>
              <w:rPr>
                <w:rFonts w:cs="Arial"/>
                <w:sz w:val="20"/>
                <w:highlight w:val="yellow"/>
              </w:rPr>
            </w:pPr>
            <w:r w:rsidRPr="004E7C5F">
              <w:rPr>
                <w:highlight w:val="yellow"/>
              </w:rPr>
              <w:t>Sollen bestimmte „Software-Fertigteile“ eingesetzt werden?</w:t>
            </w:r>
          </w:p>
        </w:tc>
      </w:tr>
      <w:tr w:rsidR="004E7C5F" w:rsidRPr="00D62916" w14:paraId="58F1998C" w14:textId="77777777" w:rsidTr="000970B6">
        <w:tc>
          <w:tcPr>
            <w:tcW w:w="2472" w:type="dxa"/>
            <w:tcBorders>
              <w:top w:val="single" w:sz="4" w:space="0" w:color="auto"/>
              <w:left w:val="single" w:sz="4" w:space="0" w:color="auto"/>
              <w:bottom w:val="single" w:sz="4" w:space="0" w:color="auto"/>
              <w:right w:val="single" w:sz="4" w:space="0" w:color="auto"/>
            </w:tcBorders>
          </w:tcPr>
          <w:p w14:paraId="63613455" w14:textId="06C5F993" w:rsidR="004E7C5F" w:rsidRPr="004E7C5F" w:rsidRDefault="004E7C5F" w:rsidP="00B23E01">
            <w:pPr>
              <w:rPr>
                <w:highlight w:val="yellow"/>
              </w:rPr>
            </w:pPr>
            <w:r>
              <w:rPr>
                <w:highlight w:val="yellow"/>
              </w:rPr>
              <w:t>Middelware</w:t>
            </w:r>
          </w:p>
        </w:tc>
        <w:tc>
          <w:tcPr>
            <w:tcW w:w="5748" w:type="dxa"/>
            <w:tcBorders>
              <w:top w:val="single" w:sz="4" w:space="0" w:color="auto"/>
              <w:left w:val="single" w:sz="4" w:space="0" w:color="auto"/>
              <w:bottom w:val="single" w:sz="4" w:space="0" w:color="auto"/>
              <w:right w:val="single" w:sz="4" w:space="0" w:color="auto"/>
            </w:tcBorders>
          </w:tcPr>
          <w:p w14:paraId="23218B81" w14:textId="0C3251CE" w:rsidR="004E7C5F" w:rsidRPr="004E7C5F" w:rsidRDefault="00442194" w:rsidP="000970B6">
            <w:pPr>
              <w:jc w:val="left"/>
              <w:rPr>
                <w:highlight w:val="yellow"/>
              </w:rPr>
            </w:pPr>
            <w:r>
              <w:rPr>
                <w:highlight w:val="yellow"/>
              </w:rPr>
              <w:t>?</w:t>
            </w:r>
          </w:p>
        </w:tc>
      </w:tr>
    </w:tbl>
    <w:p w14:paraId="14E58720" w14:textId="77777777" w:rsidR="00286C99" w:rsidRPr="00D62916" w:rsidRDefault="00286C99" w:rsidP="00286C99">
      <w:pPr>
        <w:spacing w:before="56" w:after="113"/>
        <w:rPr>
          <w:rFonts w:cs="Arial"/>
          <w:sz w:val="20"/>
        </w:rPr>
      </w:pPr>
      <w:bookmarkStart w:id="30" w:name="OLE_LINK60"/>
      <w:bookmarkStart w:id="31" w:name="OLE_LINK148"/>
      <w:bookmarkEnd w:id="28"/>
      <w:bookmarkEnd w:id="29"/>
    </w:p>
    <w:p w14:paraId="53CC4E54" w14:textId="0C3C5B4F" w:rsidR="00286C99" w:rsidRPr="00112EDC" w:rsidRDefault="00286C99" w:rsidP="00286C99">
      <w:pPr>
        <w:pStyle w:val="berschrift2"/>
      </w:pPr>
      <w:bookmarkStart w:id="32" w:name="_Toc22396696"/>
      <w:bookmarkStart w:id="33" w:name="_Toc161293429"/>
      <w:bookmarkStart w:id="34" w:name="_Toc418769925"/>
      <w:bookmarkEnd w:id="30"/>
      <w:bookmarkEnd w:id="31"/>
      <w:r w:rsidRPr="00D62916">
        <w:t>Organisatorische Randbedingungen</w:t>
      </w:r>
      <w:bookmarkStart w:id="35" w:name="OLE_LINK151"/>
      <w:bookmarkStart w:id="36" w:name="OLE_LINK152"/>
      <w:bookmarkEnd w:id="32"/>
      <w:bookmarkEnd w:id="33"/>
      <w:bookmarkEnd w:id="34"/>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286C99" w:rsidRPr="00D62916" w14:paraId="0EA0CF98" w14:textId="77777777">
        <w:tc>
          <w:tcPr>
            <w:tcW w:w="8220" w:type="dxa"/>
            <w:gridSpan w:val="2"/>
            <w:tcBorders>
              <w:top w:val="single" w:sz="4" w:space="0" w:color="auto"/>
              <w:left w:val="single" w:sz="4" w:space="0" w:color="auto"/>
              <w:bottom w:val="single" w:sz="4" w:space="0" w:color="auto"/>
              <w:right w:val="single" w:sz="4" w:space="0" w:color="auto"/>
            </w:tcBorders>
          </w:tcPr>
          <w:p w14:paraId="5FE5D171" w14:textId="77777777" w:rsidR="00286C99" w:rsidRPr="00B23E01" w:rsidRDefault="00286C99" w:rsidP="00FA68FE">
            <w:pPr>
              <w:jc w:val="left"/>
              <w:rPr>
                <w:b/>
              </w:rPr>
            </w:pPr>
            <w:bookmarkStart w:id="37" w:name="OLE_LINK153"/>
            <w:bookmarkStart w:id="38" w:name="OLE_LINK154"/>
            <w:bookmarkEnd w:id="35"/>
            <w:bookmarkEnd w:id="36"/>
            <w:r w:rsidRPr="00B23E01">
              <w:rPr>
                <w:b/>
                <w:szCs w:val="22"/>
              </w:rPr>
              <w:t>Organisation und Struktur</w:t>
            </w:r>
          </w:p>
        </w:tc>
      </w:tr>
      <w:tr w:rsidR="00286C99" w:rsidRPr="00D62916" w14:paraId="33965E9A" w14:textId="77777777" w:rsidTr="000970B6">
        <w:tc>
          <w:tcPr>
            <w:tcW w:w="2472" w:type="dxa"/>
            <w:tcBorders>
              <w:top w:val="single" w:sz="4" w:space="0" w:color="auto"/>
              <w:left w:val="single" w:sz="4" w:space="0" w:color="auto"/>
              <w:bottom w:val="single" w:sz="4" w:space="0" w:color="auto"/>
              <w:right w:val="single" w:sz="4" w:space="0" w:color="auto"/>
            </w:tcBorders>
          </w:tcPr>
          <w:p w14:paraId="4A48B124" w14:textId="15AFBD6F" w:rsidR="00286C99" w:rsidRPr="00D62916" w:rsidRDefault="00B23E01" w:rsidP="00FA68FE">
            <w:pPr>
              <w:jc w:val="left"/>
            </w:pPr>
            <w:r>
              <w:t>Organisationsstruktur beim Arbeitgeber</w:t>
            </w:r>
          </w:p>
        </w:tc>
        <w:tc>
          <w:tcPr>
            <w:tcW w:w="5748" w:type="dxa"/>
            <w:tcBorders>
              <w:top w:val="single" w:sz="4" w:space="0" w:color="auto"/>
              <w:left w:val="single" w:sz="4" w:space="0" w:color="auto"/>
              <w:bottom w:val="single" w:sz="4" w:space="0" w:color="auto"/>
              <w:right w:val="single" w:sz="4" w:space="0" w:color="auto"/>
            </w:tcBorders>
          </w:tcPr>
          <w:p w14:paraId="30B9EE24" w14:textId="77777777" w:rsidR="00D70F32" w:rsidRDefault="00D70F32" w:rsidP="00FA68FE">
            <w:pPr>
              <w:jc w:val="left"/>
            </w:pPr>
            <w:r>
              <w:t xml:space="preserve">Die Projektaufgabe wurde anhand eines PDF-Dokuments, </w:t>
            </w:r>
            <w:r w:rsidR="00286C99" w:rsidRPr="00D62916">
              <w:t xml:space="preserve"> </w:t>
            </w:r>
            <w:r>
              <w:t>welche alle nötigen Informationen zur Implementierung und Dokumentationen beinhaltet, gestellt.</w:t>
            </w:r>
          </w:p>
          <w:p w14:paraId="61C09163" w14:textId="02A8264A" w:rsidR="00286C99" w:rsidRPr="00D62916" w:rsidRDefault="00D70F32" w:rsidP="00FA68FE">
            <w:pPr>
              <w:jc w:val="left"/>
            </w:pPr>
            <w:r>
              <w:t>Die Ansprechpersonen sind klar definiert und werden sich während der Projektdauer voraussichtlich nicht ändern.</w:t>
            </w:r>
          </w:p>
        </w:tc>
      </w:tr>
      <w:tr w:rsidR="009D6987" w:rsidRPr="00D62916" w14:paraId="362A5D78" w14:textId="77777777" w:rsidTr="000970B6">
        <w:tc>
          <w:tcPr>
            <w:tcW w:w="2472" w:type="dxa"/>
            <w:tcBorders>
              <w:top w:val="single" w:sz="4" w:space="0" w:color="auto"/>
              <w:left w:val="single" w:sz="4" w:space="0" w:color="auto"/>
              <w:bottom w:val="single" w:sz="4" w:space="0" w:color="auto"/>
              <w:right w:val="single" w:sz="4" w:space="0" w:color="auto"/>
            </w:tcBorders>
          </w:tcPr>
          <w:p w14:paraId="26D9FB61" w14:textId="4F6DFD81" w:rsidR="009D6987" w:rsidRDefault="009D6987" w:rsidP="00FA68FE">
            <w:pPr>
              <w:jc w:val="left"/>
            </w:pPr>
            <w:r>
              <w:t>Eigenentwicklung</w:t>
            </w:r>
          </w:p>
        </w:tc>
        <w:tc>
          <w:tcPr>
            <w:tcW w:w="5748" w:type="dxa"/>
            <w:tcBorders>
              <w:top w:val="single" w:sz="4" w:space="0" w:color="auto"/>
              <w:left w:val="single" w:sz="4" w:space="0" w:color="auto"/>
              <w:bottom w:val="single" w:sz="4" w:space="0" w:color="auto"/>
              <w:right w:val="single" w:sz="4" w:space="0" w:color="auto"/>
            </w:tcBorders>
          </w:tcPr>
          <w:p w14:paraId="138D7E13" w14:textId="1D910E9D" w:rsidR="009D6987" w:rsidRDefault="009D6987" w:rsidP="00FA68FE">
            <w:pPr>
              <w:jc w:val="left"/>
            </w:pPr>
            <w:r w:rsidRPr="00DB172F">
              <w:rPr>
                <w:highlight w:val="yellow"/>
              </w:rPr>
              <w:t>Das Projekt wird zu 100% vom unten genannten</w:t>
            </w:r>
            <w:r w:rsidR="00DB172F" w:rsidRPr="00DB172F">
              <w:rPr>
                <w:highlight w:val="yellow"/>
              </w:rPr>
              <w:t xml:space="preserve"> Team entwickelt unter der Zuhilfenahme von einigen Java Libraries.</w:t>
            </w:r>
          </w:p>
        </w:tc>
      </w:tr>
      <w:tr w:rsidR="00D70F32" w:rsidRPr="00D62916" w14:paraId="1CDB4DB8" w14:textId="77777777" w:rsidTr="000970B6">
        <w:tc>
          <w:tcPr>
            <w:tcW w:w="2472" w:type="dxa"/>
            <w:tcBorders>
              <w:top w:val="single" w:sz="4" w:space="0" w:color="auto"/>
              <w:left w:val="single" w:sz="4" w:space="0" w:color="auto"/>
              <w:bottom w:val="single" w:sz="4" w:space="0" w:color="auto"/>
              <w:right w:val="single" w:sz="4" w:space="0" w:color="auto"/>
            </w:tcBorders>
          </w:tcPr>
          <w:p w14:paraId="70F5168F" w14:textId="1B539781" w:rsidR="00D70F32" w:rsidRDefault="00D70F32" w:rsidP="00FA68FE">
            <w:pPr>
              <w:jc w:val="left"/>
            </w:pPr>
            <w:r>
              <w:t>Entwicklung als Produkt</w:t>
            </w:r>
          </w:p>
        </w:tc>
        <w:tc>
          <w:tcPr>
            <w:tcW w:w="5748" w:type="dxa"/>
            <w:tcBorders>
              <w:top w:val="single" w:sz="4" w:space="0" w:color="auto"/>
              <w:left w:val="single" w:sz="4" w:space="0" w:color="auto"/>
              <w:bottom w:val="single" w:sz="4" w:space="0" w:color="auto"/>
              <w:right w:val="single" w:sz="4" w:space="0" w:color="auto"/>
            </w:tcBorders>
          </w:tcPr>
          <w:p w14:paraId="056F60A5" w14:textId="692C206D" w:rsidR="00D70F32" w:rsidRDefault="00D70F32" w:rsidP="00FA68FE">
            <w:pPr>
              <w:jc w:val="left"/>
            </w:pPr>
            <w:r w:rsidRPr="00D70F32">
              <w:rPr>
                <w:highlight w:val="yellow"/>
              </w:rPr>
              <w:t>Angeben ob Schulprojekt oder nicht?</w:t>
            </w:r>
          </w:p>
        </w:tc>
      </w:tr>
      <w:tr w:rsidR="00286C99" w:rsidRPr="00054321" w14:paraId="73B36DFD" w14:textId="77777777">
        <w:tc>
          <w:tcPr>
            <w:tcW w:w="8220" w:type="dxa"/>
            <w:gridSpan w:val="2"/>
            <w:tcBorders>
              <w:top w:val="single" w:sz="4" w:space="0" w:color="auto"/>
              <w:left w:val="single" w:sz="4" w:space="0" w:color="auto"/>
              <w:bottom w:val="single" w:sz="4" w:space="0" w:color="auto"/>
              <w:right w:val="single" w:sz="4" w:space="0" w:color="auto"/>
            </w:tcBorders>
          </w:tcPr>
          <w:p w14:paraId="2AB81968" w14:textId="77777777" w:rsidR="00286C99" w:rsidRPr="00054321" w:rsidRDefault="00286C99" w:rsidP="00FA68FE">
            <w:pPr>
              <w:jc w:val="left"/>
              <w:rPr>
                <w:b/>
                <w:lang w:val="en-GB"/>
              </w:rPr>
            </w:pPr>
            <w:r w:rsidRPr="00B23E01">
              <w:rPr>
                <w:b/>
                <w:szCs w:val="22"/>
              </w:rPr>
              <w:t>Ressourcen (Budget, Zeit, Personal)</w:t>
            </w:r>
          </w:p>
        </w:tc>
      </w:tr>
      <w:tr w:rsidR="00286C99" w:rsidRPr="00D62916" w14:paraId="37516D79" w14:textId="77777777" w:rsidTr="000970B6">
        <w:tc>
          <w:tcPr>
            <w:tcW w:w="2472" w:type="dxa"/>
            <w:tcBorders>
              <w:top w:val="single" w:sz="4" w:space="0" w:color="auto"/>
              <w:left w:val="single" w:sz="4" w:space="0" w:color="auto"/>
              <w:bottom w:val="single" w:sz="4" w:space="0" w:color="auto"/>
              <w:right w:val="single" w:sz="4" w:space="0" w:color="auto"/>
            </w:tcBorders>
          </w:tcPr>
          <w:p w14:paraId="458F807D" w14:textId="21365AC2" w:rsidR="00286C99" w:rsidRPr="00D62916" w:rsidRDefault="00442194" w:rsidP="00FA68FE">
            <w:pPr>
              <w:jc w:val="left"/>
            </w:pPr>
            <w:r>
              <w:t>Zeitplan</w:t>
            </w:r>
          </w:p>
        </w:tc>
        <w:tc>
          <w:tcPr>
            <w:tcW w:w="5748" w:type="dxa"/>
            <w:tcBorders>
              <w:top w:val="single" w:sz="4" w:space="0" w:color="auto"/>
              <w:left w:val="single" w:sz="4" w:space="0" w:color="auto"/>
              <w:bottom w:val="single" w:sz="4" w:space="0" w:color="auto"/>
              <w:right w:val="single" w:sz="4" w:space="0" w:color="auto"/>
            </w:tcBorders>
          </w:tcPr>
          <w:p w14:paraId="2D4125BC" w14:textId="7A950073" w:rsidR="00286C99" w:rsidRPr="00054321" w:rsidRDefault="00442194" w:rsidP="00442194">
            <w:pPr>
              <w:jc w:val="left"/>
              <w:rPr>
                <w:i/>
              </w:rPr>
            </w:pPr>
            <w:r w:rsidRPr="00054321">
              <w:rPr>
                <w:i/>
              </w:rPr>
              <w:t xml:space="preserve">Siehe Punkt 23. „Weitere </w:t>
            </w:r>
            <w:r w:rsidR="00054321" w:rsidRPr="00054321">
              <w:rPr>
                <w:i/>
              </w:rPr>
              <w:t>Dokumentationen“</w:t>
            </w:r>
          </w:p>
        </w:tc>
      </w:tr>
      <w:tr w:rsidR="00442194" w:rsidRPr="00D62916" w14:paraId="3F98697A" w14:textId="77777777" w:rsidTr="000970B6">
        <w:tc>
          <w:tcPr>
            <w:tcW w:w="2472" w:type="dxa"/>
            <w:tcBorders>
              <w:top w:val="single" w:sz="4" w:space="0" w:color="auto"/>
              <w:left w:val="single" w:sz="4" w:space="0" w:color="auto"/>
              <w:bottom w:val="single" w:sz="4" w:space="0" w:color="auto"/>
              <w:right w:val="single" w:sz="4" w:space="0" w:color="auto"/>
            </w:tcBorders>
          </w:tcPr>
          <w:p w14:paraId="5AB1ECEA" w14:textId="192E12DF" w:rsidR="00442194" w:rsidRDefault="00442194" w:rsidP="00FA68FE">
            <w:pPr>
              <w:jc w:val="left"/>
            </w:pPr>
            <w:r>
              <w:t>Release</w:t>
            </w:r>
          </w:p>
        </w:tc>
        <w:tc>
          <w:tcPr>
            <w:tcW w:w="5748" w:type="dxa"/>
            <w:tcBorders>
              <w:top w:val="single" w:sz="4" w:space="0" w:color="auto"/>
              <w:left w:val="single" w:sz="4" w:space="0" w:color="auto"/>
              <w:bottom w:val="single" w:sz="4" w:space="0" w:color="auto"/>
              <w:right w:val="single" w:sz="4" w:space="0" w:color="auto"/>
            </w:tcBorders>
          </w:tcPr>
          <w:p w14:paraId="76DAB681" w14:textId="463AB866" w:rsidR="00442194" w:rsidRDefault="00054321" w:rsidP="00054321">
            <w:pPr>
              <w:jc w:val="left"/>
            </w:pPr>
            <w:r>
              <w:t xml:space="preserve">Der Abgatermin des </w:t>
            </w:r>
            <w:r w:rsidR="00BB56BE">
              <w:t>Mängel-Manager</w:t>
            </w:r>
            <w:r w:rsidR="00D70F32">
              <w:t>‘s</w:t>
            </w:r>
            <w:r w:rsidR="00BB56BE">
              <w:t xml:space="preserve"> ist auf </w:t>
            </w:r>
            <w:r>
              <w:t xml:space="preserve">Mittwoch </w:t>
            </w:r>
            <w:r w:rsidR="00BB56BE">
              <w:t xml:space="preserve">den </w:t>
            </w:r>
            <w:r>
              <w:t>20.5.2015, 12.00 Uhr</w:t>
            </w:r>
            <w:r w:rsidR="00BB56BE">
              <w:t xml:space="preserve"> datiert.</w:t>
            </w:r>
          </w:p>
        </w:tc>
      </w:tr>
      <w:tr w:rsidR="00442194" w:rsidRPr="00D62916" w14:paraId="3A8740EB" w14:textId="77777777" w:rsidTr="000970B6">
        <w:tc>
          <w:tcPr>
            <w:tcW w:w="2472" w:type="dxa"/>
            <w:tcBorders>
              <w:top w:val="single" w:sz="4" w:space="0" w:color="auto"/>
              <w:left w:val="single" w:sz="4" w:space="0" w:color="auto"/>
              <w:bottom w:val="single" w:sz="4" w:space="0" w:color="auto"/>
              <w:right w:val="single" w:sz="4" w:space="0" w:color="auto"/>
            </w:tcBorders>
          </w:tcPr>
          <w:p w14:paraId="510F440A" w14:textId="7A19585A" w:rsidR="00442194" w:rsidRDefault="00442194" w:rsidP="00FA68FE">
            <w:pPr>
              <w:jc w:val="left"/>
            </w:pPr>
            <w:r>
              <w:t>Team</w:t>
            </w:r>
          </w:p>
        </w:tc>
        <w:tc>
          <w:tcPr>
            <w:tcW w:w="5748" w:type="dxa"/>
            <w:tcBorders>
              <w:top w:val="single" w:sz="4" w:space="0" w:color="auto"/>
              <w:left w:val="single" w:sz="4" w:space="0" w:color="auto"/>
              <w:bottom w:val="single" w:sz="4" w:space="0" w:color="auto"/>
              <w:right w:val="single" w:sz="4" w:space="0" w:color="auto"/>
            </w:tcBorders>
          </w:tcPr>
          <w:p w14:paraId="4D30DBBE" w14:textId="77777777" w:rsidR="00054321" w:rsidRDefault="00054321" w:rsidP="00FA68FE">
            <w:pPr>
              <w:jc w:val="left"/>
            </w:pPr>
            <w:r>
              <w:t>Zum Team gehören 6 Studenten der Hochschule Luzern – Departement Wirtschaft, Studiengang Wirtschaftsinformatik, 2. Semester Vollzeit:</w:t>
            </w:r>
          </w:p>
          <w:p w14:paraId="51B226CC" w14:textId="537F18B5" w:rsidR="00442194" w:rsidRDefault="00054321" w:rsidP="00054321">
            <w:pPr>
              <w:tabs>
                <w:tab w:val="left" w:pos="3185"/>
              </w:tabs>
              <w:jc w:val="left"/>
            </w:pPr>
            <w:r w:rsidRPr="00054321">
              <w:t>Maximilian</w:t>
            </w:r>
            <w:r>
              <w:t xml:space="preserve"> </w:t>
            </w:r>
            <w:r w:rsidRPr="00054321">
              <w:t>von Gellhorn</w:t>
            </w:r>
            <w:r>
              <w:tab/>
              <w:t>(Projektleiter)</w:t>
            </w:r>
            <w:r>
              <w:br/>
              <w:t>Luca Kündig</w:t>
            </w:r>
            <w:r>
              <w:tab/>
              <w:t>(Projektleiter Stv.)</w:t>
            </w:r>
            <w:r>
              <w:br/>
              <w:t>Cihan Demir</w:t>
            </w:r>
            <w:r>
              <w:br/>
              <w:t>Mike Iten</w:t>
            </w:r>
            <w:r>
              <w:br/>
              <w:t>Mike Monticoli</w:t>
            </w:r>
            <w:r>
              <w:br/>
              <w:t>Sandro Ritz</w:t>
            </w:r>
            <w:r>
              <w:br/>
            </w:r>
          </w:p>
        </w:tc>
      </w:tr>
      <w:tr w:rsidR="009D6987" w:rsidRPr="00D62916" w14:paraId="49A68C22" w14:textId="77777777" w:rsidTr="000970B6">
        <w:tc>
          <w:tcPr>
            <w:tcW w:w="2472" w:type="dxa"/>
            <w:tcBorders>
              <w:top w:val="single" w:sz="4" w:space="0" w:color="auto"/>
              <w:left w:val="single" w:sz="4" w:space="0" w:color="auto"/>
              <w:bottom w:val="single" w:sz="4" w:space="0" w:color="auto"/>
              <w:right w:val="single" w:sz="4" w:space="0" w:color="auto"/>
            </w:tcBorders>
          </w:tcPr>
          <w:p w14:paraId="239B6F2A" w14:textId="07961ADD" w:rsidR="009D6987" w:rsidRPr="009D6987" w:rsidRDefault="009D6987" w:rsidP="00FA68FE">
            <w:pPr>
              <w:jc w:val="left"/>
              <w:rPr>
                <w:highlight w:val="yellow"/>
              </w:rPr>
            </w:pPr>
            <w:r w:rsidRPr="009D6987">
              <w:rPr>
                <w:highlight w:val="yellow"/>
              </w:rPr>
              <w:t>Präsentation</w:t>
            </w:r>
          </w:p>
        </w:tc>
        <w:tc>
          <w:tcPr>
            <w:tcW w:w="5748" w:type="dxa"/>
            <w:tcBorders>
              <w:top w:val="single" w:sz="4" w:space="0" w:color="auto"/>
              <w:left w:val="single" w:sz="4" w:space="0" w:color="auto"/>
              <w:bottom w:val="single" w:sz="4" w:space="0" w:color="auto"/>
              <w:right w:val="single" w:sz="4" w:space="0" w:color="auto"/>
            </w:tcBorders>
          </w:tcPr>
          <w:p w14:paraId="1D045110" w14:textId="66F6D185" w:rsidR="009D6987" w:rsidRPr="009D6987" w:rsidRDefault="009D6987" w:rsidP="00FA68FE">
            <w:pPr>
              <w:jc w:val="left"/>
              <w:rPr>
                <w:highlight w:val="yellow"/>
              </w:rPr>
            </w:pPr>
            <w:r w:rsidRPr="009D6987">
              <w:rPr>
                <w:highlight w:val="yellow"/>
              </w:rPr>
              <w:t>Erwähnenswert?</w:t>
            </w:r>
          </w:p>
        </w:tc>
      </w:tr>
      <w:tr w:rsidR="00286C99" w:rsidRPr="00D62916" w14:paraId="6A619275" w14:textId="77777777">
        <w:tc>
          <w:tcPr>
            <w:tcW w:w="8220" w:type="dxa"/>
            <w:gridSpan w:val="2"/>
            <w:tcBorders>
              <w:top w:val="single" w:sz="4" w:space="0" w:color="auto"/>
              <w:left w:val="single" w:sz="4" w:space="0" w:color="auto"/>
              <w:bottom w:val="single" w:sz="4" w:space="0" w:color="auto"/>
              <w:right w:val="single" w:sz="4" w:space="0" w:color="auto"/>
            </w:tcBorders>
          </w:tcPr>
          <w:p w14:paraId="49E17C12" w14:textId="2AC90708" w:rsidR="00286C99" w:rsidRPr="00B23E01" w:rsidRDefault="00286C99" w:rsidP="00FA68FE">
            <w:pPr>
              <w:jc w:val="left"/>
              <w:rPr>
                <w:b/>
              </w:rPr>
            </w:pPr>
            <w:r w:rsidRPr="00B23E01">
              <w:rPr>
                <w:b/>
                <w:szCs w:val="22"/>
              </w:rPr>
              <w:t>Organisatorische Standards</w:t>
            </w:r>
          </w:p>
        </w:tc>
      </w:tr>
      <w:tr w:rsidR="00286C99" w:rsidRPr="00D62916" w14:paraId="48873D7A" w14:textId="77777777" w:rsidTr="000970B6">
        <w:tc>
          <w:tcPr>
            <w:tcW w:w="2472" w:type="dxa"/>
            <w:tcBorders>
              <w:top w:val="single" w:sz="4" w:space="0" w:color="auto"/>
              <w:left w:val="single" w:sz="4" w:space="0" w:color="auto"/>
              <w:bottom w:val="single" w:sz="4" w:space="0" w:color="auto"/>
              <w:right w:val="single" w:sz="4" w:space="0" w:color="auto"/>
            </w:tcBorders>
          </w:tcPr>
          <w:p w14:paraId="3C3C7D21" w14:textId="0F55AC49" w:rsidR="00286C99" w:rsidRPr="00D62916" w:rsidRDefault="00AE0511" w:rsidP="00FA68FE">
            <w:pPr>
              <w:jc w:val="left"/>
            </w:pPr>
            <w:r>
              <w:t>Vorgehensmodell</w:t>
            </w:r>
          </w:p>
        </w:tc>
        <w:tc>
          <w:tcPr>
            <w:tcW w:w="5748" w:type="dxa"/>
            <w:tcBorders>
              <w:top w:val="single" w:sz="4" w:space="0" w:color="auto"/>
              <w:left w:val="single" w:sz="4" w:space="0" w:color="auto"/>
              <w:bottom w:val="single" w:sz="4" w:space="0" w:color="auto"/>
              <w:right w:val="single" w:sz="4" w:space="0" w:color="auto"/>
            </w:tcBorders>
          </w:tcPr>
          <w:p w14:paraId="779920AB" w14:textId="5CE4F666" w:rsidR="00286C99" w:rsidRPr="00D62916" w:rsidRDefault="00AE0511" w:rsidP="00AE0511">
            <w:pPr>
              <w:jc w:val="left"/>
            </w:pPr>
            <w:r>
              <w:t>Die Modellierung der Software wird mit Hilfe von „use case diagram“ in der Modelierungssprache „Unified Modeling Language“ durchgeführt. Zusätzlich wird ein Ein „Entity-Relationship-Modell“</w:t>
            </w:r>
            <w:r w:rsidR="00442194">
              <w:t xml:space="preserve"> (ERM) der zukünfitgen Datenbank erstellt.</w:t>
            </w:r>
            <w:r w:rsidR="00D70F32">
              <w:t xml:space="preserve"> </w:t>
            </w:r>
          </w:p>
        </w:tc>
      </w:tr>
      <w:tr w:rsidR="00442194" w:rsidRPr="00A871CD" w14:paraId="4B49074A" w14:textId="77777777" w:rsidTr="000970B6">
        <w:tc>
          <w:tcPr>
            <w:tcW w:w="2472" w:type="dxa"/>
            <w:tcBorders>
              <w:top w:val="single" w:sz="4" w:space="0" w:color="auto"/>
              <w:left w:val="single" w:sz="4" w:space="0" w:color="auto"/>
              <w:bottom w:val="single" w:sz="4" w:space="0" w:color="auto"/>
              <w:right w:val="single" w:sz="4" w:space="0" w:color="auto"/>
            </w:tcBorders>
          </w:tcPr>
          <w:p w14:paraId="0E5FA584" w14:textId="05A32914" w:rsidR="00442194" w:rsidRPr="00442194" w:rsidRDefault="00442194" w:rsidP="00FA68FE">
            <w:pPr>
              <w:jc w:val="left"/>
              <w:rPr>
                <w:highlight w:val="yellow"/>
              </w:rPr>
            </w:pPr>
            <w:r w:rsidRPr="00442194">
              <w:rPr>
                <w:highlight w:val="yellow"/>
              </w:rPr>
              <w:t xml:space="preserve">Entwicklungswerkzeuge </w:t>
            </w:r>
          </w:p>
        </w:tc>
        <w:tc>
          <w:tcPr>
            <w:tcW w:w="5748" w:type="dxa"/>
            <w:tcBorders>
              <w:top w:val="single" w:sz="4" w:space="0" w:color="auto"/>
              <w:left w:val="single" w:sz="4" w:space="0" w:color="auto"/>
              <w:bottom w:val="single" w:sz="4" w:space="0" w:color="auto"/>
              <w:right w:val="single" w:sz="4" w:space="0" w:color="auto"/>
            </w:tcBorders>
          </w:tcPr>
          <w:p w14:paraId="368B404E" w14:textId="77777777" w:rsidR="00442194" w:rsidRPr="00442194" w:rsidRDefault="00442194" w:rsidP="00442194">
            <w:pPr>
              <w:jc w:val="left"/>
              <w:rPr>
                <w:highlight w:val="yellow"/>
              </w:rPr>
            </w:pPr>
            <w:r w:rsidRPr="00442194">
              <w:rPr>
                <w:highlight w:val="yellow"/>
              </w:rPr>
              <w:t>Vorgaben bezüglich der Entwicklungswerkzeuge</w:t>
            </w:r>
          </w:p>
          <w:p w14:paraId="172ECC80" w14:textId="77777777" w:rsidR="00442194" w:rsidRPr="00442194" w:rsidRDefault="00442194" w:rsidP="00442194">
            <w:pPr>
              <w:jc w:val="left"/>
              <w:rPr>
                <w:highlight w:val="yellow"/>
              </w:rPr>
            </w:pPr>
            <w:r w:rsidRPr="00442194">
              <w:rPr>
                <w:highlight w:val="yellow"/>
              </w:rPr>
              <w:t>(etwa: CASE-Tool, Datenbank, Integrierte</w:t>
            </w:r>
          </w:p>
          <w:p w14:paraId="79680E02" w14:textId="77777777" w:rsidR="00442194" w:rsidRPr="00442194" w:rsidRDefault="00442194" w:rsidP="00442194">
            <w:pPr>
              <w:jc w:val="left"/>
              <w:rPr>
                <w:highlight w:val="yellow"/>
              </w:rPr>
            </w:pPr>
            <w:r w:rsidRPr="00442194">
              <w:rPr>
                <w:highlight w:val="yellow"/>
              </w:rPr>
              <w:t>Entwicklungsumgebung, Kommunikationssoftware,</w:t>
            </w:r>
          </w:p>
          <w:p w14:paraId="661E67D2" w14:textId="77777777" w:rsidR="00442194" w:rsidRDefault="00442194" w:rsidP="00442194">
            <w:pPr>
              <w:jc w:val="left"/>
              <w:rPr>
                <w:highlight w:val="yellow"/>
              </w:rPr>
            </w:pPr>
            <w:r w:rsidRPr="00442194">
              <w:rPr>
                <w:highlight w:val="yellow"/>
              </w:rPr>
              <w:t>Middleware, Transaktionsmonitor).</w:t>
            </w:r>
          </w:p>
          <w:p w14:paraId="3781CA3E" w14:textId="76B8C961" w:rsidR="00DB172F" w:rsidRDefault="00DB172F" w:rsidP="00442194">
            <w:pPr>
              <w:jc w:val="left"/>
              <w:rPr>
                <w:highlight w:val="yellow"/>
              </w:rPr>
            </w:pPr>
            <w:r>
              <w:rPr>
                <w:highlight w:val="yellow"/>
              </w:rPr>
              <w:t>Enterprise Architect</w:t>
            </w:r>
          </w:p>
          <w:p w14:paraId="32836B51" w14:textId="7B0052B3" w:rsidR="00DB172F" w:rsidRPr="008D6094" w:rsidRDefault="00DB172F" w:rsidP="00442194">
            <w:pPr>
              <w:jc w:val="left"/>
              <w:rPr>
                <w:highlight w:val="yellow"/>
                <w:lang w:val="en-GB"/>
              </w:rPr>
            </w:pPr>
            <w:r w:rsidRPr="008D6094">
              <w:rPr>
                <w:highlight w:val="yellow"/>
                <w:lang w:val="en-GB"/>
              </w:rPr>
              <w:t>Eclipse</w:t>
            </w:r>
          </w:p>
          <w:p w14:paraId="446893F1" w14:textId="476E7A36" w:rsidR="00DB172F" w:rsidRPr="008D6094" w:rsidRDefault="00DB172F" w:rsidP="00442194">
            <w:pPr>
              <w:jc w:val="left"/>
              <w:rPr>
                <w:highlight w:val="yellow"/>
                <w:lang w:val="en-GB"/>
              </w:rPr>
            </w:pPr>
            <w:r w:rsidRPr="008D6094">
              <w:rPr>
                <w:highlight w:val="yellow"/>
                <w:lang w:val="en-GB"/>
              </w:rPr>
              <w:t>Dokumentation – Word Online (OneDrive)</w:t>
            </w:r>
          </w:p>
          <w:p w14:paraId="065D7B1F" w14:textId="27EE55D1" w:rsidR="00DB172F" w:rsidRPr="008D6094" w:rsidRDefault="00DB172F" w:rsidP="00442194">
            <w:pPr>
              <w:jc w:val="left"/>
              <w:rPr>
                <w:highlight w:val="yellow"/>
                <w:lang w:val="en-GB"/>
              </w:rPr>
            </w:pPr>
          </w:p>
        </w:tc>
      </w:tr>
      <w:tr w:rsidR="00DB172F" w:rsidRPr="00D62916" w14:paraId="5EA1E0C7" w14:textId="77777777" w:rsidTr="000970B6">
        <w:tc>
          <w:tcPr>
            <w:tcW w:w="2472" w:type="dxa"/>
            <w:tcBorders>
              <w:top w:val="single" w:sz="4" w:space="0" w:color="auto"/>
              <w:left w:val="single" w:sz="4" w:space="0" w:color="auto"/>
              <w:bottom w:val="single" w:sz="4" w:space="0" w:color="auto"/>
              <w:right w:val="single" w:sz="4" w:space="0" w:color="auto"/>
            </w:tcBorders>
          </w:tcPr>
          <w:p w14:paraId="5021235B" w14:textId="1DA65EBA" w:rsidR="00DB172F" w:rsidRPr="00DB172F" w:rsidRDefault="00DB172F" w:rsidP="00DB172F">
            <w:pPr>
              <w:jc w:val="left"/>
            </w:pPr>
            <w:r w:rsidRPr="00DB172F">
              <w:t>Abnahme- und Freigabeprozesse</w:t>
            </w:r>
          </w:p>
        </w:tc>
        <w:tc>
          <w:tcPr>
            <w:tcW w:w="5748" w:type="dxa"/>
            <w:tcBorders>
              <w:top w:val="single" w:sz="4" w:space="0" w:color="auto"/>
              <w:left w:val="single" w:sz="4" w:space="0" w:color="auto"/>
              <w:bottom w:val="single" w:sz="4" w:space="0" w:color="auto"/>
              <w:right w:val="single" w:sz="4" w:space="0" w:color="auto"/>
            </w:tcBorders>
          </w:tcPr>
          <w:p w14:paraId="22562A4F" w14:textId="2C80D955" w:rsidR="00DB172F" w:rsidRPr="00442194" w:rsidRDefault="00DB172F" w:rsidP="00442194">
            <w:pPr>
              <w:jc w:val="left"/>
              <w:rPr>
                <w:highlight w:val="yellow"/>
              </w:rPr>
            </w:pPr>
            <w:r>
              <w:rPr>
                <w:highlight w:val="yellow"/>
              </w:rPr>
              <w:t>Mittwoch meeting?</w:t>
            </w:r>
          </w:p>
        </w:tc>
      </w:tr>
      <w:tr w:rsidR="009D6987" w:rsidRPr="00D62916" w14:paraId="45B63829" w14:textId="77777777" w:rsidTr="000970B6">
        <w:tc>
          <w:tcPr>
            <w:tcW w:w="2472" w:type="dxa"/>
            <w:tcBorders>
              <w:top w:val="single" w:sz="4" w:space="0" w:color="auto"/>
              <w:left w:val="single" w:sz="4" w:space="0" w:color="auto"/>
              <w:bottom w:val="single" w:sz="4" w:space="0" w:color="auto"/>
              <w:right w:val="single" w:sz="4" w:space="0" w:color="auto"/>
            </w:tcBorders>
          </w:tcPr>
          <w:p w14:paraId="56168DC8" w14:textId="39EBFF4D" w:rsidR="009D6987" w:rsidRPr="00442194" w:rsidRDefault="009D6987" w:rsidP="00FA68FE">
            <w:pPr>
              <w:jc w:val="left"/>
              <w:rPr>
                <w:highlight w:val="yellow"/>
              </w:rPr>
            </w:pPr>
            <w:r>
              <w:rPr>
                <w:highlight w:val="yellow"/>
              </w:rPr>
              <w:t>Mockup</w:t>
            </w:r>
          </w:p>
        </w:tc>
        <w:tc>
          <w:tcPr>
            <w:tcW w:w="5748" w:type="dxa"/>
            <w:tcBorders>
              <w:top w:val="single" w:sz="4" w:space="0" w:color="auto"/>
              <w:left w:val="single" w:sz="4" w:space="0" w:color="auto"/>
              <w:bottom w:val="single" w:sz="4" w:space="0" w:color="auto"/>
              <w:right w:val="single" w:sz="4" w:space="0" w:color="auto"/>
            </w:tcBorders>
          </w:tcPr>
          <w:p w14:paraId="3A4A0BDF" w14:textId="77777777" w:rsidR="009D6987" w:rsidRPr="00442194" w:rsidRDefault="009D6987" w:rsidP="00442194">
            <w:pPr>
              <w:jc w:val="left"/>
              <w:rPr>
                <w:highlight w:val="yellow"/>
              </w:rPr>
            </w:pPr>
          </w:p>
        </w:tc>
      </w:tr>
      <w:tr w:rsidR="00442194" w:rsidRPr="00D62916" w14:paraId="2EA74A3A" w14:textId="77777777" w:rsidTr="000970B6">
        <w:tc>
          <w:tcPr>
            <w:tcW w:w="2472" w:type="dxa"/>
            <w:tcBorders>
              <w:top w:val="single" w:sz="4" w:space="0" w:color="auto"/>
              <w:left w:val="single" w:sz="4" w:space="0" w:color="auto"/>
              <w:bottom w:val="single" w:sz="4" w:space="0" w:color="auto"/>
              <w:right w:val="single" w:sz="4" w:space="0" w:color="auto"/>
            </w:tcBorders>
          </w:tcPr>
          <w:p w14:paraId="757FB253" w14:textId="77777777" w:rsidR="00442194" w:rsidRDefault="00442194" w:rsidP="00442194">
            <w:pPr>
              <w:jc w:val="left"/>
            </w:pPr>
            <w:r>
              <w:t>Konfigurations- und</w:t>
            </w:r>
          </w:p>
          <w:p w14:paraId="4E793B4C" w14:textId="3EE908AC" w:rsidR="00442194" w:rsidRPr="00442194" w:rsidRDefault="00442194" w:rsidP="00442194">
            <w:pPr>
              <w:jc w:val="left"/>
              <w:rPr>
                <w:highlight w:val="yellow"/>
              </w:rPr>
            </w:pPr>
            <w:r>
              <w:t>Versionsverwaltung</w:t>
            </w:r>
          </w:p>
        </w:tc>
        <w:tc>
          <w:tcPr>
            <w:tcW w:w="5748" w:type="dxa"/>
            <w:tcBorders>
              <w:top w:val="single" w:sz="4" w:space="0" w:color="auto"/>
              <w:left w:val="single" w:sz="4" w:space="0" w:color="auto"/>
              <w:bottom w:val="single" w:sz="4" w:space="0" w:color="auto"/>
              <w:right w:val="single" w:sz="4" w:space="0" w:color="auto"/>
            </w:tcBorders>
          </w:tcPr>
          <w:p w14:paraId="1BE4AC00" w14:textId="3EE47130" w:rsidR="00442194" w:rsidRPr="00442194" w:rsidRDefault="009D6987" w:rsidP="009D6987">
            <w:pPr>
              <w:jc w:val="left"/>
              <w:rPr>
                <w:highlight w:val="yellow"/>
              </w:rPr>
            </w:pPr>
            <w:r>
              <w:t xml:space="preserve">Das ganze Projekt wird als „public repositorie“ von „GitHub“ gehostet womit direkt auch „Git“ für die Versionsverwaltung zum Einsatz kommt. </w:t>
            </w:r>
          </w:p>
        </w:tc>
      </w:tr>
      <w:tr w:rsidR="00442194" w:rsidRPr="00D62916" w14:paraId="30EFF44B" w14:textId="77777777" w:rsidTr="000970B6">
        <w:tc>
          <w:tcPr>
            <w:tcW w:w="2472" w:type="dxa"/>
            <w:tcBorders>
              <w:top w:val="single" w:sz="4" w:space="0" w:color="auto"/>
              <w:left w:val="single" w:sz="4" w:space="0" w:color="auto"/>
              <w:bottom w:val="single" w:sz="4" w:space="0" w:color="auto"/>
              <w:right w:val="single" w:sz="4" w:space="0" w:color="auto"/>
            </w:tcBorders>
          </w:tcPr>
          <w:p w14:paraId="350EC7A6" w14:textId="77777777" w:rsidR="00442194" w:rsidRDefault="00442194" w:rsidP="00442194">
            <w:pPr>
              <w:jc w:val="left"/>
            </w:pPr>
            <w:r>
              <w:t>Testwerkzeuge und</w:t>
            </w:r>
          </w:p>
          <w:p w14:paraId="3C8CA996" w14:textId="46372761" w:rsidR="00442194" w:rsidRPr="00442194" w:rsidRDefault="00442194" w:rsidP="00442194">
            <w:pPr>
              <w:jc w:val="left"/>
            </w:pPr>
            <w:r>
              <w:t>prozesse</w:t>
            </w:r>
          </w:p>
        </w:tc>
        <w:tc>
          <w:tcPr>
            <w:tcW w:w="5748" w:type="dxa"/>
            <w:tcBorders>
              <w:top w:val="single" w:sz="4" w:space="0" w:color="auto"/>
              <w:left w:val="single" w:sz="4" w:space="0" w:color="auto"/>
              <w:bottom w:val="single" w:sz="4" w:space="0" w:color="auto"/>
              <w:right w:val="single" w:sz="4" w:space="0" w:color="auto"/>
            </w:tcBorders>
          </w:tcPr>
          <w:p w14:paraId="7B52C22B" w14:textId="3634C87D" w:rsidR="00442194" w:rsidRDefault="00442194" w:rsidP="00442194">
            <w:pPr>
              <w:jc w:val="left"/>
              <w:rPr>
                <w:highlight w:val="yellow"/>
              </w:rPr>
            </w:pPr>
            <w:r>
              <w:rPr>
                <w:highlight w:val="yellow"/>
              </w:rPr>
              <w:t>Vorgaben?</w:t>
            </w:r>
            <w:r w:rsidR="009D6987">
              <w:rPr>
                <w:highlight w:val="yellow"/>
              </w:rPr>
              <w:t xml:space="preserve"> Junit?</w:t>
            </w:r>
          </w:p>
        </w:tc>
      </w:tr>
      <w:tr w:rsidR="00286C99" w:rsidRPr="00D62916" w14:paraId="60FF7D11" w14:textId="77777777">
        <w:tc>
          <w:tcPr>
            <w:tcW w:w="8220" w:type="dxa"/>
            <w:gridSpan w:val="2"/>
            <w:tcBorders>
              <w:top w:val="single" w:sz="4" w:space="0" w:color="auto"/>
              <w:left w:val="single" w:sz="4" w:space="0" w:color="auto"/>
              <w:bottom w:val="single" w:sz="4" w:space="0" w:color="auto"/>
              <w:right w:val="single" w:sz="4" w:space="0" w:color="auto"/>
            </w:tcBorders>
          </w:tcPr>
          <w:p w14:paraId="074E46D1" w14:textId="77777777" w:rsidR="00286C99" w:rsidRPr="00B23E01" w:rsidRDefault="00286C99" w:rsidP="00FA68FE">
            <w:pPr>
              <w:jc w:val="left"/>
              <w:rPr>
                <w:b/>
              </w:rPr>
            </w:pPr>
            <w:r w:rsidRPr="00B23E01">
              <w:rPr>
                <w:b/>
                <w:szCs w:val="22"/>
              </w:rPr>
              <w:t>Juristische Faktoren</w:t>
            </w:r>
          </w:p>
        </w:tc>
      </w:tr>
      <w:tr w:rsidR="00286C99" w:rsidRPr="00D62916" w14:paraId="68AC5EC4" w14:textId="77777777" w:rsidTr="000970B6">
        <w:tc>
          <w:tcPr>
            <w:tcW w:w="2472" w:type="dxa"/>
            <w:tcBorders>
              <w:top w:val="single" w:sz="4" w:space="0" w:color="auto"/>
              <w:left w:val="single" w:sz="4" w:space="0" w:color="auto"/>
              <w:bottom w:val="single" w:sz="4" w:space="0" w:color="auto"/>
              <w:right w:val="single" w:sz="4" w:space="0" w:color="auto"/>
            </w:tcBorders>
          </w:tcPr>
          <w:p w14:paraId="446DD768" w14:textId="155400ED" w:rsidR="00286C99" w:rsidRPr="00D62916" w:rsidRDefault="00AE0511" w:rsidP="00FA68FE">
            <w:pPr>
              <w:jc w:val="left"/>
            </w:pPr>
            <w:r>
              <w:t>Datenschutz</w:t>
            </w:r>
          </w:p>
        </w:tc>
        <w:tc>
          <w:tcPr>
            <w:tcW w:w="5748" w:type="dxa"/>
            <w:tcBorders>
              <w:top w:val="single" w:sz="4" w:space="0" w:color="auto"/>
              <w:left w:val="single" w:sz="4" w:space="0" w:color="auto"/>
              <w:bottom w:val="single" w:sz="4" w:space="0" w:color="auto"/>
              <w:right w:val="single" w:sz="4" w:space="0" w:color="auto"/>
            </w:tcBorders>
          </w:tcPr>
          <w:p w14:paraId="44ED8FA4" w14:textId="730E7EB8" w:rsidR="00286C99" w:rsidRPr="00D62916" w:rsidRDefault="00AE0511" w:rsidP="00FA68FE">
            <w:pPr>
              <w:jc w:val="left"/>
            </w:pPr>
            <w:r>
              <w:t>Das System kann 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9" w:name="OLE_LINK155"/>
      <w:bookmarkStart w:id="40" w:name="OLE_LINK156"/>
      <w:bookmarkEnd w:id="37"/>
      <w:bookmarkEnd w:id="38"/>
      <w:r w:rsidRPr="00D62916">
        <w:rPr>
          <w:rFonts w:cs="Arial"/>
          <w:sz w:val="20"/>
        </w:rPr>
        <w:t> </w:t>
      </w:r>
    </w:p>
    <w:p w14:paraId="39F19006" w14:textId="2127A66D" w:rsidR="00286C99" w:rsidRDefault="00286C99" w:rsidP="00112EDC">
      <w:pPr>
        <w:pStyle w:val="berschrift2"/>
      </w:pPr>
      <w:bookmarkStart w:id="41" w:name="_Toc22396697"/>
      <w:bookmarkStart w:id="42" w:name="_Toc161293430"/>
      <w:bookmarkStart w:id="43" w:name="_Toc418769926"/>
      <w:bookmarkEnd w:id="39"/>
      <w:bookmarkEnd w:id="40"/>
      <w:r w:rsidRPr="00D62916">
        <w:t>Konventionen</w:t>
      </w:r>
      <w:bookmarkEnd w:id="41"/>
      <w:bookmarkEnd w:id="42"/>
      <w:bookmarkEnd w:id="43"/>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4E7C5F" w:rsidRPr="00D62916" w14:paraId="4E2A9436" w14:textId="77777777" w:rsidTr="00054321">
        <w:tc>
          <w:tcPr>
            <w:tcW w:w="8220" w:type="dxa"/>
            <w:gridSpan w:val="2"/>
            <w:tcBorders>
              <w:top w:val="single" w:sz="4" w:space="0" w:color="auto"/>
              <w:left w:val="single" w:sz="4" w:space="0" w:color="auto"/>
              <w:bottom w:val="single" w:sz="4" w:space="0" w:color="auto"/>
              <w:right w:val="single" w:sz="4" w:space="0" w:color="auto"/>
            </w:tcBorders>
          </w:tcPr>
          <w:p w14:paraId="36B4B904" w14:textId="4FEA2B73" w:rsidR="004E7C5F" w:rsidRPr="004E7C5F" w:rsidRDefault="004E7C5F" w:rsidP="004E7C5F">
            <w:pPr>
              <w:jc w:val="left"/>
              <w:rPr>
                <w:b/>
              </w:rPr>
            </w:pPr>
            <w:bookmarkStart w:id="44" w:name="_Toc22396698"/>
            <w:bookmarkStart w:id="45" w:name="_Toc161293431"/>
            <w:r w:rsidRPr="004E7C5F">
              <w:rPr>
                <w:b/>
              </w:rPr>
              <w:t>Konventionen</w:t>
            </w:r>
          </w:p>
        </w:tc>
      </w:tr>
      <w:tr w:rsidR="004E7C5F" w:rsidRPr="00D62916" w14:paraId="766A26B8" w14:textId="77777777" w:rsidTr="00054321">
        <w:tc>
          <w:tcPr>
            <w:tcW w:w="2472" w:type="dxa"/>
            <w:tcBorders>
              <w:top w:val="single" w:sz="4" w:space="0" w:color="auto"/>
              <w:left w:val="single" w:sz="4" w:space="0" w:color="auto"/>
              <w:bottom w:val="single" w:sz="4" w:space="0" w:color="auto"/>
              <w:right w:val="single" w:sz="4" w:space="0" w:color="auto"/>
            </w:tcBorders>
          </w:tcPr>
          <w:p w14:paraId="5284B994" w14:textId="2CB9287F" w:rsidR="004E7C5F" w:rsidRPr="00D62916" w:rsidRDefault="004E7C5F" w:rsidP="00054321">
            <w:pPr>
              <w:jc w:val="left"/>
            </w:pPr>
            <w:r>
              <w:t xml:space="preserve"> Architekturdokumentation</w:t>
            </w:r>
          </w:p>
        </w:tc>
        <w:tc>
          <w:tcPr>
            <w:tcW w:w="5748" w:type="dxa"/>
            <w:tcBorders>
              <w:top w:val="single" w:sz="4" w:space="0" w:color="auto"/>
              <w:left w:val="single" w:sz="4" w:space="0" w:color="auto"/>
              <w:bottom w:val="single" w:sz="4" w:space="0" w:color="auto"/>
              <w:right w:val="single" w:sz="4" w:space="0" w:color="auto"/>
            </w:tcBorders>
          </w:tcPr>
          <w:p w14:paraId="48D03410" w14:textId="0492E98C" w:rsidR="004E7C5F" w:rsidRPr="00D62916" w:rsidRDefault="004E7C5F" w:rsidP="00054321">
            <w:pPr>
              <w:jc w:val="left"/>
            </w:pPr>
            <w:r>
              <w:t>Dokumentierung des ganzen Softwareprozesses unter Benützung des arc42-Template</w:t>
            </w:r>
            <w:r w:rsidR="00B23E01">
              <w:t>-v60.</w:t>
            </w:r>
          </w:p>
        </w:tc>
      </w:tr>
      <w:tr w:rsidR="004E7C5F" w:rsidRPr="00D62916" w14:paraId="2DFCA1FA" w14:textId="77777777" w:rsidTr="00054321">
        <w:tc>
          <w:tcPr>
            <w:tcW w:w="2472" w:type="dxa"/>
            <w:tcBorders>
              <w:top w:val="single" w:sz="4" w:space="0" w:color="auto"/>
              <w:left w:val="single" w:sz="4" w:space="0" w:color="auto"/>
              <w:bottom w:val="single" w:sz="4" w:space="0" w:color="auto"/>
              <w:right w:val="single" w:sz="4" w:space="0" w:color="auto"/>
            </w:tcBorders>
          </w:tcPr>
          <w:p w14:paraId="4FFB1E0C" w14:textId="000A2D8E" w:rsidR="004E7C5F" w:rsidRPr="00D62916" w:rsidRDefault="00B23E01" w:rsidP="00054321">
            <w:pPr>
              <w:jc w:val="left"/>
            </w:pPr>
            <w:r>
              <w:t>Implementierungsrichtlinien</w:t>
            </w:r>
          </w:p>
        </w:tc>
        <w:tc>
          <w:tcPr>
            <w:tcW w:w="5748" w:type="dxa"/>
            <w:tcBorders>
              <w:top w:val="single" w:sz="4" w:space="0" w:color="auto"/>
              <w:left w:val="single" w:sz="4" w:space="0" w:color="auto"/>
              <w:bottom w:val="single" w:sz="4" w:space="0" w:color="auto"/>
              <w:right w:val="single" w:sz="4" w:space="0" w:color="auto"/>
            </w:tcBorders>
          </w:tcPr>
          <w:p w14:paraId="6FBC830E" w14:textId="7DAA7ED4" w:rsidR="004E7C5F" w:rsidRPr="00D62916" w:rsidRDefault="00B23E01" w:rsidP="00054321">
            <w:pPr>
              <w:jc w:val="left"/>
            </w:pPr>
            <w:r>
              <w:t xml:space="preserve">Sich an die Grundlegenden Java Coding Conventions von Oracle halten. </w:t>
            </w:r>
          </w:p>
        </w:tc>
      </w:tr>
    </w:tbl>
    <w:p w14:paraId="032EFB31" w14:textId="77777777" w:rsidR="00286C99" w:rsidRPr="00D62916" w:rsidRDefault="00286C99" w:rsidP="00286C99">
      <w:pPr>
        <w:pStyle w:val="berschrift1"/>
      </w:pPr>
      <w:bookmarkStart w:id="46" w:name="_Toc418769927"/>
      <w:r w:rsidRPr="00D62916">
        <w:t>Kontext</w:t>
      </w:r>
      <w:bookmarkEnd w:id="44"/>
      <w:r w:rsidRPr="00D62916">
        <w:t>abgrenzung</w:t>
      </w:r>
      <w:bookmarkEnd w:id="45"/>
      <w:bookmarkEnd w:id="46"/>
    </w:p>
    <w:p w14:paraId="1FC4995D" w14:textId="77777777" w:rsidR="00112EDC" w:rsidRDefault="00112EDC" w:rsidP="00286C99">
      <w:pPr>
        <w:spacing w:before="56" w:after="113"/>
        <w:ind w:left="-5"/>
        <w:rPr>
          <w:rFonts w:cs="Arial"/>
          <w:sz w:val="20"/>
        </w:rPr>
      </w:pPr>
      <w:bookmarkStart w:id="47" w:name="OLE_LINK61"/>
      <w:bookmarkStart w:id="48" w:name="OLE_LINK62"/>
      <w:bookmarkStart w:id="49" w:name="OLE_LINK15"/>
      <w:bookmarkStart w:id="50" w:name="OLE_LINK16"/>
    </w:p>
    <w:tbl>
      <w:tblPr>
        <w:tblStyle w:val="Gitternetztabelle4Akzent2"/>
        <w:tblW w:w="0" w:type="auto"/>
        <w:tblLook w:val="04A0" w:firstRow="1" w:lastRow="0" w:firstColumn="1" w:lastColumn="0" w:noHBand="0" w:noVBand="1"/>
      </w:tblPr>
      <w:tblGrid>
        <w:gridCol w:w="3018"/>
        <w:gridCol w:w="3019"/>
        <w:gridCol w:w="3019"/>
      </w:tblGrid>
      <w:tr w:rsidR="004C072E" w:rsidRPr="00165318" w14:paraId="3A510AA3" w14:textId="77777777" w:rsidTr="00A87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bookmarkEnd w:id="47"/>
          <w:bookmarkEnd w:id="48"/>
          <w:bookmarkEnd w:id="49"/>
          <w:bookmarkEnd w:id="50"/>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3019"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3019"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A87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3019"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3019"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A871CD">
        <w:tc>
          <w:tcPr>
            <w:cnfStyle w:val="001000000000" w:firstRow="0" w:lastRow="0" w:firstColumn="1" w:lastColumn="0" w:oddVBand="0" w:evenVBand="0" w:oddHBand="0" w:evenHBand="0" w:firstRowFirstColumn="0" w:firstRowLastColumn="0" w:lastRowFirstColumn="0" w:lastRowLastColumn="0"/>
            <w:tcW w:w="3018"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3019"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3019"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berschrift2"/>
      </w:pPr>
      <w:bookmarkStart w:id="51" w:name="_Toc22396699"/>
      <w:bookmarkStart w:id="52" w:name="_Toc161293432"/>
      <w:bookmarkStart w:id="53" w:name="_Toc418769928"/>
      <w:r w:rsidRPr="00D62916">
        <w:t>Fachlicher Kontext</w:t>
      </w:r>
      <w:bookmarkEnd w:id="51"/>
      <w:bookmarkEnd w:id="52"/>
      <w:bookmarkEnd w:id="53"/>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5.6pt" o:ole="">
            <v:imagedata r:id="rId12" o:title=""/>
          </v:shape>
          <o:OLEObject Type="Embed" ProgID="Visio.Drawing.15" ShapeID="_x0000_i1025" DrawAspect="Content" ObjectID="_1493156105" r:id="rId13"/>
        </w:object>
      </w:r>
    </w:p>
    <w:p w14:paraId="3A14F7A4" w14:textId="61FD0F7E" w:rsidR="00E864AB" w:rsidRPr="00D62916" w:rsidRDefault="00E864AB" w:rsidP="00E864AB">
      <w:pPr>
        <w:pStyle w:val="berschrift1"/>
      </w:pPr>
      <w:bookmarkStart w:id="54" w:name="_Toc418769931"/>
      <w:r>
        <w:t>Lösungsstrategie</w:t>
      </w:r>
      <w:bookmarkEnd w:id="54"/>
    </w:p>
    <w:p w14:paraId="2C440D40" w14:textId="418BB24B" w:rsidR="009454DF" w:rsidRDefault="00A62462" w:rsidP="00E864AB">
      <w:pPr>
        <w:rPr>
          <w:lang w:val="de-CH"/>
        </w:rPr>
      </w:pPr>
      <w:bookmarkStart w:id="55" w:name="OLE_LINK67"/>
      <w:bookmarkStart w:id="56"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berschrift1"/>
      </w:pPr>
      <w:bookmarkStart w:id="57" w:name="_Toc161293445"/>
      <w:bookmarkStart w:id="58" w:name="_Toc418769932"/>
      <w:bookmarkEnd w:id="55"/>
      <w:bookmarkEnd w:id="56"/>
      <w:r w:rsidRPr="00D62916">
        <w:t>Bausteinsicht</w:t>
      </w:r>
      <w:bookmarkEnd w:id="57"/>
      <w:bookmarkEnd w:id="58"/>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59" w:name="_Toc161293446"/>
      <w:bookmarkStart w:id="60" w:name="_Toc418769933"/>
      <w:bookmarkStart w:id="61" w:name="OLE_LINK53"/>
      <w:bookmarkStart w:id="62" w:name="OLE_LINK54"/>
      <w:r w:rsidRPr="00D62916">
        <w:t>Ebene 1</w:t>
      </w:r>
      <w:bookmarkEnd w:id="59"/>
      <w:bookmarkEnd w:id="60"/>
    </w:p>
    <w:bookmarkEnd w:id="61"/>
    <w:bookmarkEnd w:id="62"/>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63" w:name="_Toc161293447"/>
      <w:bookmarkStart w:id="64" w:name="_Toc418769934"/>
      <w:r w:rsidRPr="00D62916">
        <w:t>Ebene 2</w:t>
      </w:r>
      <w:bookmarkEnd w:id="63"/>
      <w:bookmarkEnd w:id="64"/>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65" w:name="_Toc161293448"/>
      <w:bookmarkStart w:id="66" w:name="_Toc418769935"/>
      <w:r w:rsidRPr="00D62916">
        <w:t>Ebene 3</w:t>
      </w:r>
      <w:bookmarkEnd w:id="65"/>
      <w:bookmarkEnd w:id="66"/>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67" w:name="_Toc161293449"/>
      <w:bookmarkStart w:id="68" w:name="_Toc418769936"/>
      <w:r w:rsidRPr="00D62916">
        <w:t>Laufzeitsicht</w:t>
      </w:r>
      <w:bookmarkEnd w:id="67"/>
      <w:bookmarkEnd w:id="68"/>
    </w:p>
    <w:p w14:paraId="2B602AAB" w14:textId="77777777" w:rsidR="00112EDC" w:rsidRPr="00112EDC" w:rsidRDefault="00112EDC" w:rsidP="00112EDC"/>
    <w:p w14:paraId="3FEA137F" w14:textId="77777777" w:rsidR="00E864AB" w:rsidRPr="00D62916" w:rsidRDefault="00E864AB" w:rsidP="00E864AB">
      <w:pPr>
        <w:pStyle w:val="berschrift2"/>
      </w:pPr>
      <w:bookmarkStart w:id="69" w:name="_Toc161293450"/>
      <w:bookmarkStart w:id="70" w:name="_Toc418769937"/>
      <w:r w:rsidRPr="00D62916">
        <w:t>Laufzeitszenario 1</w:t>
      </w:r>
      <w:bookmarkEnd w:id="69"/>
      <w:bookmarkEnd w:id="70"/>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71" w:name="_Toc161293451"/>
      <w:bookmarkStart w:id="72" w:name="_Toc418769938"/>
      <w:r w:rsidRPr="00D62916">
        <w:t>Laufzeitszenario 2</w:t>
      </w:r>
      <w:bookmarkEnd w:id="71"/>
      <w:bookmarkEnd w:id="72"/>
    </w:p>
    <w:p w14:paraId="008FDC21" w14:textId="77777777" w:rsidR="00112EDC" w:rsidRPr="00112EDC" w:rsidRDefault="00112EDC" w:rsidP="00112EDC"/>
    <w:p w14:paraId="6D1A47EA" w14:textId="77777777" w:rsidR="00E864AB" w:rsidRPr="00D62916" w:rsidRDefault="00E864AB" w:rsidP="00E864AB">
      <w:pPr>
        <w:pStyle w:val="berschrift2"/>
      </w:pPr>
      <w:bookmarkStart w:id="73" w:name="_Toc161293452"/>
      <w:bookmarkStart w:id="74" w:name="_Toc418769939"/>
      <w:r w:rsidRPr="00D62916">
        <w:t>...</w:t>
      </w:r>
      <w:bookmarkEnd w:id="73"/>
      <w:bookmarkEnd w:id="74"/>
    </w:p>
    <w:p w14:paraId="2445C941" w14:textId="77777777" w:rsidR="00E864AB" w:rsidRPr="00D62916" w:rsidRDefault="00E864AB" w:rsidP="00E864AB"/>
    <w:p w14:paraId="24469629" w14:textId="77777777" w:rsidR="00E864AB" w:rsidRPr="00D62916" w:rsidRDefault="00E864AB" w:rsidP="00E864AB">
      <w:pPr>
        <w:pStyle w:val="berschrift2"/>
      </w:pPr>
      <w:bookmarkStart w:id="75" w:name="_Toc161293453"/>
      <w:bookmarkStart w:id="76" w:name="_Toc418769940"/>
      <w:r w:rsidRPr="00D62916">
        <w:t>Laufzeitszenario n</w:t>
      </w:r>
      <w:bookmarkEnd w:id="75"/>
      <w:bookmarkEnd w:id="76"/>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77" w:name="_Toc161293454"/>
      <w:bookmarkStart w:id="78" w:name="_Toc418769941"/>
      <w:r w:rsidRPr="00D62916">
        <w:t>Verteilungssicht</w:t>
      </w:r>
      <w:bookmarkEnd w:id="77"/>
      <w:bookmarkEnd w:id="78"/>
    </w:p>
    <w:p w14:paraId="3B310DA6" w14:textId="77777777" w:rsidR="00112EDC" w:rsidRPr="00112EDC" w:rsidRDefault="00112EDC" w:rsidP="00112EDC"/>
    <w:p w14:paraId="004F3696" w14:textId="77777777" w:rsidR="00E864AB" w:rsidRPr="00D62916" w:rsidRDefault="00E864AB" w:rsidP="00E864AB">
      <w:pPr>
        <w:pStyle w:val="berschrift2"/>
      </w:pPr>
      <w:bookmarkStart w:id="79" w:name="_Toc161293455"/>
      <w:bookmarkStart w:id="80" w:name="_Toc418769942"/>
      <w:r w:rsidRPr="00D62916">
        <w:t>Infrastruktur Ebene 1</w:t>
      </w:r>
      <w:bookmarkEnd w:id="79"/>
      <w:bookmarkEnd w:id="80"/>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7412E2B" w14:textId="139E5C67" w:rsidR="00E864AB" w:rsidRDefault="00E864AB" w:rsidP="008D6094">
      <w:pPr>
        <w:pStyle w:val="berschrift2"/>
      </w:pPr>
      <w:bookmarkStart w:id="81" w:name="_Toc161293456"/>
      <w:bookmarkStart w:id="82" w:name="_Toc418769943"/>
      <w:r w:rsidRPr="00D62916">
        <w:t>Infrastruktur Ebene 2</w:t>
      </w:r>
      <w:bookmarkStart w:id="83" w:name="_Toc161293457"/>
      <w:bookmarkStart w:id="84" w:name="_Toc414275095"/>
      <w:bookmarkEnd w:id="81"/>
      <w:bookmarkEnd w:id="82"/>
      <w:del w:id="85" w:author="Gernot Starke" w:date="2012-01-14T10:01:00Z">
        <w:r w:rsidRPr="00D62916" w:rsidDel="007E7731">
          <w:delText>Typische Muster, Strukturen und Abläuf</w:delText>
        </w:r>
      </w:del>
      <w:bookmarkEnd w:id="83"/>
      <w:bookmarkEnd w:id="84"/>
    </w:p>
    <w:p w14:paraId="5E834E50" w14:textId="77777777" w:rsidR="00112EDC" w:rsidRPr="00112EDC" w:rsidDel="007E7731" w:rsidRDefault="00112EDC" w:rsidP="00112EDC">
      <w:pPr>
        <w:rPr>
          <w:del w:id="86" w:author="Gernot Starke" w:date="2012-01-14T10:01:00Z"/>
        </w:rPr>
      </w:pPr>
      <w:bookmarkStart w:id="87" w:name="_Toc414449778"/>
      <w:bookmarkStart w:id="88" w:name="_Toc414449852"/>
      <w:bookmarkStart w:id="89" w:name="_Toc418760978"/>
      <w:bookmarkStart w:id="90" w:name="_Toc418769944"/>
      <w:bookmarkEnd w:id="87"/>
      <w:bookmarkEnd w:id="88"/>
      <w:bookmarkEnd w:id="89"/>
      <w:bookmarkEnd w:id="90"/>
    </w:p>
    <w:p w14:paraId="57A0955A" w14:textId="69D94029" w:rsidR="00E864AB" w:rsidRPr="00D62916" w:rsidDel="007E7731" w:rsidRDefault="00E864AB" w:rsidP="00E864AB">
      <w:pPr>
        <w:pStyle w:val="berschrift2"/>
        <w:rPr>
          <w:del w:id="91" w:author="Gernot Starke" w:date="2012-01-14T10:01:00Z"/>
        </w:rPr>
      </w:pPr>
      <w:bookmarkStart w:id="92" w:name="_Toc161293458"/>
      <w:bookmarkStart w:id="93" w:name="_Toc414275096"/>
      <w:bookmarkStart w:id="94" w:name="_Toc414276376"/>
      <w:del w:id="95" w:author="Gernot Starke" w:date="2012-01-14T10:01:00Z">
        <w:r w:rsidRPr="00D62916" w:rsidDel="007E7731">
          <w:delText>Typische Muster und Strukturen</w:delText>
        </w:r>
        <w:bookmarkStart w:id="96" w:name="_Toc414449779"/>
        <w:bookmarkStart w:id="97" w:name="_Toc414449853"/>
        <w:bookmarkStart w:id="98" w:name="_Toc418760979"/>
        <w:bookmarkStart w:id="99" w:name="_Toc418769945"/>
        <w:bookmarkEnd w:id="92"/>
        <w:bookmarkEnd w:id="93"/>
        <w:bookmarkEnd w:id="94"/>
        <w:bookmarkEnd w:id="96"/>
        <w:bookmarkEnd w:id="97"/>
        <w:bookmarkEnd w:id="98"/>
        <w:bookmarkEnd w:id="99"/>
      </w:del>
    </w:p>
    <w:p w14:paraId="665268FC" w14:textId="05B87FE4" w:rsidR="00E864AB" w:rsidRPr="00D62916" w:rsidDel="007E7731" w:rsidRDefault="00E864AB" w:rsidP="00E864AB">
      <w:pPr>
        <w:spacing w:before="56" w:after="113"/>
        <w:rPr>
          <w:del w:id="100" w:author="Gernot Starke" w:date="2012-01-14T10:01:00Z"/>
          <w:rFonts w:cs="Arial"/>
          <w:sz w:val="20"/>
        </w:rPr>
      </w:pPr>
      <w:bookmarkStart w:id="101" w:name="_Toc414449780"/>
      <w:bookmarkStart w:id="102" w:name="_Toc414449854"/>
      <w:bookmarkStart w:id="103" w:name="_Toc418760980"/>
      <w:bookmarkStart w:id="104" w:name="_Toc418769946"/>
      <w:bookmarkEnd w:id="101"/>
      <w:bookmarkEnd w:id="102"/>
      <w:bookmarkEnd w:id="103"/>
      <w:bookmarkEnd w:id="104"/>
    </w:p>
    <w:p w14:paraId="029287B5" w14:textId="120F01FB" w:rsidR="00E864AB" w:rsidRPr="00D62916" w:rsidDel="007E7731" w:rsidRDefault="00E864AB" w:rsidP="00E864AB">
      <w:pPr>
        <w:pStyle w:val="berschrift2"/>
        <w:rPr>
          <w:del w:id="105" w:author="Gernot Starke" w:date="2012-01-14T10:01:00Z"/>
        </w:rPr>
      </w:pPr>
      <w:bookmarkStart w:id="106" w:name="_Toc161293459"/>
      <w:bookmarkStart w:id="107" w:name="_Toc414275097"/>
      <w:bookmarkStart w:id="108" w:name="_Toc414276377"/>
      <w:del w:id="109" w:author="Gernot Starke" w:date="2012-01-14T10:01:00Z">
        <w:r w:rsidRPr="00D62916" w:rsidDel="007E7731">
          <w:delText>Typische Abläufe</w:delText>
        </w:r>
        <w:bookmarkStart w:id="110" w:name="_Toc414449781"/>
        <w:bookmarkStart w:id="111" w:name="_Toc414449855"/>
        <w:bookmarkStart w:id="112" w:name="_Toc418760981"/>
        <w:bookmarkStart w:id="113" w:name="_Toc418769947"/>
        <w:bookmarkEnd w:id="106"/>
        <w:bookmarkEnd w:id="107"/>
        <w:bookmarkEnd w:id="108"/>
        <w:bookmarkEnd w:id="110"/>
        <w:bookmarkEnd w:id="111"/>
        <w:bookmarkEnd w:id="112"/>
        <w:bookmarkEnd w:id="113"/>
      </w:del>
    </w:p>
    <w:p w14:paraId="4D76B088" w14:textId="64CBBDD8" w:rsidR="00E864AB" w:rsidRPr="00D62916" w:rsidDel="007E7731" w:rsidRDefault="00E864AB" w:rsidP="00E864AB">
      <w:pPr>
        <w:spacing w:before="56" w:after="113"/>
        <w:rPr>
          <w:del w:id="114" w:author="Gernot Starke" w:date="2012-01-14T10:01:00Z"/>
          <w:rFonts w:cs="Arial"/>
          <w:sz w:val="20"/>
        </w:rPr>
      </w:pPr>
      <w:bookmarkStart w:id="115" w:name="_Toc414449782"/>
      <w:bookmarkStart w:id="116" w:name="_Toc414449856"/>
      <w:bookmarkStart w:id="117" w:name="_Toc418760982"/>
      <w:bookmarkStart w:id="118" w:name="_Toc418769948"/>
      <w:bookmarkEnd w:id="115"/>
      <w:bookmarkEnd w:id="116"/>
      <w:bookmarkEnd w:id="117"/>
      <w:bookmarkEnd w:id="118"/>
    </w:p>
    <w:p w14:paraId="5D5F2267" w14:textId="7EA9CDDD" w:rsidR="00E864AB" w:rsidRDefault="00E864AB" w:rsidP="00E864AB">
      <w:pPr>
        <w:pStyle w:val="berschrift1"/>
      </w:pPr>
      <w:bookmarkStart w:id="119" w:name="_Toc161293460"/>
      <w:bookmarkStart w:id="120" w:name="_Toc418769949"/>
      <w:r w:rsidRPr="00D62916">
        <w:t>Konzepte</w:t>
      </w:r>
      <w:bookmarkEnd w:id="119"/>
      <w:bookmarkEnd w:id="120"/>
    </w:p>
    <w:p w14:paraId="3DBF2F0F" w14:textId="77777777" w:rsidR="00112EDC" w:rsidRPr="00112EDC" w:rsidRDefault="00112EDC" w:rsidP="00112EDC"/>
    <w:p w14:paraId="39B5A2CF" w14:textId="77777777" w:rsidR="00E25035" w:rsidRDefault="00E25035" w:rsidP="00E25035">
      <w:pPr>
        <w:pStyle w:val="berschrift2"/>
      </w:pPr>
      <w:bookmarkStart w:id="121" w:name="_Toc418769950"/>
      <w:bookmarkStart w:id="122" w:name="OLE_LINK29"/>
      <w:bookmarkStart w:id="123" w:name="OLE_LINK30"/>
      <w:bookmarkStart w:id="124" w:name="_Toc161293461"/>
      <w:commentRangeStart w:id="125"/>
      <w:r>
        <w:t>Fachliche Strukturen und Modelle</w:t>
      </w:r>
      <w:bookmarkEnd w:id="121"/>
    </w:p>
    <w:p w14:paraId="29B7F67D" w14:textId="77777777" w:rsidR="00112EDC" w:rsidRPr="00112EDC" w:rsidRDefault="00112EDC" w:rsidP="00112EDC"/>
    <w:p w14:paraId="038D5BE1" w14:textId="4FE7D4A6" w:rsidR="005675D4" w:rsidRDefault="007E7731" w:rsidP="00E864AB">
      <w:pPr>
        <w:pStyle w:val="berschrift2"/>
      </w:pPr>
      <w:bookmarkStart w:id="126" w:name="_Toc418769951"/>
      <w:bookmarkEnd w:id="122"/>
      <w:bookmarkEnd w:id="123"/>
      <w:commentRangeEnd w:id="125"/>
      <w:r>
        <w:rPr>
          <w:rStyle w:val="Kommentarzeichen"/>
          <w:rFonts w:cs="Times New Roman"/>
          <w:b w:val="0"/>
          <w:bCs w:val="0"/>
          <w:iCs w:val="0"/>
          <w:szCs w:val="24"/>
        </w:rPr>
        <w:commentReference w:id="125"/>
      </w:r>
      <w:commentRangeStart w:id="127"/>
      <w:r w:rsidR="005675D4">
        <w:t>T</w:t>
      </w:r>
      <w:r w:rsidR="00872ACE">
        <w:t>ypische Muster</w:t>
      </w:r>
      <w:r w:rsidR="005675D4">
        <w:t xml:space="preserve"> Strukturen</w:t>
      </w:r>
      <w:bookmarkEnd w:id="126"/>
    </w:p>
    <w:p w14:paraId="14B3C70C" w14:textId="77777777" w:rsidR="00872ACE" w:rsidRPr="00872ACE" w:rsidRDefault="00872ACE" w:rsidP="00872ACE"/>
    <w:commentRangeEnd w:id="127"/>
    <w:p w14:paraId="0DD1BC3C" w14:textId="2FD87699" w:rsidR="00CD73B6" w:rsidRDefault="007E7731" w:rsidP="00CD73B6">
      <w:pPr>
        <w:pStyle w:val="berschrift2"/>
      </w:pPr>
      <w:r>
        <w:rPr>
          <w:rStyle w:val="Kommentarzeichen"/>
        </w:rPr>
        <w:commentReference w:id="127"/>
      </w:r>
      <w:r w:rsidR="00872ACE">
        <w:t>Typische Abläufe</w:t>
      </w:r>
    </w:p>
    <w:p w14:paraId="29E71173" w14:textId="54F20741" w:rsidR="00872ACE" w:rsidRDefault="00CD73B6" w:rsidP="00872ACE">
      <w:r>
        <w:t>Die Abbildung X zeigt das Erfassen eines Mangels visualisiert auf:</w:t>
      </w:r>
    </w:p>
    <w:p w14:paraId="3E1F61A7" w14:textId="2841798D" w:rsidR="00CD73B6" w:rsidRPr="00872ACE" w:rsidRDefault="00CD73B6" w:rsidP="00872ACE">
      <w:r w:rsidRPr="00CD73B6">
        <w:object w:dxaOrig="17497" w:dyaOrig="11532" w14:anchorId="7E918854">
          <v:shape id="_x0000_i1026" type="#_x0000_t75" style="width:514.2pt;height:339pt" o:ole="">
            <v:imagedata r:id="rId16" o:title=""/>
          </v:shape>
          <o:OLEObject Type="Embed" ProgID="Visio.Drawing.15" ShapeID="_x0000_i1026" DrawAspect="Content" ObjectID="_1493156106" r:id="rId17"/>
        </w:object>
      </w:r>
    </w:p>
    <w:p w14:paraId="2378ADD3" w14:textId="77777777" w:rsidR="00E864AB" w:rsidRPr="00D62916" w:rsidRDefault="00E864AB" w:rsidP="00E864AB">
      <w:pPr>
        <w:pStyle w:val="berschrift2"/>
      </w:pPr>
      <w:bookmarkStart w:id="128" w:name="_Toc418769952"/>
      <w:r w:rsidRPr="00D62916">
        <w:t>Persistenz</w:t>
      </w:r>
      <w:bookmarkEnd w:id="124"/>
      <w:bookmarkEnd w:id="128"/>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berschrift2"/>
      </w:pPr>
      <w:bookmarkStart w:id="129" w:name="_Toc161293462"/>
      <w:bookmarkStart w:id="130" w:name="_Toc418769953"/>
      <w:r w:rsidRPr="00D62916">
        <w:t>Benutzungsoberfläche</w:t>
      </w:r>
      <w:bookmarkEnd w:id="129"/>
      <w:bookmarkEnd w:id="130"/>
    </w:p>
    <w:p w14:paraId="07B27289" w14:textId="77777777" w:rsidR="00200ED8" w:rsidRPr="00200ED8" w:rsidRDefault="00200ED8" w:rsidP="00200ED8"/>
    <w:p w14:paraId="3D0BC6BB" w14:textId="77777777" w:rsidR="00E864AB" w:rsidRPr="00D62916" w:rsidRDefault="00E864AB" w:rsidP="00E864AB">
      <w:pPr>
        <w:pStyle w:val="berschrift2"/>
      </w:pPr>
      <w:bookmarkStart w:id="131" w:name="_Toc161293463"/>
      <w:bookmarkStart w:id="132" w:name="_Toc418769954"/>
      <w:r w:rsidRPr="00D62916">
        <w:t>Ergonomie</w:t>
      </w:r>
      <w:bookmarkEnd w:id="131"/>
      <w:bookmarkEnd w:id="132"/>
    </w:p>
    <w:p w14:paraId="646D0C62" w14:textId="77777777" w:rsidR="00E864AB" w:rsidRPr="00D62916" w:rsidRDefault="00E864AB" w:rsidP="00E864AB"/>
    <w:p w14:paraId="5CD1B07C" w14:textId="49193A4A" w:rsidR="00E864AB" w:rsidRPr="00D62916" w:rsidRDefault="00E864AB" w:rsidP="00E864AB">
      <w:pPr>
        <w:pStyle w:val="berschrift2"/>
      </w:pPr>
      <w:bookmarkStart w:id="133" w:name="_Toc161293464"/>
      <w:bookmarkStart w:id="134" w:name="_Toc418769955"/>
      <w:r w:rsidRPr="00D62916">
        <w:t>Ablaufsteuerung</w:t>
      </w:r>
      <w:bookmarkStart w:id="135" w:name="OLE_LINK97"/>
      <w:bookmarkStart w:id="136" w:name="OLE_LINK98"/>
      <w:bookmarkEnd w:id="133"/>
      <w:bookmarkEnd w:id="134"/>
    </w:p>
    <w:bookmarkEnd w:id="135"/>
    <w:bookmarkEnd w:id="136"/>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berschrift2"/>
      </w:pPr>
      <w:bookmarkStart w:id="137" w:name="_Toc161293465"/>
      <w:bookmarkStart w:id="138" w:name="_Toc418769956"/>
      <w:r w:rsidRPr="00D62916">
        <w:t>Transaktionsbehandlung</w:t>
      </w:r>
      <w:bookmarkEnd w:id="137"/>
      <w:bookmarkEnd w:id="138"/>
    </w:p>
    <w:p w14:paraId="46DD0F99" w14:textId="77777777" w:rsidR="0095588C" w:rsidRPr="0095588C" w:rsidRDefault="0095588C" w:rsidP="0095588C"/>
    <w:p w14:paraId="06A591DF" w14:textId="77777777" w:rsidR="00E864AB" w:rsidRPr="00D62916" w:rsidRDefault="00E864AB" w:rsidP="00E864AB">
      <w:pPr>
        <w:pStyle w:val="berschrift2"/>
      </w:pPr>
      <w:bookmarkStart w:id="139" w:name="_Toc161293466"/>
      <w:bookmarkStart w:id="140" w:name="_Toc418769957"/>
      <w:r w:rsidRPr="00D62916">
        <w:t>Sessionbehandlung</w:t>
      </w:r>
      <w:bookmarkEnd w:id="139"/>
      <w:bookmarkEnd w:id="140"/>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141" w:name="_Toc161293467"/>
      <w:bookmarkStart w:id="142" w:name="_Toc418769958"/>
      <w:r w:rsidRPr="00D62916">
        <w:t>Sicherheit</w:t>
      </w:r>
      <w:bookmarkEnd w:id="141"/>
      <w:bookmarkEnd w:id="142"/>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enabsatz"/>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enabsatz"/>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enabsatz"/>
        <w:numPr>
          <w:ilvl w:val="0"/>
          <w:numId w:val="40"/>
        </w:numPr>
        <w:spacing w:before="56" w:after="113"/>
        <w:rPr>
          <w:rFonts w:cs="Arial"/>
          <w:b/>
          <w:sz w:val="20"/>
        </w:rPr>
      </w:pPr>
      <w:r>
        <w:rPr>
          <w:rFonts w:cs="Arial"/>
          <w:b/>
          <w:sz w:val="20"/>
        </w:rPr>
        <w:t xml:space="preserve">Die </w:t>
      </w:r>
      <w:r w:rsidRPr="00616FC3">
        <w:rPr>
          <w:rFonts w:cs="Arial"/>
          <w:b/>
          <w:sz w:val="20"/>
        </w:rPr>
        <w:t>BackOffice SU</w:t>
      </w:r>
      <w:r>
        <w:rPr>
          <w:rFonts w:cs="Arial"/>
          <w:b/>
          <w:sz w:val="20"/>
        </w:rPr>
        <w:t>:</w:t>
      </w:r>
    </w:p>
    <w:p w14:paraId="65954C11" w14:textId="23CB9669" w:rsidR="00616FC3" w:rsidRDefault="00616FC3" w:rsidP="00616FC3">
      <w:pPr>
        <w:pStyle w:val="Listenabsatz"/>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2B98A9F9" w:rsidR="00616FC3" w:rsidRPr="00616FC3" w:rsidRDefault="00616FC3" w:rsidP="00616FC3">
      <w:pPr>
        <w:spacing w:before="56" w:after="113"/>
        <w:rPr>
          <w:rFonts w:cs="Arial"/>
          <w:sz w:val="20"/>
        </w:rPr>
      </w:pPr>
      <w:r>
        <w:rPr>
          <w:rFonts w:cs="Arial"/>
          <w:sz w:val="20"/>
        </w:rPr>
        <w:t>Es war auch eine Benutzergruppe für den Bauleiter und die Ansprechsperson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berschrift2"/>
      </w:pPr>
      <w:bookmarkStart w:id="143" w:name="_Toc161293468"/>
      <w:bookmarkStart w:id="144" w:name="_Toc418769959"/>
      <w:r w:rsidRPr="00D62916">
        <w:t>Kommunikation und Integration mit anderen IT-Systemen</w:t>
      </w:r>
      <w:bookmarkEnd w:id="143"/>
      <w:bookmarkEnd w:id="144"/>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145" w:name="_Toc161293469"/>
      <w:bookmarkStart w:id="146" w:name="_Toc418769960"/>
      <w:r w:rsidRPr="00D62916">
        <w:t>Verteilung</w:t>
      </w:r>
      <w:bookmarkEnd w:id="145"/>
      <w:bookmarkEnd w:id="146"/>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147" w:name="_Toc161293479"/>
      <w:bookmarkStart w:id="148" w:name="_Toc418769961"/>
      <w:r w:rsidRPr="00D62916">
        <w:t>Plausibilisierung und Validierung</w:t>
      </w:r>
      <w:bookmarkEnd w:id="147"/>
      <w:bookmarkEnd w:id="148"/>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149" w:name="_Toc161293470"/>
      <w:bookmarkStart w:id="150" w:name="_Toc418769962"/>
      <w:r w:rsidRPr="00D62916">
        <w:t>Ausnahme-/Fehlerbehandlung</w:t>
      </w:r>
      <w:bookmarkEnd w:id="149"/>
      <w:bookmarkEnd w:id="150"/>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151" w:name="_Toc161293471"/>
      <w:bookmarkStart w:id="152" w:name="_Toc418769963"/>
      <w:r w:rsidRPr="00D62916">
        <w:t>Management des Systems &amp; Administrierbarkeit</w:t>
      </w:r>
      <w:bookmarkEnd w:id="151"/>
      <w:bookmarkEnd w:id="152"/>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berschrift2"/>
      </w:pPr>
      <w:bookmarkStart w:id="153" w:name="_Toc161293472"/>
      <w:bookmarkStart w:id="154" w:name="_Toc418769964"/>
      <w:r w:rsidRPr="00D62916">
        <w:t>Logging, Protokollierung, Tracing</w:t>
      </w:r>
      <w:bookmarkEnd w:id="153"/>
      <w:bookmarkEnd w:id="154"/>
      <w:r w:rsidRPr="00D62916">
        <w:t xml:space="preserve"> </w:t>
      </w:r>
    </w:p>
    <w:p w14:paraId="3DFED55D" w14:textId="43E79FCF" w:rsidR="003C1ABA" w:rsidRPr="00D62916" w:rsidRDefault="003C1ABA" w:rsidP="007607C3">
      <w:bookmarkStart w:id="155" w:name="_Toc161293473"/>
      <w:bookmarkStart w:id="156" w:name="_Toc418769965"/>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berschrift2"/>
      </w:pPr>
      <w:r w:rsidRPr="00D62916">
        <w:t>Geschäftsregeln</w:t>
      </w:r>
      <w:bookmarkEnd w:id="155"/>
      <w:bookmarkEnd w:id="156"/>
    </w:p>
    <w:p w14:paraId="0500938A" w14:textId="77777777" w:rsidR="00E864AB" w:rsidRPr="00D62916" w:rsidRDefault="00E864AB" w:rsidP="00E864AB">
      <w:pPr>
        <w:spacing w:before="56" w:after="113"/>
        <w:rPr>
          <w:rFonts w:cs="Arial"/>
          <w:sz w:val="20"/>
        </w:rPr>
      </w:pPr>
      <w:bookmarkStart w:id="157" w:name="OLE_LINK117"/>
      <w:bookmarkStart w:id="158" w:name="OLE_LINK118"/>
    </w:p>
    <w:p w14:paraId="0228CCA9" w14:textId="77777777" w:rsidR="00E864AB" w:rsidRPr="00D62916" w:rsidRDefault="00E864AB" w:rsidP="00E864AB">
      <w:pPr>
        <w:pStyle w:val="berschrift2"/>
      </w:pPr>
      <w:bookmarkStart w:id="159" w:name="_Toc161293474"/>
      <w:bookmarkStart w:id="160" w:name="_Toc418769966"/>
      <w:bookmarkEnd w:id="157"/>
      <w:bookmarkEnd w:id="158"/>
      <w:r w:rsidRPr="00D62916">
        <w:t>Konfigurierbarkeit</w:t>
      </w:r>
      <w:bookmarkEnd w:id="159"/>
      <w:bookmarkEnd w:id="160"/>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161" w:name="_Toc161293475"/>
      <w:bookmarkStart w:id="162" w:name="_Toc418769967"/>
      <w:r w:rsidRPr="00D62916">
        <w:t>Parallelisierung und Threading</w:t>
      </w:r>
      <w:bookmarkEnd w:id="161"/>
      <w:bookmarkEnd w:id="162"/>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163" w:name="_Toc161293476"/>
      <w:bookmarkStart w:id="164" w:name="_Toc418769968"/>
      <w:r w:rsidRPr="00D62916">
        <w:t>Internationalisierung</w:t>
      </w:r>
      <w:bookmarkEnd w:id="163"/>
      <w:bookmarkEnd w:id="164"/>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berschrift2"/>
      </w:pPr>
      <w:bookmarkStart w:id="165" w:name="_Toc161293477"/>
      <w:bookmarkStart w:id="166" w:name="_Toc418769969"/>
      <w:r w:rsidRPr="00D62916">
        <w:t>Migration</w:t>
      </w:r>
      <w:bookmarkEnd w:id="165"/>
      <w:bookmarkEnd w:id="166"/>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67" w:name="_Toc161293478"/>
      <w:bookmarkStart w:id="168" w:name="_Toc418769970"/>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berschrift2"/>
      </w:pPr>
      <w:r w:rsidRPr="00D62916">
        <w:t>Testbarkeit</w:t>
      </w:r>
      <w:bookmarkEnd w:id="167"/>
      <w:bookmarkEnd w:id="168"/>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berschrift2"/>
      </w:pPr>
      <w:bookmarkStart w:id="169" w:name="_Toc418769971"/>
      <w:r>
        <w:t>Skalierung, Clustering</w:t>
      </w:r>
      <w:bookmarkEnd w:id="169"/>
    </w:p>
    <w:p w14:paraId="17B53118" w14:textId="77777777" w:rsidR="002060DC" w:rsidRPr="00831914" w:rsidRDefault="002060DC" w:rsidP="00831914"/>
    <w:p w14:paraId="73F8E97B" w14:textId="54EF2087" w:rsidR="001833CE" w:rsidRDefault="001833CE" w:rsidP="001833CE">
      <w:pPr>
        <w:pStyle w:val="berschrift2"/>
      </w:pPr>
      <w:bookmarkStart w:id="170" w:name="_Toc418769972"/>
      <w:bookmarkStart w:id="171" w:name="OLE_LINK31"/>
      <w:bookmarkStart w:id="172" w:name="OLE_LINK32"/>
      <w:r>
        <w:t>Hochverfügbarkeit</w:t>
      </w:r>
      <w:bookmarkEnd w:id="170"/>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berschrift1"/>
      </w:pPr>
      <w:bookmarkStart w:id="173" w:name="_Toc161293482"/>
      <w:bookmarkStart w:id="174" w:name="_Toc418769973"/>
      <w:bookmarkEnd w:id="171"/>
      <w:bookmarkEnd w:id="172"/>
      <w:r w:rsidRPr="00D62916">
        <w:t>Entwurfsentscheidungen</w:t>
      </w:r>
      <w:bookmarkEnd w:id="173"/>
      <w:bookmarkEnd w:id="174"/>
    </w:p>
    <w:p w14:paraId="6DCDDFF0" w14:textId="77777777" w:rsidR="00E864AB" w:rsidRPr="00B3771A" w:rsidRDefault="00E864AB" w:rsidP="00E864AB"/>
    <w:p w14:paraId="0E14FCCA" w14:textId="50114A71" w:rsidR="00E864AB" w:rsidRDefault="00E864AB" w:rsidP="00E864AB">
      <w:pPr>
        <w:pStyle w:val="berschrift2"/>
      </w:pPr>
      <w:bookmarkStart w:id="175" w:name="_Toc161293483"/>
      <w:bookmarkStart w:id="176" w:name="_Toc418769974"/>
      <w:bookmarkStart w:id="177" w:name="OLE_LINK33"/>
      <w:bookmarkStart w:id="178" w:name="OLE_LINK34"/>
      <w:r>
        <w:t>Entwurfsentscheidung</w:t>
      </w:r>
      <w:bookmarkEnd w:id="175"/>
      <w:r w:rsidR="00E053B5">
        <w:t xml:space="preserve"> 1</w:t>
      </w:r>
      <w:bookmarkEnd w:id="176"/>
    </w:p>
    <w:p w14:paraId="636A80ED" w14:textId="625EB5EB" w:rsidR="00850556" w:rsidRPr="00850556" w:rsidRDefault="00E864AB" w:rsidP="00850556">
      <w:pPr>
        <w:pStyle w:val="berschrift3"/>
      </w:pPr>
      <w:bookmarkStart w:id="179" w:name="OLE_LINK146"/>
      <w:bookmarkStart w:id="180"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181" w:name="_Toc161293484"/>
      <w:bookmarkStart w:id="182" w:name="_Toc418769975"/>
      <w:bookmarkEnd w:id="177"/>
      <w:bookmarkEnd w:id="178"/>
      <w:bookmarkEnd w:id="179"/>
      <w:bookmarkEnd w:id="180"/>
      <w:r>
        <w:t>Entwurfsentscheidung n</w:t>
      </w:r>
      <w:bookmarkEnd w:id="181"/>
      <w:bookmarkEnd w:id="182"/>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183" w:name="_Toc161293485"/>
      <w:bookmarkStart w:id="184" w:name="_Toc418769976"/>
      <w:r>
        <w:t>Qualitätss</w:t>
      </w:r>
      <w:r w:rsidR="00E864AB" w:rsidRPr="00D62916">
        <w:t>zenarien</w:t>
      </w:r>
      <w:bookmarkEnd w:id="183"/>
      <w:bookmarkEnd w:id="184"/>
    </w:p>
    <w:p w14:paraId="45EED9D1" w14:textId="77777777" w:rsidR="00E053B5" w:rsidRPr="00E053B5" w:rsidRDefault="00E053B5" w:rsidP="00E053B5"/>
    <w:p w14:paraId="216831C5" w14:textId="3ABA1DE9" w:rsidR="00E864AB" w:rsidRPr="00D62916" w:rsidRDefault="00E053B5" w:rsidP="00E864AB">
      <w:pPr>
        <w:pStyle w:val="berschrift2"/>
      </w:pPr>
      <w:bookmarkStart w:id="185" w:name="_Toc418769977"/>
      <w:r>
        <w:t>Qualitätsbaum</w:t>
      </w:r>
      <w:bookmarkEnd w:id="185"/>
    </w:p>
    <w:p w14:paraId="354A0811" w14:textId="60AD6333" w:rsidR="00E864AB" w:rsidRPr="002D7FEA" w:rsidRDefault="00B40217" w:rsidP="00E864AB">
      <w:r>
        <w:object w:dxaOrig="12150" w:dyaOrig="7575" w14:anchorId="7DDB49DB">
          <v:shape id="_x0000_i1027" type="#_x0000_t75" style="width:453pt;height:283.2pt" o:ole="">
            <v:imagedata r:id="rId18" o:title=""/>
          </v:shape>
          <o:OLEObject Type="Embed" ProgID="Visio.Drawing.15" ShapeID="_x0000_i1027" DrawAspect="Content" ObjectID="_1493156107" r:id="rId19"/>
        </w:object>
      </w:r>
    </w:p>
    <w:p w14:paraId="7424422C" w14:textId="491DC6BB" w:rsidR="00E864AB" w:rsidRDefault="00E864AB" w:rsidP="00E864AB">
      <w:pPr>
        <w:pStyle w:val="berschrift2"/>
      </w:pPr>
      <w:bookmarkStart w:id="186" w:name="_Toc161293487"/>
      <w:bookmarkStart w:id="187" w:name="_Toc418769978"/>
      <w:r w:rsidRPr="00D62916">
        <w:t>Bewertungsszenari</w:t>
      </w:r>
      <w:bookmarkEnd w:id="186"/>
      <w:r w:rsidR="00E053B5">
        <w:t>en</w:t>
      </w:r>
      <w:bookmarkEnd w:id="187"/>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berschrift1"/>
      </w:pPr>
      <w:bookmarkStart w:id="188" w:name="_Toc418769979"/>
      <w:r w:rsidRPr="00DA658C">
        <w:t>Risiken</w:t>
      </w:r>
      <w:bookmarkEnd w:id="188"/>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5E05545" w:rsidR="7F840264" w:rsidRDefault="00844F35" w:rsidP="7F840264">
      <w:r>
        <w:t>Angriff von aussen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7150F006" w:rsidR="00844F35" w:rsidRDefault="00844F35" w:rsidP="7F840264">
      <w:r>
        <w:t>Der Server soll gut geschützt sein und zu jederzeit mit dem aktuellsten Firewall ausgestattet sein.</w:t>
      </w:r>
    </w:p>
    <w:p w14:paraId="30ECA8A2" w14:textId="2F966EB4" w:rsidR="00E864AB" w:rsidRDefault="00E864AB" w:rsidP="00E864AB">
      <w:pPr>
        <w:spacing w:before="56" w:after="113"/>
      </w:pPr>
    </w:p>
    <w:p w14:paraId="238B6D47" w14:textId="559B7BC7" w:rsidR="004A78C2" w:rsidRDefault="00E864AB" w:rsidP="004A78C2">
      <w:pPr>
        <w:pStyle w:val="berschrift1"/>
      </w:pPr>
      <w:bookmarkStart w:id="189" w:name="_Toc161293495"/>
      <w:bookmarkStart w:id="190" w:name="_Toc418769980"/>
      <w:r w:rsidRPr="00DA658C">
        <w:t>Glossar</w:t>
      </w:r>
      <w:bookmarkEnd w:id="189"/>
      <w:bookmarkEnd w:id="190"/>
    </w:p>
    <w:tbl>
      <w:tblPr>
        <w:tblStyle w:val="Tabellenraster"/>
        <w:tblW w:w="0" w:type="auto"/>
        <w:tblLook w:val="04A0" w:firstRow="1" w:lastRow="0" w:firstColumn="1" w:lastColumn="0" w:noHBand="0" w:noVBand="1"/>
      </w:tblPr>
      <w:tblGrid>
        <w:gridCol w:w="4106"/>
        <w:gridCol w:w="4950"/>
      </w:tblGrid>
      <w:tr w:rsidR="00C8092B" w:rsidRPr="00C8092B" w14:paraId="5D70F404" w14:textId="77777777" w:rsidTr="00A871CD">
        <w:tc>
          <w:tcPr>
            <w:tcW w:w="4106" w:type="dxa"/>
          </w:tcPr>
          <w:p w14:paraId="637ECC73" w14:textId="159697DB" w:rsidR="00C8092B" w:rsidRPr="00C8092B" w:rsidRDefault="00552502" w:rsidP="00A871CD">
            <w:bookmarkStart w:id="191" w:name="_Toc418769981"/>
            <w:r>
              <w:t>G</w:t>
            </w:r>
            <w:r w:rsidR="00C8092B" w:rsidRPr="00C8092B">
              <w:t>raphical user interface</w:t>
            </w:r>
          </w:p>
        </w:tc>
        <w:tc>
          <w:tcPr>
            <w:tcW w:w="4950" w:type="dxa"/>
          </w:tcPr>
          <w:p w14:paraId="12763F8E" w14:textId="3D488D88" w:rsidR="00C8092B" w:rsidRPr="00C8092B" w:rsidRDefault="00C8092B" w:rsidP="009711CA">
            <w:r w:rsidRPr="00C8092B">
              <w:t>Auf Deutsch auch grafische Benutzeroberfläche genannt.</w:t>
            </w:r>
            <w:r>
              <w:t xml:space="preserve"> Dient dazu eine Applikation mittels Symbole oder Steuerelem</w:t>
            </w:r>
            <w:r w:rsidR="009711CA">
              <w:t>ente bedienbar zu machen um Aktionen einfach mit der Maus und der Tastatur ausführen zu können.</w:t>
            </w:r>
          </w:p>
        </w:tc>
      </w:tr>
      <w:tr w:rsidR="009711CA" w:rsidRPr="00C8092B" w14:paraId="49DBF418" w14:textId="77777777" w:rsidTr="00A871CD">
        <w:tc>
          <w:tcPr>
            <w:tcW w:w="4106" w:type="dxa"/>
          </w:tcPr>
          <w:p w14:paraId="463B26D5" w14:textId="67A7C306" w:rsidR="009711CA" w:rsidRPr="00C8092B" w:rsidRDefault="00A871CD" w:rsidP="00A871CD">
            <w:r>
              <w:t>Datenbankmanagementsystem (DBMS)</w:t>
            </w:r>
          </w:p>
        </w:tc>
        <w:tc>
          <w:tcPr>
            <w:tcW w:w="4950" w:type="dxa"/>
          </w:tcPr>
          <w:p w14:paraId="664D9863" w14:textId="77777777" w:rsidR="009711CA" w:rsidRPr="00C8092B" w:rsidRDefault="009711CA" w:rsidP="00C8092B">
            <w:pPr>
              <w:jc w:val="left"/>
            </w:pPr>
          </w:p>
        </w:tc>
      </w:tr>
      <w:tr w:rsidR="009711CA" w:rsidRPr="00C8092B" w14:paraId="0E87876D" w14:textId="77777777" w:rsidTr="00A871CD">
        <w:tc>
          <w:tcPr>
            <w:tcW w:w="4106" w:type="dxa"/>
          </w:tcPr>
          <w:p w14:paraId="5DF30523" w14:textId="3E7642E3" w:rsidR="009711CA" w:rsidRDefault="00552502" w:rsidP="00A871CD">
            <w:r>
              <w:t>Entity-Relationship-Modell (ERM)</w:t>
            </w:r>
          </w:p>
        </w:tc>
        <w:tc>
          <w:tcPr>
            <w:tcW w:w="4950" w:type="dxa"/>
          </w:tcPr>
          <w:p w14:paraId="4F190953" w14:textId="77777777" w:rsidR="009711CA" w:rsidRDefault="009711CA" w:rsidP="00C8092B">
            <w:pPr>
              <w:jc w:val="left"/>
            </w:pPr>
          </w:p>
        </w:tc>
      </w:tr>
      <w:tr w:rsidR="009711CA" w:rsidRPr="00C8092B" w14:paraId="2C8637FE" w14:textId="77777777" w:rsidTr="00A871CD">
        <w:tc>
          <w:tcPr>
            <w:tcW w:w="4106" w:type="dxa"/>
          </w:tcPr>
          <w:p w14:paraId="388D1F48" w14:textId="4B15E780" w:rsidR="009711CA" w:rsidRDefault="00552502" w:rsidP="00A871CD">
            <w:r>
              <w:t>Mockup</w:t>
            </w:r>
          </w:p>
        </w:tc>
        <w:tc>
          <w:tcPr>
            <w:tcW w:w="4950" w:type="dxa"/>
          </w:tcPr>
          <w:p w14:paraId="18F5E606" w14:textId="77777777" w:rsidR="009711CA" w:rsidRDefault="009711CA" w:rsidP="00C8092B">
            <w:pPr>
              <w:jc w:val="left"/>
            </w:pPr>
          </w:p>
        </w:tc>
      </w:tr>
      <w:tr w:rsidR="009711CA" w:rsidRPr="00C8092B" w14:paraId="66CE0DD2" w14:textId="77777777" w:rsidTr="00A871CD">
        <w:tc>
          <w:tcPr>
            <w:tcW w:w="4106" w:type="dxa"/>
          </w:tcPr>
          <w:p w14:paraId="5CC2B8D1" w14:textId="39AB021B" w:rsidR="009711CA" w:rsidRDefault="00552502" w:rsidP="00A871CD">
            <w:r>
              <w:t>Middleware</w:t>
            </w:r>
          </w:p>
        </w:tc>
        <w:tc>
          <w:tcPr>
            <w:tcW w:w="4950" w:type="dxa"/>
          </w:tcPr>
          <w:p w14:paraId="35390052" w14:textId="77777777" w:rsidR="009711CA" w:rsidRDefault="009711CA" w:rsidP="00C8092B">
            <w:pPr>
              <w:jc w:val="left"/>
            </w:pPr>
          </w:p>
        </w:tc>
      </w:tr>
      <w:tr w:rsidR="009711CA" w:rsidRPr="00C8092B" w14:paraId="4F6DEAD1" w14:textId="77777777" w:rsidTr="00A871CD">
        <w:tc>
          <w:tcPr>
            <w:tcW w:w="4106" w:type="dxa"/>
          </w:tcPr>
          <w:p w14:paraId="4BAD4CAE" w14:textId="7357C7DF" w:rsidR="009711CA" w:rsidRDefault="00552502" w:rsidP="00A871CD">
            <w:r>
              <w:t>Coding conventions</w:t>
            </w:r>
          </w:p>
        </w:tc>
        <w:tc>
          <w:tcPr>
            <w:tcW w:w="4950" w:type="dxa"/>
          </w:tcPr>
          <w:p w14:paraId="5263883A" w14:textId="77777777" w:rsidR="009711CA" w:rsidRDefault="009711CA" w:rsidP="00C8092B">
            <w:pPr>
              <w:jc w:val="left"/>
            </w:pPr>
          </w:p>
        </w:tc>
      </w:tr>
      <w:tr w:rsidR="009711CA" w:rsidRPr="00552502" w14:paraId="3E88FF12" w14:textId="77777777" w:rsidTr="00A871CD">
        <w:tc>
          <w:tcPr>
            <w:tcW w:w="4106" w:type="dxa"/>
          </w:tcPr>
          <w:p w14:paraId="66876F30" w14:textId="064F27F9" w:rsidR="009711CA" w:rsidRPr="00552502" w:rsidRDefault="00552502" w:rsidP="00A871CD">
            <w:pPr>
              <w:rPr>
                <w:lang w:val="en-GB"/>
              </w:rPr>
            </w:pPr>
            <w:r>
              <w:rPr>
                <w:lang w:val="en-GB"/>
              </w:rPr>
              <w:t>U</w:t>
            </w:r>
            <w:r w:rsidRPr="00552502">
              <w:rPr>
                <w:lang w:val="en-GB"/>
              </w:rPr>
              <w:t>se cases, use case diagramm</w:t>
            </w:r>
          </w:p>
        </w:tc>
        <w:tc>
          <w:tcPr>
            <w:tcW w:w="4950" w:type="dxa"/>
          </w:tcPr>
          <w:p w14:paraId="74C18144" w14:textId="77777777" w:rsidR="009711CA" w:rsidRPr="00552502" w:rsidRDefault="009711CA" w:rsidP="00C8092B">
            <w:pPr>
              <w:jc w:val="left"/>
              <w:rPr>
                <w:lang w:val="en-GB"/>
              </w:rPr>
            </w:pPr>
          </w:p>
        </w:tc>
      </w:tr>
      <w:tr w:rsidR="00552502" w:rsidRPr="00C8092B" w14:paraId="10657637" w14:textId="77777777" w:rsidTr="00A871CD">
        <w:tc>
          <w:tcPr>
            <w:tcW w:w="4106" w:type="dxa"/>
          </w:tcPr>
          <w:p w14:paraId="35E307E3" w14:textId="0BB855E0" w:rsidR="00552502" w:rsidRDefault="00552502" w:rsidP="00A871CD">
            <w:r>
              <w:t>Unified Modeling Language (UML)</w:t>
            </w:r>
          </w:p>
        </w:tc>
        <w:tc>
          <w:tcPr>
            <w:tcW w:w="4950" w:type="dxa"/>
          </w:tcPr>
          <w:p w14:paraId="61B24DF4" w14:textId="77777777" w:rsidR="00552502" w:rsidRDefault="00552502" w:rsidP="00C8092B">
            <w:pPr>
              <w:jc w:val="left"/>
            </w:pPr>
          </w:p>
        </w:tc>
      </w:tr>
      <w:tr w:rsidR="00552502" w:rsidRPr="00C8092B" w14:paraId="65D9FCC0" w14:textId="77777777" w:rsidTr="00A871CD">
        <w:tc>
          <w:tcPr>
            <w:tcW w:w="4106" w:type="dxa"/>
          </w:tcPr>
          <w:p w14:paraId="6C65AE88" w14:textId="1BF79C76" w:rsidR="00552502" w:rsidRDefault="00CC1523" w:rsidP="00CC1523">
            <w:r>
              <w:t>Framework</w:t>
            </w:r>
          </w:p>
        </w:tc>
        <w:tc>
          <w:tcPr>
            <w:tcW w:w="4950" w:type="dxa"/>
          </w:tcPr>
          <w:p w14:paraId="13E57C30" w14:textId="77777777" w:rsidR="00552502" w:rsidRDefault="00552502" w:rsidP="00C8092B">
            <w:pPr>
              <w:jc w:val="left"/>
            </w:pPr>
          </w:p>
        </w:tc>
      </w:tr>
      <w:tr w:rsidR="00552502" w:rsidRPr="00C8092B" w14:paraId="5F010FED" w14:textId="77777777" w:rsidTr="00A871CD">
        <w:tc>
          <w:tcPr>
            <w:tcW w:w="4106" w:type="dxa"/>
          </w:tcPr>
          <w:p w14:paraId="6D9DF918" w14:textId="62CC4CBE" w:rsidR="00552502" w:rsidRDefault="00552502" w:rsidP="00A871CD">
            <w:r>
              <w:t>JDBC</w:t>
            </w:r>
          </w:p>
        </w:tc>
        <w:tc>
          <w:tcPr>
            <w:tcW w:w="4950" w:type="dxa"/>
          </w:tcPr>
          <w:p w14:paraId="606A09A6" w14:textId="77777777" w:rsidR="00552502" w:rsidRDefault="00552502" w:rsidP="00C8092B">
            <w:pPr>
              <w:jc w:val="left"/>
            </w:pPr>
          </w:p>
        </w:tc>
      </w:tr>
    </w:tbl>
    <w:p w14:paraId="36EBF837" w14:textId="4D58E769" w:rsidR="004A78C2" w:rsidRDefault="00DC10FC" w:rsidP="004A78C2">
      <w:pPr>
        <w:pStyle w:val="berschrift1"/>
        <w:rPr>
          <w:lang w:val="fr-CH"/>
        </w:rPr>
      </w:pPr>
      <w:r>
        <w:rPr>
          <w:lang w:val="fr-CH"/>
        </w:rPr>
        <w:t xml:space="preserve">Requirements Dokumentation </w:t>
      </w:r>
      <w:r w:rsidR="004A78C2" w:rsidRPr="004A78C2">
        <w:rPr>
          <w:lang w:val="fr-CH"/>
        </w:rPr>
        <w:t>(2015_FS_INM21_Requirements_MangelManager.xls)</w:t>
      </w:r>
      <w:bookmarkEnd w:id="191"/>
    </w:p>
    <w:p w14:paraId="06A8BFC4" w14:textId="77777777" w:rsidR="00632255" w:rsidRPr="00632255" w:rsidRDefault="00632255" w:rsidP="00632255">
      <w:pPr>
        <w:rPr>
          <w:lang w:val="fr-CH"/>
        </w:rPr>
      </w:pPr>
    </w:p>
    <w:tbl>
      <w:tblPr>
        <w:tblStyle w:val="Gitternetztabelle4Akz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Alle involierten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Subunternehmenssoftware wird Online zum Download zur verfügung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77777777"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r durch mindestens eine Ansprechpersonen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Ansprechpersonenen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n stehen dem Bauleiter sofort zur 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Adminuser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Adminuser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berschrift1"/>
        <w:rPr>
          <w:lang w:val="fr-CH"/>
        </w:rPr>
      </w:pPr>
      <w:bookmarkStart w:id="192" w:name="_Toc418769982"/>
      <w:r w:rsidRPr="004A78C2">
        <w:rPr>
          <w:lang w:val="fr-CH"/>
        </w:rPr>
        <w:t>UseCase Dokumentation</w:t>
      </w:r>
      <w:bookmarkEnd w:id="192"/>
    </w:p>
    <w:p w14:paraId="6CD1E5CB" w14:textId="5A4C66BC" w:rsidR="00226296" w:rsidRDefault="00226296" w:rsidP="00226296">
      <w:pPr>
        <w:pStyle w:val="berschrift2"/>
        <w:rPr>
          <w:lang w:val="fr-CH"/>
        </w:rPr>
      </w:pPr>
      <w:bookmarkStart w:id="193" w:name="_Toc418769983"/>
      <w:r>
        <w:rPr>
          <w:lang w:val="fr-CH"/>
        </w:rPr>
        <w:t>UseCase001</w:t>
      </w:r>
      <w:bookmarkEnd w:id="193"/>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Akzent2"/>
        <w:tblW w:w="0" w:type="auto"/>
        <w:tblLook w:val="04A0" w:firstRow="1" w:lastRow="0" w:firstColumn="1" w:lastColumn="0" w:noHBand="0" w:noVBand="1"/>
      </w:tblPr>
      <w:tblGrid>
        <w:gridCol w:w="2689"/>
        <w:gridCol w:w="6367"/>
      </w:tblGrid>
      <w:tr w:rsidR="0030449E" w14:paraId="58858668"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14:paraId="5F615A5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Subunternehmen kann Ansprechpersonen in der Datenbank sowohl erfassen, löschen, ändern, lesen und einem Projekt zuweisen.</w:t>
            </w:r>
          </w:p>
        </w:tc>
      </w:tr>
      <w:tr w:rsidR="0030449E" w14:paraId="1779DBAC"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mit ID, Namen, Vornamen, Rolle, Direkt-Telefon und Logindaten  im Mängelmanager erfasst</w:t>
            </w:r>
          </w:p>
        </w:tc>
      </w:tr>
      <w:tr w:rsidR="0030449E" w14:paraId="5859F94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Mitarbeiter bereits im System ist</w:t>
            </w:r>
          </w:p>
          <w:p w14:paraId="583587B6"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Mitarbeiter mit ID, Namen, Vornamen, Rolle, Direkt-Telefon und Logindaten im Mangelmanager</w:t>
            </w:r>
          </w:p>
          <w:p w14:paraId="18A43885"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3EA4C048"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deaktiviert SU-Mitarbeiter inkl. Login. Der SU-Mitarbeiter wird nicht aus der Datenbank gelöscht</w:t>
            </w:r>
          </w:p>
        </w:tc>
      </w:tr>
      <w:tr w:rsidR="0030449E" w14:paraId="578C6EF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Information ändern. zB Telefonnummer wird geändert.</w:t>
            </w:r>
          </w:p>
        </w:tc>
      </w:tr>
      <w:tr w:rsidR="0030449E" w14:paraId="799E765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BA484E">
        <w:trPr>
          <w:trHeight w:val="254"/>
        </w:trPr>
        <w:tc>
          <w:tcPr>
            <w:cnfStyle w:val="001000000000" w:firstRow="0" w:lastRow="0" w:firstColumn="1" w:lastColumn="0" w:oddVBand="0" w:evenVBand="0" w:oddHBand="0" w:evenHBand="0" w:firstRowFirstColumn="0" w:firstRowLastColumn="0" w:lastRowFirstColumn="0" w:lastRowLastColumn="0"/>
            <w:tcW w:w="905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14AE108B" w:rsidR="00433C6F" w:rsidRDefault="00433C6F" w:rsidP="00433C6F">
      <w:pPr>
        <w:pStyle w:val="berschrift3"/>
      </w:pPr>
      <w:r>
        <w:t>UseCase001 Visualisation</w:t>
      </w:r>
    </w:p>
    <w:p w14:paraId="19EF5CAF" w14:textId="1A1E8A01" w:rsidR="004A78C2" w:rsidRDefault="00A871CD" w:rsidP="004A78C2">
      <w:r>
        <w:pict w14:anchorId="5F8882E1">
          <v:shape id="_x0000_i1028" type="#_x0000_t75" style="width:7in;height:312pt">
            <v:imagedata r:id="rId20" o:title="UseCase001"/>
          </v:shape>
        </w:pict>
      </w:r>
    </w:p>
    <w:p w14:paraId="59D3913B" w14:textId="790DF422" w:rsidR="00433C6F" w:rsidRDefault="00433C6F" w:rsidP="00433C6F">
      <w:pPr>
        <w:pStyle w:val="berschrift3"/>
      </w:pPr>
      <w:r>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A871CD" w:rsidP="00433C6F">
      <w:r>
        <w:pict w14:anchorId="16D6AF63">
          <v:shape id="_x0000_i1029" type="#_x0000_t75" style="width:249.6pt;height:405.6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bookmarkStart w:id="194" w:name="_Toc418769984"/>
      <w:r>
        <w:t>UseCase002</w:t>
      </w:r>
      <w:bookmarkEnd w:id="194"/>
    </w:p>
    <w:p w14:paraId="0E3A403F" w14:textId="6BBF5E37" w:rsidR="00433C6F" w:rsidRPr="00433C6F" w:rsidRDefault="00433C6F" w:rsidP="00433C6F">
      <w:pPr>
        <w:pStyle w:val="berschrift3"/>
      </w:pPr>
      <w:r>
        <w:t>UseCase002 Beschreibung</w:t>
      </w:r>
    </w:p>
    <w:tbl>
      <w:tblPr>
        <w:tblStyle w:val="Gitternetztabelle4Akz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DC10FC" w:rsidRPr="00C776D9" w14:paraId="7755D21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58614537"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66DA8698"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25F491F5" w:rsidR="00DC10FC" w:rsidRDefault="00433C6F" w:rsidP="00433C6F">
      <w:pPr>
        <w:pStyle w:val="berschrift3"/>
      </w:pPr>
      <w:r>
        <w:t>UseCase002 Visualisation</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bookmarkStart w:id="195" w:name="_Toc418769985"/>
      <w:r>
        <w:t>UseCase003</w:t>
      </w:r>
      <w:bookmarkEnd w:id="195"/>
    </w:p>
    <w:p w14:paraId="27CC333B" w14:textId="5FD61FD8" w:rsidR="00433C6F" w:rsidRPr="00433C6F" w:rsidRDefault="00433C6F" w:rsidP="00694E46">
      <w:pPr>
        <w:pStyle w:val="berschrift3"/>
      </w:pPr>
      <w:r>
        <w:t>UseCase003 Beschreibung</w:t>
      </w:r>
    </w:p>
    <w:tbl>
      <w:tblPr>
        <w:tblStyle w:val="Gitternetztabelle4Akzent2"/>
        <w:tblW w:w="0" w:type="auto"/>
        <w:tblLook w:val="04A0" w:firstRow="1" w:lastRow="0" w:firstColumn="1" w:lastColumn="0" w:noHBand="0" w:noVBand="1"/>
      </w:tblPr>
      <w:tblGrid>
        <w:gridCol w:w="2689"/>
        <w:gridCol w:w="6367"/>
      </w:tblGrid>
      <w:tr w:rsidR="00DC10FC" w:rsidRPr="00256CC7" w14:paraId="622BA82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DC10FC" w:rsidRPr="00256CC7" w14:paraId="53CA49F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6367" w:type="dxa"/>
          </w:tcPr>
          <w:p w14:paraId="6C960EFF"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6367" w:type="dxa"/>
          </w:tcPr>
          <w:p w14:paraId="235DC4B6"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DC10FC" w:rsidRPr="00256CC7" w14:paraId="3523F37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59CA278D" w:rsidR="00DC10FC" w:rsidRDefault="00433C6F" w:rsidP="00433C6F">
      <w:pPr>
        <w:pStyle w:val="berschrift3"/>
      </w:pPr>
      <w:r>
        <w:t>UseCase003 Visualisation</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bookmarkStart w:id="196" w:name="_Toc418769986"/>
      <w:r>
        <w:t>UseCase004</w:t>
      </w:r>
      <w:bookmarkEnd w:id="196"/>
    </w:p>
    <w:p w14:paraId="41E0244D" w14:textId="4EDD78A3" w:rsidR="00694E46" w:rsidRPr="00694E46" w:rsidRDefault="00694E46" w:rsidP="00694E46">
      <w:pPr>
        <w:pStyle w:val="berschrift3"/>
      </w:pPr>
      <w:r>
        <w:t>UseCase004 Beschreibung</w:t>
      </w:r>
    </w:p>
    <w:tbl>
      <w:tblPr>
        <w:tblStyle w:val="Gitternetztabelle4Akz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DC10FC" w:rsidRPr="00DC10FC" w14:paraId="57BDF4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A871CD" w14:paraId="180149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0E77308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60286068" w:rsidR="005B5930" w:rsidRDefault="00694E46" w:rsidP="00694E46">
      <w:pPr>
        <w:pStyle w:val="berschrift3"/>
      </w:pPr>
      <w:r>
        <w:t>UseCase004 Visualisation</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bookmarkStart w:id="197" w:name="_Toc418769987"/>
      <w:r>
        <w:t>UseCase005</w:t>
      </w:r>
      <w:bookmarkEnd w:id="197"/>
    </w:p>
    <w:p w14:paraId="3FF7738F" w14:textId="13191B3B" w:rsidR="00694E46" w:rsidRPr="00694E46" w:rsidRDefault="00694E46" w:rsidP="00694E46">
      <w:pPr>
        <w:pStyle w:val="berschrift3"/>
      </w:pPr>
      <w:r>
        <w:t>UseCase005 Beschreibung</w:t>
      </w:r>
    </w:p>
    <w:tbl>
      <w:tblPr>
        <w:tblStyle w:val="Gitternetztabelle4Akzent2"/>
        <w:tblW w:w="0" w:type="auto"/>
        <w:tblLook w:val="0020" w:firstRow="1" w:lastRow="0" w:firstColumn="0" w:lastColumn="0" w:noHBand="0" w:noVBand="0"/>
      </w:tblPr>
      <w:tblGrid>
        <w:gridCol w:w="2689"/>
        <w:gridCol w:w="6367"/>
      </w:tblGrid>
      <w:tr w:rsidR="00BA484E" w:rsidRPr="00D93842" w14:paraId="39E0E39D" w14:textId="77777777" w:rsidTr="00BA484E">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A484E" w:rsidRPr="00D93842" w14:paraId="648C8FD3"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t>Nachbedingungen Fehlschlag</w:t>
            </w:r>
          </w:p>
        </w:tc>
        <w:tc>
          <w:tcPr>
            <w:tcW w:w="6367" w:type="dxa"/>
          </w:tcPr>
          <w:p w14:paraId="5AAAC00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BA484E">
        <w:trPr>
          <w:trHeight w:val="1"/>
        </w:trPr>
        <w:tc>
          <w:tcPr>
            <w:cnfStyle w:val="000010000000" w:firstRow="0" w:lastRow="0" w:firstColumn="0" w:lastColumn="0" w:oddVBand="1" w:evenVBand="0" w:oddHBand="0" w:evenHBand="0" w:firstRowFirstColumn="0" w:firstRowLastColumn="0" w:lastRowFirstColumn="0" w:lastRowLastColumn="0"/>
            <w:tcW w:w="268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BA484E">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68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7E201094" w:rsidR="005B5930" w:rsidRDefault="00694E46" w:rsidP="005B2BEE">
      <w:pPr>
        <w:pStyle w:val="berschrift3"/>
      </w:pPr>
      <w:r>
        <w:t>UseCase005 Visualisation</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bookmarkStart w:id="198" w:name="_Toc418769988"/>
      <w:r>
        <w:t>UseCase006</w:t>
      </w:r>
      <w:bookmarkEnd w:id="198"/>
    </w:p>
    <w:p w14:paraId="62346BE3" w14:textId="101BC21A" w:rsidR="00694E46" w:rsidRPr="00694E46" w:rsidRDefault="00694E46" w:rsidP="00694E46">
      <w:pPr>
        <w:pStyle w:val="berschrift3"/>
      </w:pPr>
      <w:r>
        <w:t>UseCase006 Beschreibung</w:t>
      </w:r>
    </w:p>
    <w:tbl>
      <w:tblPr>
        <w:tblStyle w:val="Gitternetztabelle4Akzent2"/>
        <w:tblW w:w="9067" w:type="dxa"/>
        <w:tblLook w:val="04A0" w:firstRow="1" w:lastRow="0" w:firstColumn="1" w:lastColumn="0" w:noHBand="0" w:noVBand="1"/>
      </w:tblPr>
      <w:tblGrid>
        <w:gridCol w:w="2689"/>
        <w:gridCol w:w="6367"/>
        <w:gridCol w:w="11"/>
      </w:tblGrid>
      <w:tr w:rsidR="00FD26DA" w:rsidRPr="00DA2470" w14:paraId="62FD36E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FD26DA" w:rsidRPr="00DA2470" w14:paraId="46A0FA0A"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517008" w14:paraId="319CE9A9"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SU-Ansprechsperson</w:t>
            </w:r>
          </w:p>
        </w:tc>
      </w:tr>
      <w:tr w:rsidR="00FD26DA" w:rsidRPr="00DA2470" w14:paraId="307DA1F0"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71A2B4F9"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02D2344E"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445A6C1" w:rsidR="00101A30" w:rsidRDefault="00101A30" w:rsidP="00101A30">
      <w:pPr>
        <w:pStyle w:val="berschrift3"/>
      </w:pPr>
      <w:r>
        <w:t>UseCase006 Visualisation</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t>UseCase006 Aktivitätsdiagramm</w:t>
      </w:r>
    </w:p>
    <w:p w14:paraId="444D94B8" w14:textId="5915AF0C" w:rsidR="00163331" w:rsidRDefault="00101A30" w:rsidP="00163331">
      <w:pPr>
        <w:spacing w:before="0"/>
        <w:jc w:val="left"/>
        <w:rPr>
          <w:rStyle w:val="berschrift2Zchn"/>
        </w:rPr>
      </w:pPr>
      <w:bookmarkStart w:id="199" w:name="_Toc418769989"/>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199"/>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bookmarkStart w:id="200" w:name="_Toc418769990"/>
      <w:r w:rsidRPr="00163331">
        <w:t>UseCase007</w:t>
      </w:r>
      <w:bookmarkEnd w:id="200"/>
    </w:p>
    <w:p w14:paraId="781646E4" w14:textId="09AA8DF2" w:rsidR="00163331" w:rsidRPr="00163331" w:rsidRDefault="00163331" w:rsidP="00163331">
      <w:pPr>
        <w:pStyle w:val="berschrift3"/>
      </w:pPr>
      <w:r>
        <w:t>UseCase007 Beschreibung</w:t>
      </w:r>
    </w:p>
    <w:tbl>
      <w:tblPr>
        <w:tblStyle w:val="Gitternetztabelle4Akzent2"/>
        <w:tblW w:w="9067" w:type="dxa"/>
        <w:tblLook w:val="04A0" w:firstRow="1" w:lastRow="0" w:firstColumn="1" w:lastColumn="0" w:noHBand="0" w:noVBand="1"/>
      </w:tblPr>
      <w:tblGrid>
        <w:gridCol w:w="2689"/>
        <w:gridCol w:w="6367"/>
        <w:gridCol w:w="11"/>
      </w:tblGrid>
      <w:tr w:rsidR="00FD26DA" w:rsidRPr="00266AA2" w14:paraId="3620A16E"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FD26DA" w:rsidRPr="00266AA2" w14:paraId="1C490543"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BA484E">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BA484E">
        <w:trPr>
          <w:gridAfter w:val="1"/>
          <w:wAfter w:w="11" w:type="dxa"/>
        </w:trPr>
        <w:tc>
          <w:tcPr>
            <w:cnfStyle w:val="001000000000" w:firstRow="0" w:lastRow="0" w:firstColumn="1" w:lastColumn="0" w:oddVBand="0" w:evenVBand="0" w:oddHBand="0" w:evenHBand="0" w:firstRowFirstColumn="0" w:firstRowLastColumn="0" w:lastRowFirstColumn="0" w:lastRowLastColumn="0"/>
            <w:tcW w:w="268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2EB10B75" w:rsidR="00FD26DA" w:rsidRDefault="00163331" w:rsidP="00163331">
      <w:pPr>
        <w:pStyle w:val="berschrift3"/>
        <w:rPr>
          <w:noProof/>
          <w:lang w:val="de-CH" w:eastAsia="de-CH"/>
        </w:rPr>
      </w:pPr>
      <w:r>
        <w:rPr>
          <w:noProof/>
          <w:lang w:val="de-CH" w:eastAsia="de-CH"/>
        </w:rPr>
        <w:t>UseCase007 Visualisation</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bookmarkStart w:id="201" w:name="_Toc418769991"/>
      <w:r>
        <w:t>UseCase008</w:t>
      </w:r>
      <w:bookmarkEnd w:id="201"/>
    </w:p>
    <w:p w14:paraId="1EF89579" w14:textId="7F375DB4" w:rsidR="000D632C" w:rsidRPr="000D632C" w:rsidRDefault="000D632C" w:rsidP="000D632C">
      <w:pPr>
        <w:pStyle w:val="berschrift3"/>
      </w:pPr>
      <w:r>
        <w:t>UseCase008 Beschreibung</w:t>
      </w:r>
    </w:p>
    <w:tbl>
      <w:tblPr>
        <w:tblStyle w:val="Gitternetztabelle4Akzent2"/>
        <w:tblW w:w="9067" w:type="dxa"/>
        <w:tblLook w:val="04A0" w:firstRow="1" w:lastRow="0" w:firstColumn="1" w:lastColumn="0" w:noHBand="0" w:noVBand="1"/>
      </w:tblPr>
      <w:tblGrid>
        <w:gridCol w:w="2689"/>
        <w:gridCol w:w="6378"/>
      </w:tblGrid>
      <w:tr w:rsidR="00FD26DA" w:rsidRPr="00266AA2" w14:paraId="1410857C"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FD26DA" w:rsidRPr="00266AA2" w14:paraId="0C76FCF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BA484E">
        <w:tc>
          <w:tcPr>
            <w:cnfStyle w:val="001000000000" w:firstRow="0" w:lastRow="0" w:firstColumn="1" w:lastColumn="0" w:oddVBand="0" w:evenVBand="0" w:oddHBand="0" w:evenHBand="0" w:firstRowFirstColumn="0" w:firstRowLastColumn="0" w:lastRowFirstColumn="0" w:lastRowLastColumn="0"/>
            <w:tcW w:w="268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p>
        </w:tc>
      </w:tr>
      <w:tr w:rsidR="00FD26DA" w:rsidRPr="00266AA2" w14:paraId="6886FF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BA484E">
        <w:tc>
          <w:tcPr>
            <w:cnfStyle w:val="001000000000" w:firstRow="0" w:lastRow="0" w:firstColumn="1" w:lastColumn="0" w:oddVBand="0" w:evenVBand="0" w:oddHBand="0" w:evenHBand="0" w:firstRowFirstColumn="0" w:firstRowLastColumn="0" w:lastRowFirstColumn="0" w:lastRowLastColumn="0"/>
            <w:tcW w:w="268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BA484E">
        <w:tc>
          <w:tcPr>
            <w:cnfStyle w:val="001000000000" w:firstRow="0" w:lastRow="0" w:firstColumn="1" w:lastColumn="0" w:oddVBand="0" w:evenVBand="0" w:oddHBand="0" w:evenHBand="0" w:firstRowFirstColumn="0" w:firstRowLastColumn="0" w:lastRowFirstColumn="0" w:lastRowLastColumn="0"/>
            <w:tcW w:w="268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07F7D25E" w:rsidR="00FD26DA" w:rsidRDefault="000D632C" w:rsidP="000D632C">
      <w:pPr>
        <w:pStyle w:val="berschrift3"/>
      </w:pPr>
      <w:r>
        <w:t>UseCase008 Visualisation</w:t>
      </w:r>
    </w:p>
    <w:p w14:paraId="293A9AED" w14:textId="77777777" w:rsidR="000D632C" w:rsidRPr="000D632C" w:rsidRDefault="000D632C" w:rsidP="000D632C"/>
    <w:p w14:paraId="04A6A440" w14:textId="494E0C95" w:rsidR="000D632C" w:rsidRDefault="000D632C" w:rsidP="000D632C">
      <w:pPr>
        <w:pStyle w:val="berschrift3"/>
      </w:pPr>
      <w:r>
        <w:t>UseCase008 Aktivitätsdiagramm</w:t>
      </w:r>
    </w:p>
    <w:p w14:paraId="37E89FA3" w14:textId="77777777" w:rsidR="000D632C" w:rsidRPr="000D632C" w:rsidRDefault="000D632C" w:rsidP="000D632C"/>
    <w:p w14:paraId="0EC364BE" w14:textId="30F0D10E" w:rsidR="004A78C2" w:rsidRPr="004A78C2" w:rsidRDefault="004A78C2" w:rsidP="004A78C2">
      <w:pPr>
        <w:pStyle w:val="berschrift1"/>
        <w:rPr>
          <w:lang w:val="fr-CH"/>
        </w:rPr>
      </w:pPr>
      <w:bookmarkStart w:id="202" w:name="_Toc418769992"/>
      <w:r w:rsidRPr="004A78C2">
        <w:rPr>
          <w:lang w:val="fr-CH"/>
        </w:rPr>
        <w:t>Klassendiagramme</w:t>
      </w:r>
      <w:bookmarkEnd w:id="202"/>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203" w:name="_Toc418769993"/>
      <w:r w:rsidRPr="004A78C2">
        <w:rPr>
          <w:lang w:val="fr-CH"/>
        </w:rPr>
        <w:t>Deyploment-Infos</w:t>
      </w:r>
      <w:bookmarkEnd w:id="203"/>
    </w:p>
    <w:p w14:paraId="368674DD" w14:textId="77777777" w:rsidR="004A78C2" w:rsidRPr="004A78C2" w:rsidRDefault="004A78C2" w:rsidP="004A78C2">
      <w:pPr>
        <w:rPr>
          <w:lang w:val="fr-CH"/>
        </w:rPr>
      </w:pPr>
      <w:bookmarkStart w:id="204" w:name="_GoBack"/>
      <w:bookmarkEnd w:id="204"/>
    </w:p>
    <w:p w14:paraId="5F3E10E2" w14:textId="7682C914" w:rsidR="004A78C2" w:rsidRPr="004A78C2" w:rsidRDefault="004A78C2" w:rsidP="004A78C2">
      <w:pPr>
        <w:pStyle w:val="berschrift1"/>
        <w:rPr>
          <w:lang w:val="fr-CH"/>
        </w:rPr>
      </w:pPr>
      <w:bookmarkStart w:id="205" w:name="_Toc418769994"/>
      <w:r w:rsidRPr="004A78C2">
        <w:rPr>
          <w:lang w:val="fr-CH"/>
        </w:rPr>
        <w:t>TDD und JUnit</w:t>
      </w:r>
      <w:bookmarkEnd w:id="205"/>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206" w:name="_Toc418769995"/>
      <w:r w:rsidRPr="004A78C2">
        <w:rPr>
          <w:lang w:val="fr-CH"/>
        </w:rPr>
        <w:t>Funktionale Test’s</w:t>
      </w:r>
      <w:bookmarkEnd w:id="206"/>
    </w:p>
    <w:tbl>
      <w:tblPr>
        <w:tblStyle w:val="Gitternetztabelle4Akzent2"/>
        <w:tblW w:w="0" w:type="auto"/>
        <w:tblLook w:val="04A0" w:firstRow="1" w:lastRow="0" w:firstColumn="1" w:lastColumn="0" w:noHBand="0" w:noVBand="1"/>
      </w:tblPr>
      <w:tblGrid>
        <w:gridCol w:w="1155"/>
        <w:gridCol w:w="2820"/>
        <w:gridCol w:w="3165"/>
        <w:gridCol w:w="1875"/>
      </w:tblGrid>
      <w:tr w:rsidR="6C8D5674" w:rsidRPr="00DB717E" w14:paraId="126650D1" w14:textId="77777777" w:rsidTr="4CB8E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711BBF91" w14:textId="788D7568" w:rsidR="6C8D5674" w:rsidRPr="00DB717E" w:rsidRDefault="6C8D5674" w:rsidP="6C8D5674">
            <w:pPr>
              <w:rPr>
                <w:sz w:val="20"/>
              </w:rPr>
            </w:pPr>
            <w:r w:rsidRPr="00DB717E">
              <w:rPr>
                <w:sz w:val="20"/>
              </w:rPr>
              <w:t>Test ID</w:t>
            </w:r>
          </w:p>
        </w:tc>
        <w:tc>
          <w:tcPr>
            <w:tcW w:w="2820" w:type="dxa"/>
          </w:tcPr>
          <w:p w14:paraId="21A641E5" w14:textId="17620886"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Beschreibung</w:t>
            </w:r>
          </w:p>
        </w:tc>
        <w:tc>
          <w:tcPr>
            <w:tcW w:w="3165" w:type="dxa"/>
          </w:tcPr>
          <w:p w14:paraId="5A7D88F7" w14:textId="3B9E477A"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Resultat</w:t>
            </w:r>
          </w:p>
        </w:tc>
        <w:tc>
          <w:tcPr>
            <w:tcW w:w="1875" w:type="dxa"/>
          </w:tcPr>
          <w:p w14:paraId="4F59C82E" w14:textId="10B01B51" w:rsidR="6C8D5674" w:rsidRPr="00DB717E" w:rsidRDefault="6C8D5674" w:rsidP="6C8D5674">
            <w:pPr>
              <w:cnfStyle w:val="100000000000" w:firstRow="1" w:lastRow="0" w:firstColumn="0" w:lastColumn="0" w:oddVBand="0" w:evenVBand="0" w:oddHBand="0" w:evenHBand="0" w:firstRowFirstColumn="0" w:firstRowLastColumn="0" w:lastRowFirstColumn="0" w:lastRowLastColumn="0"/>
              <w:rPr>
                <w:sz w:val="20"/>
              </w:rPr>
            </w:pPr>
            <w:r w:rsidRPr="00DB717E">
              <w:rPr>
                <w:sz w:val="20"/>
              </w:rPr>
              <w:t>Massnahmen</w:t>
            </w:r>
          </w:p>
        </w:tc>
      </w:tr>
      <w:tr w:rsidR="6C8D5674" w:rsidRPr="00DB717E" w14:paraId="6C4A6B07"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A5A7FED" w14:textId="4CB8E50D" w:rsidR="6C8D5674" w:rsidRPr="00DB717E" w:rsidRDefault="4CB8E50D" w:rsidP="4CB8E50D">
            <w:pPr>
              <w:jc w:val="left"/>
              <w:rPr>
                <w:sz w:val="20"/>
              </w:rPr>
            </w:pPr>
            <w:r w:rsidRPr="00DB717E">
              <w:rPr>
                <w:sz w:val="20"/>
              </w:rPr>
              <w:t>1</w:t>
            </w:r>
          </w:p>
        </w:tc>
        <w:tc>
          <w:tcPr>
            <w:tcW w:w="2820" w:type="dxa"/>
          </w:tcPr>
          <w:p w14:paraId="6480A8B7" w14:textId="2AF47FB6" w:rsidR="6C8D5674"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Logininformationen wurden nicht korrekt angegeben.</w:t>
            </w:r>
          </w:p>
        </w:tc>
        <w:tc>
          <w:tcPr>
            <w:tcW w:w="3165" w:type="dxa"/>
          </w:tcPr>
          <w:p w14:paraId="5DDDB36D" w14:textId="29916588" w:rsidR="6C8D5674"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Fehlermeldung und erneuter Loginversuch.</w:t>
            </w:r>
          </w:p>
        </w:tc>
        <w:tc>
          <w:tcPr>
            <w:tcW w:w="1875" w:type="dxa"/>
          </w:tcPr>
          <w:p w14:paraId="01D37EAD" w14:textId="2163F29C" w:rsidR="6C8D5674" w:rsidRPr="00DB717E" w:rsidRDefault="6C8D5674"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6C8D5674" w:rsidRPr="00DB717E" w14:paraId="48DB8375"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147D61F7" w14:textId="50CE8281" w:rsidR="6C8D5674" w:rsidRPr="00DB717E" w:rsidRDefault="4CB8E50D" w:rsidP="4CB8E50D">
            <w:pPr>
              <w:jc w:val="left"/>
              <w:rPr>
                <w:sz w:val="20"/>
              </w:rPr>
            </w:pPr>
            <w:r w:rsidRPr="00DB717E">
              <w:rPr>
                <w:sz w:val="20"/>
              </w:rPr>
              <w:t>2</w:t>
            </w:r>
          </w:p>
        </w:tc>
        <w:tc>
          <w:tcPr>
            <w:tcW w:w="2820" w:type="dxa"/>
          </w:tcPr>
          <w:p w14:paraId="7C36E5C4" w14:textId="4C993EC0" w:rsidR="6C8D5674"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Ein Mangel wurde erfasst.</w:t>
            </w:r>
          </w:p>
        </w:tc>
        <w:tc>
          <w:tcPr>
            <w:tcW w:w="3165" w:type="dxa"/>
          </w:tcPr>
          <w:p w14:paraId="4C0DB4A7" w14:textId="0801F8F3" w:rsidR="6C8D5674"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Der Mangel wird für das jeweilige Projekt angezeigt und der Bauleiter kann diese korrekt einsehen.</w:t>
            </w:r>
          </w:p>
        </w:tc>
        <w:tc>
          <w:tcPr>
            <w:tcW w:w="1875" w:type="dxa"/>
          </w:tcPr>
          <w:p w14:paraId="00F941E7" w14:textId="55BCBDF8" w:rsidR="6C8D5674" w:rsidRPr="00DB717E" w:rsidRDefault="6C8D5674" w:rsidP="4CB8E50D">
            <w:pPr>
              <w:jc w:val="left"/>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2291D49C"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6DDE01F" w14:textId="66A3DC7E" w:rsidR="4CB8E50D" w:rsidRPr="00DB717E" w:rsidRDefault="4CB8E50D" w:rsidP="4CB8E50D">
            <w:pPr>
              <w:jc w:val="left"/>
              <w:rPr>
                <w:sz w:val="20"/>
              </w:rPr>
            </w:pPr>
            <w:r w:rsidRPr="00DB717E">
              <w:rPr>
                <w:sz w:val="20"/>
              </w:rPr>
              <w:t>3</w:t>
            </w:r>
          </w:p>
        </w:tc>
        <w:tc>
          <w:tcPr>
            <w:tcW w:w="2820" w:type="dxa"/>
          </w:tcPr>
          <w:p w14:paraId="691A6092" w14:textId="23F5D7FB"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Ein Mangel wurde abgearbeitet.</w:t>
            </w:r>
          </w:p>
        </w:tc>
        <w:tc>
          <w:tcPr>
            <w:tcW w:w="3165" w:type="dxa"/>
          </w:tcPr>
          <w:p w14:paraId="06A44F04" w14:textId="4035B3D6"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Der Bauleiter kann den Mangel als erledigt kennzeichnen.</w:t>
            </w:r>
          </w:p>
        </w:tc>
        <w:tc>
          <w:tcPr>
            <w:tcW w:w="1875" w:type="dxa"/>
          </w:tcPr>
          <w:p w14:paraId="6B81E25B" w14:textId="65922119"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6A9C1971"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16FB5A4B" w14:textId="1E925B1C" w:rsidR="4CB8E50D" w:rsidRPr="00DB717E" w:rsidRDefault="4CB8E50D" w:rsidP="4CB8E50D">
            <w:pPr>
              <w:jc w:val="left"/>
              <w:rPr>
                <w:sz w:val="20"/>
              </w:rPr>
            </w:pPr>
            <w:r w:rsidRPr="00DB717E">
              <w:rPr>
                <w:sz w:val="20"/>
              </w:rPr>
              <w:t>4</w:t>
            </w:r>
          </w:p>
        </w:tc>
        <w:tc>
          <w:tcPr>
            <w:tcW w:w="2820" w:type="dxa"/>
          </w:tcPr>
          <w:p w14:paraId="234DADD4" w14:textId="7D2334D9"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Ein neues Projekt wird hinzugefügt</w:t>
            </w:r>
          </w:p>
        </w:tc>
        <w:tc>
          <w:tcPr>
            <w:tcW w:w="3165" w:type="dxa"/>
          </w:tcPr>
          <w:p w14:paraId="68644D07" w14:textId="69108CAA"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r w:rsidRPr="00DB717E">
              <w:rPr>
                <w:sz w:val="20"/>
              </w:rPr>
              <w:t>Jeder kann das neue Projekt begutachten, der Bauleiter aber mit erhöhter Berechtigung.</w:t>
            </w:r>
          </w:p>
        </w:tc>
        <w:tc>
          <w:tcPr>
            <w:tcW w:w="1875" w:type="dxa"/>
          </w:tcPr>
          <w:p w14:paraId="62FF776A" w14:textId="67C3B1B0" w:rsidR="4CB8E50D" w:rsidRPr="00DB717E" w:rsidRDefault="4CB8E50D" w:rsidP="4CB8E50D">
            <w:pPr>
              <w:jc w:val="left"/>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57CAF995"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372F4B5E" w14:textId="24C0D0E6" w:rsidR="4CB8E50D" w:rsidRPr="00DB717E" w:rsidRDefault="4CB8E50D" w:rsidP="4CB8E50D">
            <w:pPr>
              <w:jc w:val="left"/>
              <w:rPr>
                <w:sz w:val="20"/>
              </w:rPr>
            </w:pPr>
            <w:r w:rsidRPr="00DB717E">
              <w:rPr>
                <w:sz w:val="20"/>
              </w:rPr>
              <w:t>5</w:t>
            </w:r>
          </w:p>
        </w:tc>
        <w:tc>
          <w:tcPr>
            <w:tcW w:w="2820" w:type="dxa"/>
          </w:tcPr>
          <w:p w14:paraId="3B6CC98B" w14:textId="3A07D63D"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Dem Projekt wird ein Subunternehmen zugeteilt</w:t>
            </w:r>
          </w:p>
        </w:tc>
        <w:tc>
          <w:tcPr>
            <w:tcW w:w="3165" w:type="dxa"/>
          </w:tcPr>
          <w:p w14:paraId="76A07D59" w14:textId="537812DC"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r w:rsidRPr="00DB717E">
              <w:rPr>
                <w:sz w:val="20"/>
              </w:rPr>
              <w:t>Das Subunternehmen und zusätzlich die Ansprechsperson wird hinzugefügt.</w:t>
            </w:r>
          </w:p>
        </w:tc>
        <w:tc>
          <w:tcPr>
            <w:tcW w:w="1875" w:type="dxa"/>
          </w:tcPr>
          <w:p w14:paraId="63D8B79F" w14:textId="708E451E" w:rsidR="4CB8E50D" w:rsidRPr="00DB717E" w:rsidRDefault="4CB8E50D" w:rsidP="4CB8E50D">
            <w:pPr>
              <w:jc w:val="left"/>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4185E56E"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32D85C2A" w14:textId="17984232" w:rsidR="4CB8E50D" w:rsidRPr="00DB717E" w:rsidRDefault="4CB8E50D" w:rsidP="4CB8E50D">
            <w:pPr>
              <w:rPr>
                <w:sz w:val="20"/>
              </w:rPr>
            </w:pPr>
            <w:r w:rsidRPr="00DB717E">
              <w:rPr>
                <w:sz w:val="20"/>
              </w:rPr>
              <w:t>6</w:t>
            </w:r>
          </w:p>
        </w:tc>
        <w:tc>
          <w:tcPr>
            <w:tcW w:w="2820" w:type="dxa"/>
          </w:tcPr>
          <w:p w14:paraId="7D27AB02" w14:textId="57066048"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r w:rsidRPr="00DB717E">
              <w:rPr>
                <w:sz w:val="20"/>
              </w:rPr>
              <w:t>Ein Mitarbeiter kann die Mängel nicht bearbeiten</w:t>
            </w:r>
          </w:p>
        </w:tc>
        <w:tc>
          <w:tcPr>
            <w:tcW w:w="3165" w:type="dxa"/>
          </w:tcPr>
          <w:p w14:paraId="0A317E55" w14:textId="65518FB6"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r w:rsidRPr="00DB717E">
              <w:rPr>
                <w:sz w:val="20"/>
              </w:rPr>
              <w:t>Nur der Bauleiter hat die Berechtigung die Mängel zu bearbeiten oder als erledigt zu kennzeichnen</w:t>
            </w:r>
          </w:p>
        </w:tc>
        <w:tc>
          <w:tcPr>
            <w:tcW w:w="1875" w:type="dxa"/>
          </w:tcPr>
          <w:p w14:paraId="71839365" w14:textId="03F186D5"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r>
      <w:tr w:rsidR="4CB8E50D" w:rsidRPr="00DB717E" w14:paraId="335A888A" w14:textId="77777777" w:rsidTr="4CB8E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4CF50D3" w14:textId="7BA0A81A" w:rsidR="4CB8E50D" w:rsidRPr="00DB717E" w:rsidRDefault="4CB8E50D" w:rsidP="4CB8E50D">
            <w:pPr>
              <w:rPr>
                <w:sz w:val="20"/>
              </w:rPr>
            </w:pPr>
            <w:r w:rsidRPr="00DB717E">
              <w:rPr>
                <w:sz w:val="20"/>
              </w:rPr>
              <w:t>7</w:t>
            </w:r>
          </w:p>
        </w:tc>
        <w:tc>
          <w:tcPr>
            <w:tcW w:w="2820" w:type="dxa"/>
          </w:tcPr>
          <w:p w14:paraId="41B52AEB" w14:textId="1A698B19"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c>
          <w:tcPr>
            <w:tcW w:w="3165" w:type="dxa"/>
          </w:tcPr>
          <w:p w14:paraId="6C2B7647" w14:textId="309F393D"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c>
          <w:tcPr>
            <w:tcW w:w="1875" w:type="dxa"/>
          </w:tcPr>
          <w:p w14:paraId="61183242" w14:textId="735A5860" w:rsidR="4CB8E50D" w:rsidRPr="00DB717E" w:rsidRDefault="4CB8E50D" w:rsidP="4CB8E50D">
            <w:pPr>
              <w:cnfStyle w:val="000000100000" w:firstRow="0" w:lastRow="0" w:firstColumn="0" w:lastColumn="0" w:oddVBand="0" w:evenVBand="0" w:oddHBand="1" w:evenHBand="0" w:firstRowFirstColumn="0" w:firstRowLastColumn="0" w:lastRowFirstColumn="0" w:lastRowLastColumn="0"/>
              <w:rPr>
                <w:sz w:val="20"/>
              </w:rPr>
            </w:pPr>
          </w:p>
        </w:tc>
      </w:tr>
      <w:tr w:rsidR="4CB8E50D" w:rsidRPr="00DB717E" w14:paraId="1C27F12E" w14:textId="77777777" w:rsidTr="4CB8E50D">
        <w:tc>
          <w:tcPr>
            <w:cnfStyle w:val="001000000000" w:firstRow="0" w:lastRow="0" w:firstColumn="1" w:lastColumn="0" w:oddVBand="0" w:evenVBand="0" w:oddHBand="0" w:evenHBand="0" w:firstRowFirstColumn="0" w:firstRowLastColumn="0" w:lastRowFirstColumn="0" w:lastRowLastColumn="0"/>
            <w:tcW w:w="1155" w:type="dxa"/>
          </w:tcPr>
          <w:p w14:paraId="680B439C" w14:textId="0F55BE21" w:rsidR="4CB8E50D" w:rsidRPr="00DB717E" w:rsidRDefault="4CB8E50D" w:rsidP="4CB8E50D">
            <w:pPr>
              <w:rPr>
                <w:sz w:val="20"/>
              </w:rPr>
            </w:pPr>
            <w:r w:rsidRPr="00DB717E">
              <w:rPr>
                <w:sz w:val="20"/>
              </w:rPr>
              <w:t>8</w:t>
            </w:r>
          </w:p>
        </w:tc>
        <w:tc>
          <w:tcPr>
            <w:tcW w:w="2820" w:type="dxa"/>
          </w:tcPr>
          <w:p w14:paraId="4D99550B" w14:textId="79A792E2"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c>
          <w:tcPr>
            <w:tcW w:w="3165" w:type="dxa"/>
          </w:tcPr>
          <w:p w14:paraId="55681B83" w14:textId="0EB01FC1"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c>
          <w:tcPr>
            <w:tcW w:w="1875" w:type="dxa"/>
          </w:tcPr>
          <w:p w14:paraId="6F98C487" w14:textId="18C28E35" w:rsidR="4CB8E50D" w:rsidRPr="00DB717E" w:rsidRDefault="4CB8E50D" w:rsidP="4CB8E50D">
            <w:pPr>
              <w:cnfStyle w:val="000000000000" w:firstRow="0" w:lastRow="0" w:firstColumn="0" w:lastColumn="0" w:oddVBand="0" w:evenVBand="0" w:oddHBand="0" w:evenHBand="0" w:firstRowFirstColumn="0" w:firstRowLastColumn="0" w:lastRowFirstColumn="0" w:lastRowLastColumn="0"/>
              <w:rPr>
                <w:sz w:val="20"/>
              </w:rPr>
            </w:pPr>
          </w:p>
        </w:tc>
      </w:tr>
    </w:tbl>
    <w:p w14:paraId="67865A03" w14:textId="45434629" w:rsidR="004A78C2" w:rsidRDefault="004A78C2" w:rsidP="004A78C2"/>
    <w:p w14:paraId="46231C03" w14:textId="5D9037F4" w:rsidR="004A78C2" w:rsidRPr="004A78C2" w:rsidRDefault="004A78C2" w:rsidP="004A78C2">
      <w:pPr>
        <w:pStyle w:val="berschrift1"/>
        <w:rPr>
          <w:lang w:val="fr-CH"/>
        </w:rPr>
      </w:pPr>
      <w:bookmarkStart w:id="207" w:name="_Toc418769996"/>
      <w:r w:rsidRPr="004A78C2">
        <w:rPr>
          <w:lang w:val="fr-CH"/>
        </w:rPr>
        <w:t>DB – Dokumentation</w:t>
      </w:r>
      <w:bookmarkEnd w:id="207"/>
    </w:p>
    <w:p w14:paraId="5AC521EB" w14:textId="77777777" w:rsidR="004A78C2" w:rsidRPr="004A78C2" w:rsidRDefault="004A78C2" w:rsidP="004A78C2">
      <w:pPr>
        <w:rPr>
          <w:lang w:val="fr-CH"/>
        </w:rPr>
      </w:pPr>
    </w:p>
    <w:p w14:paraId="57B3207E" w14:textId="5EF36CF4" w:rsidR="004A78C2" w:rsidRPr="004A78C2" w:rsidRDefault="004A78C2" w:rsidP="004A78C2">
      <w:pPr>
        <w:pStyle w:val="berschrift1"/>
        <w:rPr>
          <w:lang w:val="de-CH"/>
        </w:rPr>
      </w:pPr>
      <w:bookmarkStart w:id="208" w:name="_Toc418769997"/>
      <w:r w:rsidRPr="004A78C2">
        <w:rPr>
          <w:lang w:val="de-CH"/>
        </w:rPr>
        <w:t>Beiträge pro Projektmitglied (2015_FS_INM21_Individuelles_Portfolio_Name_Vorname.xlsx)</w:t>
      </w:r>
      <w:bookmarkEnd w:id="208"/>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209" w:name="_Toc418769998"/>
      <w:r w:rsidRPr="004A78C2">
        <w:rPr>
          <w:lang w:val="de-CH"/>
        </w:rPr>
        <w:t>Source-Code von selber beschriebenem Code</w:t>
      </w:r>
      <w:bookmarkEnd w:id="209"/>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210" w:name="_Toc418769999"/>
      <w:r w:rsidRPr="004A78C2">
        <w:rPr>
          <w:lang w:val="de-CH"/>
        </w:rPr>
        <w:t>Weitere Dokumentationen</w:t>
      </w:r>
      <w:bookmarkEnd w:id="210"/>
    </w:p>
    <w:p w14:paraId="29F0A561" w14:textId="77777777" w:rsidR="004A78C2" w:rsidRPr="004A78C2" w:rsidRDefault="004A78C2" w:rsidP="004A78C2">
      <w:pPr>
        <w:rPr>
          <w:lang w:val="de-CH"/>
        </w:rPr>
      </w:pPr>
    </w:p>
    <w:sectPr w:rsidR="004A78C2" w:rsidRPr="004A78C2" w:rsidSect="00286C99">
      <w:headerReference w:type="default" r:id="rId41"/>
      <w:footerReference w:type="default" r:id="rId42"/>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Gernot Starke" w:date="2012-01-14T10:02:00Z" w:initials="GS">
    <w:p w14:paraId="415E438F" w14:textId="53A37EE5" w:rsidR="00DB717E" w:rsidRDefault="00DB717E">
      <w:pPr>
        <w:pStyle w:val="Kommentartext"/>
      </w:pPr>
      <w:r>
        <w:rPr>
          <w:rStyle w:val="Kommentarzeichen"/>
        </w:rPr>
        <w:annotationRef/>
      </w:r>
      <w:r>
        <w:t>Verschoben aus Kapitel 8</w:t>
      </w:r>
    </w:p>
  </w:comment>
  <w:comment w:id="127" w:author="Gernot Starke" w:date="2012-01-14T10:01:00Z" w:initials="GS">
    <w:p w14:paraId="2F6DB798" w14:textId="07FAF38E" w:rsidR="00DB717E" w:rsidRDefault="00DB717E">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4B5E9" w14:textId="77777777" w:rsidR="00DB717E" w:rsidRDefault="00DB717E">
      <w:r>
        <w:separator/>
      </w:r>
    </w:p>
  </w:endnote>
  <w:endnote w:type="continuationSeparator" w:id="0">
    <w:p w14:paraId="7C8BE858" w14:textId="77777777" w:rsidR="00DB717E" w:rsidRDefault="00DB717E">
      <w:r>
        <w:continuationSeparator/>
      </w:r>
    </w:p>
  </w:endnote>
  <w:endnote w:type="continuationNotice" w:id="1">
    <w:p w14:paraId="7F45EADA" w14:textId="77777777" w:rsidR="00DB717E" w:rsidRDefault="00DB717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DB717E" w:rsidRPr="002510E7" w:rsidRDefault="00DB717E"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DB717E" w:rsidRPr="002510E7" w:rsidRDefault="00DB717E" w:rsidP="00286C99">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2FE2F" w14:textId="77777777" w:rsidR="00DB717E" w:rsidRDefault="00DB717E">
      <w:r>
        <w:separator/>
      </w:r>
    </w:p>
  </w:footnote>
  <w:footnote w:type="continuationSeparator" w:id="0">
    <w:p w14:paraId="110C173C" w14:textId="77777777" w:rsidR="00DB717E" w:rsidRDefault="00DB717E">
      <w:r>
        <w:continuationSeparator/>
      </w:r>
    </w:p>
  </w:footnote>
  <w:footnote w:type="continuationNotice" w:id="1">
    <w:p w14:paraId="21A97743" w14:textId="77777777" w:rsidR="00DB717E" w:rsidRDefault="00DB717E">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DB717E" w:rsidRDefault="00DB717E"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72C51">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72C51">
      <w:rPr>
        <w:rStyle w:val="Seitenzahl"/>
        <w:noProof/>
      </w:rPr>
      <w:t>55</w:t>
    </w:r>
    <w:r>
      <w:rPr>
        <w:rStyle w:val="Seitenzahl"/>
      </w:rPr>
      <w:fldChar w:fldCharType="end"/>
    </w:r>
  </w:p>
  <w:p w14:paraId="0B6542F7" w14:textId="77777777" w:rsidR="00DB717E" w:rsidRDefault="00DB717E"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DB717E" w:rsidRDefault="00DB717E"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F3213D">
      <w:rPr>
        <w:rStyle w:val="Seitenzahl"/>
        <w:noProof/>
      </w:rPr>
      <w:t>55</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3213D">
      <w:rPr>
        <w:rStyle w:val="Seitenzahl"/>
        <w:noProof/>
      </w:rPr>
      <w:t>55</w:t>
    </w:r>
    <w:r>
      <w:rPr>
        <w:rStyle w:val="Seitenzahl"/>
      </w:rPr>
      <w:fldChar w:fldCharType="end"/>
    </w:r>
  </w:p>
  <w:p w14:paraId="5F5BBDD4" w14:textId="77777777" w:rsidR="00DB717E" w:rsidRDefault="00DB717E"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8C3996"/>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374A8428"/>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5">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4"/>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4"/>
  </w:num>
  <w:num w:numId="16">
    <w:abstractNumId w:val="34"/>
  </w:num>
  <w:num w:numId="17">
    <w:abstractNumId w:val="31"/>
  </w:num>
  <w:num w:numId="18">
    <w:abstractNumId w:val="36"/>
  </w:num>
  <w:num w:numId="19">
    <w:abstractNumId w:val="23"/>
  </w:num>
  <w:num w:numId="20">
    <w:abstractNumId w:val="19"/>
  </w:num>
  <w:num w:numId="21">
    <w:abstractNumId w:val="16"/>
  </w:num>
  <w:num w:numId="22">
    <w:abstractNumId w:val="28"/>
  </w:num>
  <w:num w:numId="23">
    <w:abstractNumId w:val="17"/>
  </w:num>
  <w:num w:numId="24">
    <w:abstractNumId w:val="32"/>
  </w:num>
  <w:num w:numId="25">
    <w:abstractNumId w:val="20"/>
  </w:num>
  <w:num w:numId="26">
    <w:abstractNumId w:val="25"/>
  </w:num>
  <w:num w:numId="27">
    <w:abstractNumId w:val="33"/>
  </w:num>
  <w:num w:numId="28">
    <w:abstractNumId w:val="27"/>
  </w:num>
  <w:num w:numId="29">
    <w:abstractNumId w:val="18"/>
  </w:num>
  <w:num w:numId="30">
    <w:abstractNumId w:val="30"/>
  </w:num>
  <w:num w:numId="31">
    <w:abstractNumId w:val="24"/>
  </w:num>
  <w:num w:numId="32">
    <w:abstractNumId w:val="14"/>
  </w:num>
  <w:num w:numId="33">
    <w:abstractNumId w:val="37"/>
  </w:num>
  <w:num w:numId="34">
    <w:abstractNumId w:val="11"/>
  </w:num>
  <w:num w:numId="35">
    <w:abstractNumId w:val="29"/>
  </w:num>
  <w:num w:numId="36">
    <w:abstractNumId w:val="26"/>
  </w:num>
  <w:num w:numId="37">
    <w:abstractNumId w:val="35"/>
  </w:num>
  <w:num w:numId="38">
    <w:abstractNumId w:val="13"/>
  </w:num>
  <w:num w:numId="39">
    <w:abstractNumId w:val="15"/>
  </w:num>
  <w:num w:numId="40">
    <w:abstractNumId w:val="2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54321"/>
    <w:rsid w:val="00070AF2"/>
    <w:rsid w:val="0007401C"/>
    <w:rsid w:val="0009434B"/>
    <w:rsid w:val="000970B6"/>
    <w:rsid w:val="000A6FE9"/>
    <w:rsid w:val="000D632C"/>
    <w:rsid w:val="000E6054"/>
    <w:rsid w:val="00101A30"/>
    <w:rsid w:val="00112EDC"/>
    <w:rsid w:val="001406B4"/>
    <w:rsid w:val="001447BE"/>
    <w:rsid w:val="00160864"/>
    <w:rsid w:val="00163331"/>
    <w:rsid w:val="001833CE"/>
    <w:rsid w:val="001870D9"/>
    <w:rsid w:val="00200ED8"/>
    <w:rsid w:val="002060DC"/>
    <w:rsid w:val="00213360"/>
    <w:rsid w:val="00226296"/>
    <w:rsid w:val="00266AA2"/>
    <w:rsid w:val="00286C99"/>
    <w:rsid w:val="002A6098"/>
    <w:rsid w:val="002A701F"/>
    <w:rsid w:val="002C4164"/>
    <w:rsid w:val="002C4CA7"/>
    <w:rsid w:val="002C57CF"/>
    <w:rsid w:val="002E5269"/>
    <w:rsid w:val="002E5798"/>
    <w:rsid w:val="002F1B31"/>
    <w:rsid w:val="002F6A03"/>
    <w:rsid w:val="00302CC2"/>
    <w:rsid w:val="0030449E"/>
    <w:rsid w:val="00353CCB"/>
    <w:rsid w:val="00365338"/>
    <w:rsid w:val="003B3B7D"/>
    <w:rsid w:val="003C1ABA"/>
    <w:rsid w:val="003D4092"/>
    <w:rsid w:val="003E47E5"/>
    <w:rsid w:val="00403FBD"/>
    <w:rsid w:val="00417144"/>
    <w:rsid w:val="00433C6F"/>
    <w:rsid w:val="00442194"/>
    <w:rsid w:val="00460C4B"/>
    <w:rsid w:val="0047221F"/>
    <w:rsid w:val="00472AF9"/>
    <w:rsid w:val="00497E5B"/>
    <w:rsid w:val="004A660D"/>
    <w:rsid w:val="004A731A"/>
    <w:rsid w:val="004A78C2"/>
    <w:rsid w:val="004B0089"/>
    <w:rsid w:val="004C072E"/>
    <w:rsid w:val="004D55C9"/>
    <w:rsid w:val="004D5C8D"/>
    <w:rsid w:val="004E7C5F"/>
    <w:rsid w:val="00517008"/>
    <w:rsid w:val="00523A8A"/>
    <w:rsid w:val="005434C2"/>
    <w:rsid w:val="00552502"/>
    <w:rsid w:val="005572C6"/>
    <w:rsid w:val="005675D4"/>
    <w:rsid w:val="005762EA"/>
    <w:rsid w:val="00590D8F"/>
    <w:rsid w:val="005B2BEE"/>
    <w:rsid w:val="005B5930"/>
    <w:rsid w:val="005C06B3"/>
    <w:rsid w:val="005C2132"/>
    <w:rsid w:val="005C5517"/>
    <w:rsid w:val="005D369B"/>
    <w:rsid w:val="006065A2"/>
    <w:rsid w:val="00616FC3"/>
    <w:rsid w:val="006214F5"/>
    <w:rsid w:val="00632255"/>
    <w:rsid w:val="00633480"/>
    <w:rsid w:val="00650027"/>
    <w:rsid w:val="006665D8"/>
    <w:rsid w:val="0067367C"/>
    <w:rsid w:val="00677718"/>
    <w:rsid w:val="00694E46"/>
    <w:rsid w:val="006A07DE"/>
    <w:rsid w:val="006A0FAF"/>
    <w:rsid w:val="006A101F"/>
    <w:rsid w:val="006E46B5"/>
    <w:rsid w:val="006F4723"/>
    <w:rsid w:val="007047AE"/>
    <w:rsid w:val="00745B02"/>
    <w:rsid w:val="0074690B"/>
    <w:rsid w:val="007607C3"/>
    <w:rsid w:val="007D1D37"/>
    <w:rsid w:val="007D67A2"/>
    <w:rsid w:val="007E405F"/>
    <w:rsid w:val="007E7731"/>
    <w:rsid w:val="007F275F"/>
    <w:rsid w:val="007F6D22"/>
    <w:rsid w:val="0080023D"/>
    <w:rsid w:val="008232D4"/>
    <w:rsid w:val="00824E4D"/>
    <w:rsid w:val="00831914"/>
    <w:rsid w:val="00844A0D"/>
    <w:rsid w:val="00844F35"/>
    <w:rsid w:val="00850334"/>
    <w:rsid w:val="00850556"/>
    <w:rsid w:val="00855B5B"/>
    <w:rsid w:val="00867DEA"/>
    <w:rsid w:val="00872ACE"/>
    <w:rsid w:val="00872C51"/>
    <w:rsid w:val="00893FA2"/>
    <w:rsid w:val="008A2AD4"/>
    <w:rsid w:val="008C7002"/>
    <w:rsid w:val="008C7218"/>
    <w:rsid w:val="008D4F1A"/>
    <w:rsid w:val="008D6094"/>
    <w:rsid w:val="008E555C"/>
    <w:rsid w:val="008F343F"/>
    <w:rsid w:val="009060C8"/>
    <w:rsid w:val="00912373"/>
    <w:rsid w:val="0094033E"/>
    <w:rsid w:val="009454DF"/>
    <w:rsid w:val="0095588C"/>
    <w:rsid w:val="00957A24"/>
    <w:rsid w:val="00962F57"/>
    <w:rsid w:val="009711CA"/>
    <w:rsid w:val="00993DF6"/>
    <w:rsid w:val="00995ED2"/>
    <w:rsid w:val="009A0FDC"/>
    <w:rsid w:val="009B6812"/>
    <w:rsid w:val="009D6987"/>
    <w:rsid w:val="00A04532"/>
    <w:rsid w:val="00A55105"/>
    <w:rsid w:val="00A61C42"/>
    <w:rsid w:val="00A62462"/>
    <w:rsid w:val="00A776CC"/>
    <w:rsid w:val="00A871CD"/>
    <w:rsid w:val="00AB5A76"/>
    <w:rsid w:val="00AC7D55"/>
    <w:rsid w:val="00AE0511"/>
    <w:rsid w:val="00AF06C0"/>
    <w:rsid w:val="00B125F4"/>
    <w:rsid w:val="00B15D7F"/>
    <w:rsid w:val="00B23E01"/>
    <w:rsid w:val="00B32DA7"/>
    <w:rsid w:val="00B3771A"/>
    <w:rsid w:val="00B40217"/>
    <w:rsid w:val="00B4093A"/>
    <w:rsid w:val="00B44A74"/>
    <w:rsid w:val="00B96712"/>
    <w:rsid w:val="00BA484E"/>
    <w:rsid w:val="00BB56BE"/>
    <w:rsid w:val="00BF38D2"/>
    <w:rsid w:val="00C37CD3"/>
    <w:rsid w:val="00C41420"/>
    <w:rsid w:val="00C436C8"/>
    <w:rsid w:val="00C60201"/>
    <w:rsid w:val="00C8092B"/>
    <w:rsid w:val="00CA1525"/>
    <w:rsid w:val="00CC1523"/>
    <w:rsid w:val="00CD73B6"/>
    <w:rsid w:val="00CE3384"/>
    <w:rsid w:val="00CE502D"/>
    <w:rsid w:val="00D0754F"/>
    <w:rsid w:val="00D22549"/>
    <w:rsid w:val="00D30BC2"/>
    <w:rsid w:val="00D70F32"/>
    <w:rsid w:val="00D81E82"/>
    <w:rsid w:val="00D93842"/>
    <w:rsid w:val="00D9522C"/>
    <w:rsid w:val="00DA37C2"/>
    <w:rsid w:val="00DA658C"/>
    <w:rsid w:val="00DA6B52"/>
    <w:rsid w:val="00DB172F"/>
    <w:rsid w:val="00DB717E"/>
    <w:rsid w:val="00DC10FC"/>
    <w:rsid w:val="00DF04C2"/>
    <w:rsid w:val="00DF4714"/>
    <w:rsid w:val="00DF49D5"/>
    <w:rsid w:val="00E00498"/>
    <w:rsid w:val="00E053B5"/>
    <w:rsid w:val="00E17E77"/>
    <w:rsid w:val="00E25035"/>
    <w:rsid w:val="00E27349"/>
    <w:rsid w:val="00E36ECD"/>
    <w:rsid w:val="00E4698C"/>
    <w:rsid w:val="00E52AD8"/>
    <w:rsid w:val="00E56F1F"/>
    <w:rsid w:val="00E65DB5"/>
    <w:rsid w:val="00E77472"/>
    <w:rsid w:val="00E86276"/>
    <w:rsid w:val="00E864AB"/>
    <w:rsid w:val="00EA1D06"/>
    <w:rsid w:val="00EA53B7"/>
    <w:rsid w:val="00EB3A67"/>
    <w:rsid w:val="00EC1CAD"/>
    <w:rsid w:val="00EC4E85"/>
    <w:rsid w:val="00ED740A"/>
    <w:rsid w:val="00F17444"/>
    <w:rsid w:val="00F3213D"/>
    <w:rsid w:val="00F552FB"/>
    <w:rsid w:val="00F62B47"/>
    <w:rsid w:val="00F64E89"/>
    <w:rsid w:val="00F66505"/>
    <w:rsid w:val="00F7229A"/>
    <w:rsid w:val="00F76E89"/>
    <w:rsid w:val="00F80235"/>
    <w:rsid w:val="00FA68FE"/>
    <w:rsid w:val="00FB155F"/>
    <w:rsid w:val="00FB49C8"/>
    <w:rsid w:val="00FC0960"/>
    <w:rsid w:val="00FC65A9"/>
    <w:rsid w:val="00FC7CA2"/>
    <w:rsid w:val="00FD2533"/>
    <w:rsid w:val="00FD26DA"/>
    <w:rsid w:val="00FE2A3A"/>
    <w:rsid w:val="19EB4B8A"/>
    <w:rsid w:val="1E68073C"/>
    <w:rsid w:val="31A36895"/>
    <w:rsid w:val="495D4B3C"/>
    <w:rsid w:val="4CB8E50D"/>
    <w:rsid w:val="619290F1"/>
    <w:rsid w:val="6C8D5674"/>
    <w:rsid w:val="6D0D3251"/>
    <w:rsid w:val="72AE5BF2"/>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customStyle="1" w:styleId="berschrift3Zchn">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table" w:styleId="Gitternetztabelle4">
    <w:name w:val="Grid Table 4"/>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3Akzent6">
    <w:name w:val="Grid Table 3 Accent 6"/>
    <w:basedOn w:val="NormaleTabelle"/>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itternetztabelle4Akzent6">
    <w:name w:val="Grid Table 4 Accent 6"/>
    <w:basedOn w:val="NormaleTabelle"/>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2">
    <w:name w:val="Grid Table 2 Accent 2"/>
    <w:basedOn w:val="NormaleTabelle"/>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entabelle7farbigAkzent6">
    <w:name w:val="List Table 7 Colorful Accent 6"/>
    <w:basedOn w:val="NormaleTabelle"/>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6">
    <w:name w:val="List Table 4 Accent 6"/>
    <w:basedOn w:val="NormaleTabelle"/>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package" Target="embeddings/Microsoft_Visio-Zeichnu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Zeichnu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Zeichnung3.vsdx"/><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0ECE8-2017-4F38-89F3-31F9CF973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6966</Words>
  <Characters>43893</Characters>
  <Application>Microsoft Office Word</Application>
  <DocSecurity>0</DocSecurity>
  <Lines>365</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&lt;Ihr System&gt;</vt:lpstr>
      <vt:lpstr>&lt;Ihr System&gt;</vt:lpstr>
    </vt:vector>
  </TitlesOfParts>
  <Manager/>
  <Company/>
  <LinksUpToDate>false</LinksUpToDate>
  <CharactersWithSpaces>50758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&lt;Ihr Name&gt;</dc:creator>
  <cp:keywords/>
  <dc:description>arc42 Template (Version 4.0) zur Dokumentation von Software- und Systemarchitekturen.</dc:description>
  <cp:lastModifiedBy>Cihan D.</cp:lastModifiedBy>
  <cp:revision>2</cp:revision>
  <cp:lastPrinted>2011-04-05T18:29:00Z</cp:lastPrinted>
  <dcterms:created xsi:type="dcterms:W3CDTF">2015-05-14T22:48:00Z</dcterms:created>
  <dcterms:modified xsi:type="dcterms:W3CDTF">2015-05-14T22:48:00Z</dcterms:modified>
  <cp:category/>
</cp:coreProperties>
</file>